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46EC0" w14:textId="1B297646" w:rsidR="00E2200F" w:rsidRDefault="00E2200F"/>
    <w:p w14:paraId="4A7957FA" w14:textId="2C30F52D" w:rsidR="00C86300" w:rsidRDefault="00C86300">
      <w:pPr>
        <w:rPr>
          <w:rFonts w:hint="eastAsia"/>
        </w:rPr>
      </w:pPr>
    </w:p>
    <w:p w14:paraId="6D3A93A4" w14:textId="3275AC73" w:rsidR="00C86300" w:rsidRDefault="00C86300"/>
    <w:p w14:paraId="3664A7A7" w14:textId="3BB28DAF" w:rsidR="00C86300" w:rsidRDefault="0081433B">
      <w:r>
        <w:rPr>
          <w:noProof/>
        </w:rPr>
        <mc:AlternateContent>
          <mc:Choice Requires="wps">
            <w:drawing>
              <wp:anchor distT="0" distB="0" distL="114300" distR="114300" simplePos="0" relativeHeight="251658241" behindDoc="0" locked="0" layoutInCell="1" allowOverlap="1" wp14:anchorId="62386DA5" wp14:editId="4620903B">
                <wp:simplePos x="0" y="0"/>
                <wp:positionH relativeFrom="margin">
                  <wp:align>center</wp:align>
                </wp:positionH>
                <wp:positionV relativeFrom="paragraph">
                  <wp:posOffset>3175</wp:posOffset>
                </wp:positionV>
                <wp:extent cx="4362450" cy="2546350"/>
                <wp:effectExtent l="0" t="0" r="19050" b="25400"/>
                <wp:wrapNone/>
                <wp:docPr id="1" name="正方形/長方形 1"/>
                <wp:cNvGraphicFramePr/>
                <a:graphic xmlns:a="http://schemas.openxmlformats.org/drawingml/2006/main">
                  <a:graphicData uri="http://schemas.microsoft.com/office/word/2010/wordprocessingShape">
                    <wps:wsp>
                      <wps:cNvSpPr/>
                      <wps:spPr>
                        <a:xfrm>
                          <a:off x="0" y="0"/>
                          <a:ext cx="4362450" cy="25463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42C64A" w14:textId="03E8B193" w:rsidR="00E2200F" w:rsidRPr="00E2200F" w:rsidRDefault="00E2200F" w:rsidP="00164470">
                            <w:pPr>
                              <w:rPr>
                                <w:color w:val="000000" w:themeColor="text1"/>
                                <w:sz w:val="28"/>
                                <w:szCs w:val="28"/>
                              </w:rPr>
                            </w:pPr>
                            <w:r w:rsidRPr="00E2200F">
                              <w:rPr>
                                <w:rFonts w:hint="eastAsia"/>
                                <w:color w:val="000000" w:themeColor="text1"/>
                                <w:sz w:val="28"/>
                                <w:szCs w:val="28"/>
                              </w:rPr>
                              <w:t>教室予約システム</w:t>
                            </w:r>
                          </w:p>
                          <w:p w14:paraId="7329A2AD" w14:textId="01AA2838" w:rsidR="00E2200F" w:rsidRPr="00E2200F" w:rsidRDefault="00E2200F" w:rsidP="00E2200F">
                            <w:pPr>
                              <w:jc w:val="center"/>
                              <w:rPr>
                                <w:color w:val="000000" w:themeColor="text1"/>
                                <w:sz w:val="48"/>
                                <w:szCs w:val="48"/>
                                <w:u w:val="single"/>
                              </w:rPr>
                            </w:pPr>
                            <w:r w:rsidRPr="00E2200F">
                              <w:rPr>
                                <w:rFonts w:hint="eastAsia"/>
                                <w:color w:val="000000" w:themeColor="text1"/>
                                <w:sz w:val="48"/>
                                <w:szCs w:val="48"/>
                                <w:u w:val="single"/>
                              </w:rPr>
                              <w:t>ユーザインタフェース仕様書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386DA5" id="正方形/長方形 1" o:spid="_x0000_s1026" style="position:absolute;left:0;text-align:left;margin-left:0;margin-top:.25pt;width:343.5pt;height:200.5pt;z-index:251658241;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" filled="f" strokecolor="black [3213]" strokeweight="1pt">
                <v:textbox>
                  <w:txbxContent>
                    <w:p w14:paraId="5542C64A" w14:textId="03E8B193" w:rsidR="00E2200F" w:rsidRPr="00E2200F" w:rsidRDefault="00E2200F" w:rsidP="00164470">
                      <w:pPr>
                        <w:rPr>
                          <w:color w:val="000000" w:themeColor="text1"/>
                          <w:sz w:val="28"/>
                          <w:szCs w:val="28"/>
                        </w:rPr>
                      </w:pPr>
                      <w:r w:rsidRPr="00E2200F">
                        <w:rPr>
                          <w:rFonts w:hint="eastAsia"/>
                          <w:color w:val="000000" w:themeColor="text1"/>
                          <w:sz w:val="28"/>
                          <w:szCs w:val="28"/>
                        </w:rPr>
                        <w:t>教室予約システム</w:t>
                      </w:r>
                    </w:p>
                    <w:p w14:paraId="7329A2AD" w14:textId="01AA2838" w:rsidR="00E2200F" w:rsidRPr="00E2200F" w:rsidRDefault="00E2200F" w:rsidP="00E2200F">
                      <w:pPr>
                        <w:jc w:val="center"/>
                        <w:rPr>
                          <w:color w:val="000000" w:themeColor="text1"/>
                          <w:sz w:val="48"/>
                          <w:szCs w:val="48"/>
                          <w:u w:val="single"/>
                        </w:rPr>
                      </w:pPr>
                      <w:r w:rsidRPr="00E2200F">
                        <w:rPr>
                          <w:rFonts w:hint="eastAsia"/>
                          <w:color w:val="000000" w:themeColor="text1"/>
                          <w:sz w:val="48"/>
                          <w:szCs w:val="48"/>
                          <w:u w:val="single"/>
                        </w:rPr>
                        <w:t>ユーザインタフェース仕様書</w:t>
                      </w:r>
                    </w:p>
                  </w:txbxContent>
                </v:textbox>
                <w10:wrap anchorx="margin"/>
              </v:rect>
            </w:pict>
          </mc:Fallback>
        </mc:AlternateContent>
      </w:r>
    </w:p>
    <w:p w14:paraId="34524D74" w14:textId="59574F7C" w:rsidR="00C86300" w:rsidRDefault="00C86300"/>
    <w:p w14:paraId="57B52ACB" w14:textId="5C3787BC" w:rsidR="00E2200F" w:rsidRDefault="00E2200F"/>
    <w:p w14:paraId="595F16E7" w14:textId="53061ED0" w:rsidR="00E2200F" w:rsidRDefault="00E2200F"/>
    <w:p w14:paraId="546AB1EF" w14:textId="1C3908E6" w:rsidR="00E2200F" w:rsidRDefault="00E2200F"/>
    <w:p w14:paraId="531728AF" w14:textId="06EFE1B5" w:rsidR="00E2200F" w:rsidRDefault="00E2200F"/>
    <w:p w14:paraId="7474F08E" w14:textId="453D655B" w:rsidR="00E2200F" w:rsidRDefault="00E2200F"/>
    <w:p w14:paraId="5D21E461" w14:textId="784337C0" w:rsidR="00E2200F" w:rsidRDefault="00E2200F"/>
    <w:p w14:paraId="45BEAAC6" w14:textId="3EAA48AB" w:rsidR="00E2200F" w:rsidRDefault="00E2200F"/>
    <w:p w14:paraId="25B2A0B0" w14:textId="50CB4E3D" w:rsidR="00E2200F" w:rsidRDefault="00E2200F"/>
    <w:p w14:paraId="22854CE2" w14:textId="6EE341F5" w:rsidR="00E2200F" w:rsidRDefault="00E2200F"/>
    <w:p w14:paraId="1F663543" w14:textId="2F161C7D" w:rsidR="00E2200F" w:rsidRDefault="00E2200F"/>
    <w:p w14:paraId="5DF5C823" w14:textId="21491938" w:rsidR="0066059A" w:rsidRDefault="0066059A" w:rsidP="0066059A">
      <w:pPr>
        <w:jc w:val="center"/>
      </w:pPr>
      <w:r>
        <w:rPr>
          <w:rFonts w:hint="eastAsia"/>
        </w:rPr>
        <w:t xml:space="preserve">2026年 </w:t>
      </w:r>
      <w:r>
        <w:t>7</w:t>
      </w:r>
      <w:r>
        <w:rPr>
          <w:rFonts w:hint="eastAsia"/>
        </w:rPr>
        <w:t>月</w:t>
      </w:r>
      <w:r>
        <w:t>09</w:t>
      </w:r>
      <w:r>
        <w:rPr>
          <w:rFonts w:hint="eastAsia"/>
        </w:rPr>
        <w:t>日　第</w:t>
      </w:r>
      <w:r>
        <w:t>6.0</w:t>
      </w:r>
      <w:r>
        <w:rPr>
          <w:rFonts w:hint="eastAsia"/>
        </w:rPr>
        <w:t>版</w:t>
      </w:r>
    </w:p>
    <w:p w14:paraId="3A90E23B" w14:textId="24ACBF9D" w:rsidR="0066059A" w:rsidRDefault="0066059A" w:rsidP="0066059A">
      <w:pPr>
        <w:jc w:val="center"/>
      </w:pPr>
      <w:r>
        <w:rPr>
          <w:rFonts w:hint="eastAsia"/>
        </w:rPr>
        <w:t xml:space="preserve">2026年 </w:t>
      </w:r>
      <w:r>
        <w:t>7</w:t>
      </w:r>
      <w:r>
        <w:rPr>
          <w:rFonts w:hint="eastAsia"/>
        </w:rPr>
        <w:t>月</w:t>
      </w:r>
      <w:r>
        <w:t>09</w:t>
      </w:r>
      <w:r>
        <w:rPr>
          <w:rFonts w:hint="eastAsia"/>
        </w:rPr>
        <w:t>日　第</w:t>
      </w:r>
      <w:r>
        <w:t>5</w:t>
      </w:r>
      <w:r>
        <w:rPr>
          <w:rFonts w:hint="eastAsia"/>
        </w:rPr>
        <w:t>.</w:t>
      </w:r>
      <w:r>
        <w:t>3</w:t>
      </w:r>
      <w:r>
        <w:rPr>
          <w:rFonts w:hint="eastAsia"/>
        </w:rPr>
        <w:t>版</w:t>
      </w:r>
    </w:p>
    <w:p w14:paraId="00B1F029" w14:textId="36BAE285" w:rsidR="004C00BA" w:rsidRDefault="00337D7C" w:rsidP="00337D7C">
      <w:pPr>
        <w:jc w:val="center"/>
      </w:pPr>
      <w:r>
        <w:rPr>
          <w:rFonts w:hint="eastAsia"/>
        </w:rPr>
        <w:t xml:space="preserve">2026年 </w:t>
      </w:r>
      <w:r>
        <w:t>7</w:t>
      </w:r>
      <w:r>
        <w:rPr>
          <w:rFonts w:hint="eastAsia"/>
        </w:rPr>
        <w:t>月</w:t>
      </w:r>
      <w:r>
        <w:t>09</w:t>
      </w:r>
      <w:r>
        <w:rPr>
          <w:rFonts w:hint="eastAsia"/>
        </w:rPr>
        <w:t>日　第</w:t>
      </w:r>
      <w:r>
        <w:t>5</w:t>
      </w:r>
      <w:r>
        <w:rPr>
          <w:rFonts w:hint="eastAsia"/>
        </w:rPr>
        <w:t>.</w:t>
      </w:r>
      <w:r>
        <w:t>2</w:t>
      </w:r>
      <w:r>
        <w:rPr>
          <w:rFonts w:hint="eastAsia"/>
        </w:rPr>
        <w:t>版</w:t>
      </w:r>
    </w:p>
    <w:p w14:paraId="098588BC" w14:textId="4FE5FE23" w:rsidR="004C00BA" w:rsidRDefault="004C00BA" w:rsidP="004C00BA">
      <w:pPr>
        <w:jc w:val="center"/>
      </w:pPr>
      <w:r>
        <w:rPr>
          <w:rFonts w:hint="eastAsia"/>
        </w:rPr>
        <w:t xml:space="preserve">2026年 </w:t>
      </w:r>
      <w:r w:rsidR="0072435F">
        <w:t>7</w:t>
      </w:r>
      <w:r>
        <w:rPr>
          <w:rFonts w:hint="eastAsia"/>
        </w:rPr>
        <w:t>月</w:t>
      </w:r>
      <w:r w:rsidR="0072435F">
        <w:t>03</w:t>
      </w:r>
      <w:r>
        <w:rPr>
          <w:rFonts w:hint="eastAsia"/>
        </w:rPr>
        <w:t>日　第</w:t>
      </w:r>
      <w:r>
        <w:t>5</w:t>
      </w:r>
      <w:r>
        <w:rPr>
          <w:rFonts w:hint="eastAsia"/>
        </w:rPr>
        <w:t>.</w:t>
      </w:r>
      <w:r w:rsidR="0072435F">
        <w:t>1</w:t>
      </w:r>
      <w:r>
        <w:rPr>
          <w:rFonts w:hint="eastAsia"/>
        </w:rPr>
        <w:t>版</w:t>
      </w:r>
    </w:p>
    <w:p w14:paraId="7E4FB662" w14:textId="66490B9C" w:rsidR="00E2200F" w:rsidRDefault="004C00BA" w:rsidP="004C00BA">
      <w:pPr>
        <w:jc w:val="center"/>
      </w:pPr>
      <w:r>
        <w:rPr>
          <w:rFonts w:hint="eastAsia"/>
        </w:rPr>
        <w:t xml:space="preserve">2026年 </w:t>
      </w:r>
      <w:r>
        <w:t>6</w:t>
      </w:r>
      <w:r>
        <w:rPr>
          <w:rFonts w:hint="eastAsia"/>
        </w:rPr>
        <w:t>月</w:t>
      </w:r>
      <w:r>
        <w:t>1</w:t>
      </w:r>
      <w:r w:rsidR="0072435F">
        <w:t>8</w:t>
      </w:r>
      <w:r>
        <w:rPr>
          <w:rFonts w:hint="eastAsia"/>
        </w:rPr>
        <w:t>日　第</w:t>
      </w:r>
      <w:r w:rsidR="0072435F">
        <w:t>5.0</w:t>
      </w:r>
      <w:r>
        <w:rPr>
          <w:rFonts w:hint="eastAsia"/>
        </w:rPr>
        <w:t>版</w:t>
      </w:r>
    </w:p>
    <w:p w14:paraId="5CFD8E0D" w14:textId="007A71A7" w:rsidR="00E2200F" w:rsidRDefault="004C00BA" w:rsidP="004C00BA">
      <w:pPr>
        <w:jc w:val="center"/>
      </w:pPr>
      <w:r>
        <w:rPr>
          <w:rFonts w:hint="eastAsia"/>
        </w:rPr>
        <w:t xml:space="preserve">2026年 </w:t>
      </w:r>
      <w:r>
        <w:t>6</w:t>
      </w:r>
      <w:r>
        <w:rPr>
          <w:rFonts w:hint="eastAsia"/>
        </w:rPr>
        <w:t>月</w:t>
      </w:r>
      <w:r>
        <w:t>1</w:t>
      </w:r>
      <w:r w:rsidR="0072435F">
        <w:t>8</w:t>
      </w:r>
      <w:r>
        <w:rPr>
          <w:rFonts w:hint="eastAsia"/>
        </w:rPr>
        <w:t>日　第</w:t>
      </w:r>
      <w:r>
        <w:t>4</w:t>
      </w:r>
      <w:r>
        <w:rPr>
          <w:rFonts w:hint="eastAsia"/>
        </w:rPr>
        <w:t>.</w:t>
      </w:r>
      <w:r>
        <w:t>2</w:t>
      </w:r>
      <w:r>
        <w:rPr>
          <w:rFonts w:hint="eastAsia"/>
        </w:rPr>
        <w:t>版</w:t>
      </w:r>
    </w:p>
    <w:p w14:paraId="4B5E4155" w14:textId="03423BFE" w:rsidR="00E2200F" w:rsidRDefault="004C00BA" w:rsidP="004C00BA">
      <w:pPr>
        <w:jc w:val="center"/>
      </w:pPr>
      <w:r>
        <w:rPr>
          <w:rFonts w:hint="eastAsia"/>
        </w:rPr>
        <w:t xml:space="preserve">2026年 </w:t>
      </w:r>
      <w:r>
        <w:t>6</w:t>
      </w:r>
      <w:r>
        <w:rPr>
          <w:rFonts w:hint="eastAsia"/>
        </w:rPr>
        <w:t>月</w:t>
      </w:r>
      <w:r>
        <w:t>1</w:t>
      </w:r>
      <w:r w:rsidR="0072435F">
        <w:t>2</w:t>
      </w:r>
      <w:r>
        <w:rPr>
          <w:rFonts w:hint="eastAsia"/>
        </w:rPr>
        <w:t>日　第</w:t>
      </w:r>
      <w:r>
        <w:t>4</w:t>
      </w:r>
      <w:r>
        <w:rPr>
          <w:rFonts w:hint="eastAsia"/>
        </w:rPr>
        <w:t>.</w:t>
      </w:r>
      <w:r>
        <w:t>1</w:t>
      </w:r>
      <w:r>
        <w:rPr>
          <w:rFonts w:hint="eastAsia"/>
        </w:rPr>
        <w:t>版</w:t>
      </w:r>
    </w:p>
    <w:p w14:paraId="04C0E879" w14:textId="37E3791C" w:rsidR="00E2200F" w:rsidRDefault="00CF3E5C" w:rsidP="00CF3E5C">
      <w:pPr>
        <w:jc w:val="center"/>
      </w:pPr>
      <w:r>
        <w:rPr>
          <w:rFonts w:hint="eastAsia"/>
        </w:rPr>
        <w:t xml:space="preserve">2026年 </w:t>
      </w:r>
      <w:r>
        <w:t>6</w:t>
      </w:r>
      <w:r>
        <w:rPr>
          <w:rFonts w:hint="eastAsia"/>
        </w:rPr>
        <w:t>月</w:t>
      </w:r>
      <w:r>
        <w:t>11</w:t>
      </w:r>
      <w:r>
        <w:rPr>
          <w:rFonts w:hint="eastAsia"/>
        </w:rPr>
        <w:t>日　第</w:t>
      </w:r>
      <w:r>
        <w:t>4</w:t>
      </w:r>
      <w:r>
        <w:rPr>
          <w:rFonts w:hint="eastAsia"/>
        </w:rPr>
        <w:t>.0版</w:t>
      </w:r>
    </w:p>
    <w:p w14:paraId="10A98492" w14:textId="76A71080" w:rsidR="00E2200F" w:rsidRDefault="00CF3E5C" w:rsidP="00CF3E5C">
      <w:pPr>
        <w:jc w:val="center"/>
      </w:pPr>
      <w:r>
        <w:t>2026</w:t>
      </w:r>
      <w:r>
        <w:rPr>
          <w:rFonts w:hint="eastAsia"/>
        </w:rPr>
        <w:t>年</w:t>
      </w:r>
      <w:r>
        <w:t xml:space="preserve"> 6</w:t>
      </w:r>
      <w:r>
        <w:rPr>
          <w:rFonts w:hint="eastAsia"/>
        </w:rPr>
        <w:t>月</w:t>
      </w:r>
      <w:r>
        <w:t>11</w:t>
      </w:r>
      <w:r>
        <w:rPr>
          <w:rFonts w:hint="eastAsia"/>
        </w:rPr>
        <w:t>日　第</w:t>
      </w:r>
      <w:r>
        <w:t>3.2</w:t>
      </w:r>
      <w:r>
        <w:rPr>
          <w:rFonts w:hint="eastAsia"/>
        </w:rPr>
        <w:t>版</w:t>
      </w:r>
    </w:p>
    <w:p w14:paraId="511AF747" w14:textId="23DD5150" w:rsidR="00E2200F" w:rsidRDefault="009A2A3F" w:rsidP="009A2A3F">
      <w:pPr>
        <w:jc w:val="center"/>
      </w:pPr>
      <w:r>
        <w:t>2026</w:t>
      </w:r>
      <w:r>
        <w:rPr>
          <w:rFonts w:hint="eastAsia"/>
        </w:rPr>
        <w:t>年</w:t>
      </w:r>
      <w:r>
        <w:t xml:space="preserve"> 6</w:t>
      </w:r>
      <w:r>
        <w:rPr>
          <w:rFonts w:hint="eastAsia"/>
        </w:rPr>
        <w:t>月</w:t>
      </w:r>
      <w:r>
        <w:t>04</w:t>
      </w:r>
      <w:r>
        <w:rPr>
          <w:rFonts w:hint="eastAsia"/>
        </w:rPr>
        <w:t>日　第</w:t>
      </w:r>
      <w:r>
        <w:t>3.1</w:t>
      </w:r>
      <w:r>
        <w:rPr>
          <w:rFonts w:hint="eastAsia"/>
        </w:rPr>
        <w:t>版</w:t>
      </w:r>
    </w:p>
    <w:p w14:paraId="28A97629" w14:textId="12A5DEF0" w:rsidR="00E64AAB" w:rsidRDefault="00E64AAB" w:rsidP="00E64AAB">
      <w:pPr>
        <w:jc w:val="center"/>
      </w:pPr>
      <w:r>
        <w:rPr>
          <w:rFonts w:hint="eastAsia"/>
        </w:rPr>
        <w:t>202</w:t>
      </w:r>
      <w:r w:rsidR="00C44DF5">
        <w:rPr>
          <w:rFonts w:hint="eastAsia"/>
        </w:rPr>
        <w:t>6</w:t>
      </w:r>
      <w:r>
        <w:rPr>
          <w:rFonts w:hint="eastAsia"/>
        </w:rPr>
        <w:t xml:space="preserve">年 </w:t>
      </w:r>
      <w:r w:rsidR="00294396">
        <w:rPr>
          <w:rFonts w:hint="eastAsia"/>
        </w:rPr>
        <w:t>4</w:t>
      </w:r>
      <w:r>
        <w:rPr>
          <w:rFonts w:hint="eastAsia"/>
        </w:rPr>
        <w:t>月</w:t>
      </w:r>
      <w:r w:rsidR="00294396">
        <w:rPr>
          <w:rFonts w:hint="eastAsia"/>
        </w:rPr>
        <w:t>0</w:t>
      </w:r>
      <w:r w:rsidR="00F377CB">
        <w:rPr>
          <w:rFonts w:hint="eastAsia"/>
        </w:rPr>
        <w:t>2</w:t>
      </w:r>
      <w:r>
        <w:rPr>
          <w:rFonts w:hint="eastAsia"/>
        </w:rPr>
        <w:t>日　第</w:t>
      </w:r>
      <w:r w:rsidR="00F377CB">
        <w:rPr>
          <w:rFonts w:hint="eastAsia"/>
        </w:rPr>
        <w:t>3</w:t>
      </w:r>
      <w:r>
        <w:rPr>
          <w:rFonts w:hint="eastAsia"/>
        </w:rPr>
        <w:t>.</w:t>
      </w:r>
      <w:r w:rsidR="00F377CB">
        <w:rPr>
          <w:rFonts w:hint="eastAsia"/>
        </w:rPr>
        <w:t>0</w:t>
      </w:r>
      <w:r>
        <w:rPr>
          <w:rFonts w:hint="eastAsia"/>
        </w:rPr>
        <w:t>版</w:t>
      </w:r>
    </w:p>
    <w:p w14:paraId="183188FE" w14:textId="73CC11EA" w:rsidR="00F377CB" w:rsidRDefault="00F377CB" w:rsidP="00E64AAB">
      <w:pPr>
        <w:jc w:val="center"/>
      </w:pPr>
      <w:r>
        <w:rPr>
          <w:rFonts w:hint="eastAsia"/>
        </w:rPr>
        <w:t>202</w:t>
      </w:r>
      <w:r w:rsidR="00C44DF5">
        <w:rPr>
          <w:rFonts w:hint="eastAsia"/>
        </w:rPr>
        <w:t>6</w:t>
      </w:r>
      <w:r>
        <w:rPr>
          <w:rFonts w:hint="eastAsia"/>
        </w:rPr>
        <w:t>年 4月01日　第2.1版</w:t>
      </w:r>
    </w:p>
    <w:p w14:paraId="7DBF171C" w14:textId="4AD74D19" w:rsidR="00B748BF" w:rsidRDefault="00B748BF" w:rsidP="00B748BF">
      <w:pPr>
        <w:jc w:val="center"/>
      </w:pPr>
      <w:r>
        <w:rPr>
          <w:rFonts w:hint="eastAsia"/>
        </w:rPr>
        <w:t>202</w:t>
      </w:r>
      <w:r w:rsidR="00C44DF5">
        <w:rPr>
          <w:rFonts w:hint="eastAsia"/>
        </w:rPr>
        <w:t>6</w:t>
      </w:r>
      <w:r>
        <w:rPr>
          <w:rFonts w:hint="eastAsia"/>
        </w:rPr>
        <w:t xml:space="preserve">年 </w:t>
      </w:r>
      <w:r>
        <w:t>3</w:t>
      </w:r>
      <w:r>
        <w:rPr>
          <w:rFonts w:hint="eastAsia"/>
        </w:rPr>
        <w:t>月30日　第2.0版</w:t>
      </w:r>
    </w:p>
    <w:p w14:paraId="0826BC85" w14:textId="12AE6543" w:rsidR="00E64AAB" w:rsidRDefault="00E64AAB" w:rsidP="00E64AAB">
      <w:pPr>
        <w:jc w:val="center"/>
      </w:pPr>
      <w:r>
        <w:rPr>
          <w:rFonts w:hint="eastAsia"/>
        </w:rPr>
        <w:t>202</w:t>
      </w:r>
      <w:r w:rsidR="00C44DF5">
        <w:rPr>
          <w:rFonts w:hint="eastAsia"/>
        </w:rPr>
        <w:t>6</w:t>
      </w:r>
      <w:r>
        <w:rPr>
          <w:rFonts w:hint="eastAsia"/>
        </w:rPr>
        <w:t xml:space="preserve">年 </w:t>
      </w:r>
      <w:r>
        <w:t>3</w:t>
      </w:r>
      <w:r>
        <w:rPr>
          <w:rFonts w:hint="eastAsia"/>
        </w:rPr>
        <w:t>月29日　第1.2版</w:t>
      </w:r>
    </w:p>
    <w:p w14:paraId="511AE194" w14:textId="17998982" w:rsidR="00E64AAB" w:rsidRDefault="00E64AAB" w:rsidP="00E64AAB">
      <w:pPr>
        <w:jc w:val="center"/>
      </w:pPr>
      <w:r>
        <w:rPr>
          <w:rFonts w:hint="eastAsia"/>
        </w:rPr>
        <w:t>202</w:t>
      </w:r>
      <w:r w:rsidR="00C44DF5">
        <w:rPr>
          <w:rFonts w:hint="eastAsia"/>
        </w:rPr>
        <w:t>6</w:t>
      </w:r>
      <w:r>
        <w:rPr>
          <w:rFonts w:hint="eastAsia"/>
        </w:rPr>
        <w:t xml:space="preserve">年 </w:t>
      </w:r>
      <w:r>
        <w:t>3</w:t>
      </w:r>
      <w:r>
        <w:rPr>
          <w:rFonts w:hint="eastAsia"/>
        </w:rPr>
        <w:t>月28日　第1.1版</w:t>
      </w:r>
    </w:p>
    <w:p w14:paraId="51071666" w14:textId="568624BE" w:rsidR="00E2200F" w:rsidRDefault="00E2200F" w:rsidP="00E2200F">
      <w:pPr>
        <w:jc w:val="center"/>
      </w:pPr>
      <w:r>
        <w:rPr>
          <w:rFonts w:hint="eastAsia"/>
        </w:rPr>
        <w:t>202</w:t>
      </w:r>
      <w:r w:rsidR="00C44DF5">
        <w:rPr>
          <w:rFonts w:hint="eastAsia"/>
        </w:rPr>
        <w:t>6</w:t>
      </w:r>
      <w:r>
        <w:rPr>
          <w:rFonts w:hint="eastAsia"/>
        </w:rPr>
        <w:t xml:space="preserve">年 </w:t>
      </w:r>
      <w:r w:rsidR="001C4C73">
        <w:rPr>
          <w:rFonts w:hint="eastAsia"/>
        </w:rPr>
        <w:t>3</w:t>
      </w:r>
      <w:r>
        <w:rPr>
          <w:rFonts w:hint="eastAsia"/>
        </w:rPr>
        <w:t>月</w:t>
      </w:r>
      <w:r w:rsidR="001C4C73">
        <w:rPr>
          <w:rFonts w:hint="eastAsia"/>
        </w:rPr>
        <w:t>1</w:t>
      </w:r>
      <w:r w:rsidR="00AF5ED7">
        <w:rPr>
          <w:rFonts w:hint="eastAsia"/>
        </w:rPr>
        <w:t>2</w:t>
      </w:r>
      <w:r>
        <w:rPr>
          <w:rFonts w:hint="eastAsia"/>
        </w:rPr>
        <w:t>日　第</w:t>
      </w:r>
      <w:r w:rsidR="00AF6278">
        <w:rPr>
          <w:rFonts w:hint="eastAsia"/>
        </w:rPr>
        <w:t>1</w:t>
      </w:r>
      <w:r>
        <w:rPr>
          <w:rFonts w:hint="eastAsia"/>
        </w:rPr>
        <w:t>.0版</w:t>
      </w:r>
    </w:p>
    <w:p w14:paraId="007D2616" w14:textId="4211B13D" w:rsidR="00E2200F" w:rsidRDefault="00223992" w:rsidP="004C00BA">
      <w:pPr>
        <w:jc w:val="center"/>
      </w:pPr>
      <w:r>
        <w:rPr>
          <w:rFonts w:hint="eastAsia"/>
        </w:rPr>
        <w:t>202</w:t>
      </w:r>
      <w:r w:rsidR="00C44DF5">
        <w:rPr>
          <w:rFonts w:hint="eastAsia"/>
        </w:rPr>
        <w:t>6</w:t>
      </w:r>
      <w:r>
        <w:rPr>
          <w:rFonts w:hint="eastAsia"/>
        </w:rPr>
        <w:t xml:space="preserve">年 </w:t>
      </w:r>
      <w:r>
        <w:t>3</w:t>
      </w:r>
      <w:r>
        <w:rPr>
          <w:rFonts w:hint="eastAsia"/>
        </w:rPr>
        <w:t>月</w:t>
      </w:r>
      <w:r w:rsidR="0023523C">
        <w:rPr>
          <w:rFonts w:hint="eastAsia"/>
        </w:rPr>
        <w:t>1</w:t>
      </w:r>
      <w:r w:rsidR="00AF5ED7">
        <w:rPr>
          <w:rFonts w:hint="eastAsia"/>
        </w:rPr>
        <w:t>0</w:t>
      </w:r>
      <w:r w:rsidR="0023523C">
        <w:rPr>
          <w:rFonts w:hint="eastAsia"/>
        </w:rPr>
        <w:t>日　第0.0版</w:t>
      </w:r>
    </w:p>
    <w:p w14:paraId="2C0A52FE" w14:textId="77777777" w:rsidR="0076272B" w:rsidRDefault="0076272B"/>
    <w:p w14:paraId="2651AE39" w14:textId="5C52D6E3" w:rsidR="00E2200F" w:rsidRDefault="00E2200F" w:rsidP="00E2200F">
      <w:pPr>
        <w:jc w:val="right"/>
      </w:pPr>
      <w:r>
        <w:rPr>
          <w:rFonts w:hint="eastAsia"/>
        </w:rPr>
        <w:t>東京国際工科専門職大学</w:t>
      </w:r>
    </w:p>
    <w:p w14:paraId="710AB15B" w14:textId="2141714B" w:rsidR="00E2200F" w:rsidRDefault="00E2200F" w:rsidP="00E2200F">
      <w:pPr>
        <w:jc w:val="right"/>
      </w:pPr>
      <w:r>
        <w:rPr>
          <w:rFonts w:hint="eastAsia"/>
        </w:rPr>
        <w:t>工科学部</w:t>
      </w:r>
      <w:r w:rsidR="008713BE">
        <w:rPr>
          <w:rFonts w:hint="eastAsia"/>
        </w:rPr>
        <w:t xml:space="preserve"> </w:t>
      </w:r>
      <w:r>
        <w:rPr>
          <w:rFonts w:hint="eastAsia"/>
        </w:rPr>
        <w:t>情報工学科</w:t>
      </w:r>
    </w:p>
    <w:p w14:paraId="54371FF4" w14:textId="61D1B3FF" w:rsidR="00E2200F" w:rsidRDefault="00E2200F" w:rsidP="00E2200F">
      <w:pPr>
        <w:jc w:val="right"/>
      </w:pPr>
    </w:p>
    <w:p w14:paraId="44F32E1B" w14:textId="02C49DC4" w:rsidR="00E2200F" w:rsidRDefault="0076272B" w:rsidP="00E2200F">
      <w:pPr>
        <w:wordWrap w:val="0"/>
        <w:jc w:val="right"/>
      </w:pPr>
      <w:r>
        <w:t>TK230283</w:t>
      </w:r>
      <w:r>
        <w:rPr>
          <w:rFonts w:hint="eastAsia"/>
        </w:rPr>
        <w:t xml:space="preserve">　渡邊光</w:t>
      </w:r>
    </w:p>
    <w:p w14:paraId="2EB17BE8" w14:textId="783769EF" w:rsidR="0076272B" w:rsidRDefault="0076272B" w:rsidP="0076272B">
      <w:pPr>
        <w:wordWrap w:val="0"/>
        <w:jc w:val="right"/>
      </w:pPr>
      <w:r>
        <w:t>TK240262</w:t>
      </w:r>
      <w:r>
        <w:rPr>
          <w:rFonts w:hint="eastAsia"/>
        </w:rPr>
        <w:t xml:space="preserve">　</w:t>
      </w:r>
      <w:r>
        <w:t>裵相進</w:t>
      </w:r>
    </w:p>
    <w:p w14:paraId="6E1DF8A4" w14:textId="1A687C0B" w:rsidR="00E2200F" w:rsidRDefault="0076272B" w:rsidP="0076272B">
      <w:pPr>
        <w:wordWrap w:val="0"/>
        <w:jc w:val="right"/>
      </w:pPr>
      <w:r>
        <w:t>TK240096</w:t>
      </w:r>
      <w:r>
        <w:rPr>
          <w:rFonts w:hint="eastAsia"/>
        </w:rPr>
        <w:t xml:space="preserve">　</w:t>
      </w:r>
      <w:r>
        <w:t>後藤優太</w:t>
      </w:r>
    </w:p>
    <w:p w14:paraId="273AA0E3" w14:textId="51F8F4FF" w:rsidR="00E2200F" w:rsidRDefault="0076272B" w:rsidP="0076272B">
      <w:pPr>
        <w:wordWrap w:val="0"/>
        <w:jc w:val="right"/>
      </w:pPr>
      <w:r>
        <w:t>TK240166</w:t>
      </w:r>
      <w:r>
        <w:rPr>
          <w:rFonts w:hint="eastAsia"/>
        </w:rPr>
        <w:t xml:space="preserve">　</w:t>
      </w:r>
      <w:r>
        <w:t>白幡大理</w:t>
      </w:r>
    </w:p>
    <w:p w14:paraId="4ACE5724" w14:textId="7EB0EDE9" w:rsidR="0076272B" w:rsidRDefault="0076272B" w:rsidP="0076272B">
      <w:pPr>
        <w:wordWrap w:val="0"/>
        <w:jc w:val="right"/>
      </w:pPr>
      <w:r>
        <w:t>TK240166</w:t>
      </w:r>
      <w:r>
        <w:rPr>
          <w:rFonts w:hint="eastAsia"/>
        </w:rPr>
        <w:t xml:space="preserve">　</w:t>
      </w:r>
      <w:r>
        <w:t>岡田佳樹</w:t>
      </w:r>
    </w:p>
    <w:p w14:paraId="0314CEEE" w14:textId="424546AF" w:rsidR="0076272B" w:rsidRDefault="0076272B" w:rsidP="0076272B">
      <w:pPr>
        <w:wordWrap w:val="0"/>
        <w:jc w:val="right"/>
      </w:pPr>
      <w:r>
        <w:t>TK240283</w:t>
      </w:r>
      <w:r>
        <w:rPr>
          <w:rFonts w:hint="eastAsia"/>
        </w:rPr>
        <w:t xml:space="preserve">　</w:t>
      </w:r>
      <w:r>
        <w:t>大塚波美</w:t>
      </w:r>
    </w:p>
    <w:p w14:paraId="4C409C51" w14:textId="4556FABC" w:rsidR="00C86300" w:rsidRDefault="00C86300" w:rsidP="00451016">
      <w:r>
        <w:rPr>
          <w:rFonts w:hint="eastAsia"/>
        </w:rPr>
        <w:lastRenderedPageBreak/>
        <w:t>はじめに</w:t>
      </w:r>
    </w:p>
    <w:p w14:paraId="2D046261" w14:textId="723622BA" w:rsidR="00C86300" w:rsidRDefault="00C86300" w:rsidP="00C86300">
      <w:pPr>
        <w:ind w:leftChars="100" w:left="210" w:firstLineChars="100" w:firstLine="210"/>
        <w:jc w:val="left"/>
      </w:pPr>
      <w:r>
        <w:rPr>
          <w:rFonts w:hint="eastAsia"/>
        </w:rPr>
        <w:t>本ドキュメントは</w:t>
      </w:r>
      <w:r w:rsidR="00F60242">
        <w:rPr>
          <w:rFonts w:hint="eastAsia"/>
        </w:rPr>
        <w:t>、</w:t>
      </w:r>
      <w:r>
        <w:rPr>
          <w:rFonts w:hint="eastAsia"/>
        </w:rPr>
        <w:t>東京国際工科専門職大学内の教室予約システムに関するユーザインタフェースについて規定するものである</w:t>
      </w:r>
      <w:r w:rsidR="00F60242">
        <w:rPr>
          <w:rFonts w:hint="eastAsia"/>
        </w:rPr>
        <w:t>。</w:t>
      </w:r>
    </w:p>
    <w:p w14:paraId="1BD77D37" w14:textId="788A73FC" w:rsidR="00C86300" w:rsidRDefault="00C86300" w:rsidP="00C86300">
      <w:pPr>
        <w:ind w:leftChars="100" w:left="210" w:firstLineChars="100" w:firstLine="210"/>
        <w:jc w:val="left"/>
      </w:pPr>
      <w:r>
        <w:rPr>
          <w:rFonts w:hint="eastAsia"/>
        </w:rPr>
        <w:t>システムの仕様としては</w:t>
      </w:r>
      <w:r w:rsidR="00F60242">
        <w:rPr>
          <w:rFonts w:hint="eastAsia"/>
        </w:rPr>
        <w:t>、</w:t>
      </w:r>
      <w:r>
        <w:rPr>
          <w:rFonts w:hint="eastAsia"/>
        </w:rPr>
        <w:t>教室予約のための最低限の機能のみを対象としている</w:t>
      </w:r>
      <w:r w:rsidR="00F60242">
        <w:rPr>
          <w:rFonts w:hint="eastAsia"/>
        </w:rPr>
        <w:t>。</w:t>
      </w:r>
    </w:p>
    <w:p w14:paraId="59525B2D" w14:textId="6B6C346D" w:rsidR="00C04350" w:rsidRDefault="00C04350" w:rsidP="00C86300">
      <w:pPr>
        <w:ind w:leftChars="100" w:left="210" w:firstLineChars="100" w:firstLine="210"/>
        <w:jc w:val="left"/>
      </w:pPr>
      <w:r>
        <w:rPr>
          <w:rFonts w:hint="eastAsia"/>
        </w:rPr>
        <w:t>また</w:t>
      </w:r>
      <w:r w:rsidR="00F60242">
        <w:rPr>
          <w:rFonts w:hint="eastAsia"/>
        </w:rPr>
        <w:t>、</w:t>
      </w:r>
      <w:r>
        <w:rPr>
          <w:rFonts w:hint="eastAsia"/>
        </w:rPr>
        <w:t>本システムの開発は</w:t>
      </w:r>
      <w:r w:rsidR="00F60242">
        <w:rPr>
          <w:rFonts w:hint="eastAsia"/>
        </w:rPr>
        <w:t>、</w:t>
      </w:r>
      <w:r>
        <w:rPr>
          <w:rFonts w:hint="eastAsia"/>
        </w:rPr>
        <w:t>スパイラルにて順次機能追加を行うこととするが</w:t>
      </w:r>
      <w:r w:rsidR="00F60242">
        <w:rPr>
          <w:rFonts w:hint="eastAsia"/>
        </w:rPr>
        <w:t>、</w:t>
      </w:r>
      <w:r>
        <w:rPr>
          <w:rFonts w:hint="eastAsia"/>
        </w:rPr>
        <w:t>機能追加毎に本仕様書をUPDATEしながら運用する</w:t>
      </w:r>
      <w:r w:rsidR="00F60242">
        <w:rPr>
          <w:rFonts w:hint="eastAsia"/>
        </w:rPr>
        <w:t>。</w:t>
      </w:r>
      <w:r>
        <w:rPr>
          <w:rFonts w:hint="eastAsia"/>
        </w:rPr>
        <w:t>イテレーション毎に変更した項目については</w:t>
      </w:r>
      <w:r w:rsidR="00F60242">
        <w:rPr>
          <w:rFonts w:hint="eastAsia"/>
        </w:rPr>
        <w:t>、</w:t>
      </w:r>
      <w:r>
        <w:rPr>
          <w:rFonts w:hint="eastAsia"/>
        </w:rPr>
        <w:t>変更履歴にて改変部分を明確にする</w:t>
      </w:r>
      <w:r w:rsidR="00F60242">
        <w:rPr>
          <w:rFonts w:hint="eastAsia"/>
        </w:rPr>
        <w:t>。</w:t>
      </w:r>
    </w:p>
    <w:p w14:paraId="36ADE361" w14:textId="71BBCCA8" w:rsidR="00C86300" w:rsidRDefault="00C86300" w:rsidP="00E2200F">
      <w:pPr>
        <w:jc w:val="left"/>
      </w:pPr>
    </w:p>
    <w:p w14:paraId="5746F9E0" w14:textId="77777777" w:rsidR="00B8515A" w:rsidRDefault="00B8515A" w:rsidP="00E2200F">
      <w:pPr>
        <w:jc w:val="left"/>
      </w:pPr>
    </w:p>
    <w:p w14:paraId="1639836D" w14:textId="0D0B782D" w:rsidR="00B8515A" w:rsidRDefault="00B8515A" w:rsidP="00B8515A">
      <w:pPr>
        <w:ind w:leftChars="200" w:left="420"/>
        <w:jc w:val="left"/>
      </w:pPr>
      <w:r>
        <w:rPr>
          <w:rFonts w:hint="eastAsia"/>
        </w:rPr>
        <w:t>【本プロジェクトにおける</w:t>
      </w:r>
      <w:r w:rsidR="0083327E">
        <w:rPr>
          <w:rFonts w:hint="eastAsia"/>
        </w:rPr>
        <w:t>工程と成果物</w:t>
      </w:r>
      <w:r>
        <w:rPr>
          <w:rFonts w:hint="eastAsia"/>
        </w:rPr>
        <w:t>】</w:t>
      </w:r>
    </w:p>
    <w:p w14:paraId="45412E17" w14:textId="30FFB22B" w:rsidR="00B8515A" w:rsidRPr="0083327E" w:rsidRDefault="002A614E" w:rsidP="00B8515A">
      <w:pPr>
        <w:ind w:leftChars="200" w:left="420"/>
        <w:jc w:val="left"/>
      </w:pPr>
      <w:r>
        <w:rPr>
          <w:noProof/>
        </w:rPr>
        <mc:AlternateContent>
          <mc:Choice Requires="wps">
            <w:drawing>
              <wp:anchor distT="0" distB="0" distL="114300" distR="114300" simplePos="0" relativeHeight="251658299" behindDoc="0" locked="0" layoutInCell="1" allowOverlap="1" wp14:anchorId="5C62DCF5" wp14:editId="2825ADCE">
                <wp:simplePos x="0" y="0"/>
                <wp:positionH relativeFrom="column">
                  <wp:posOffset>295154</wp:posOffset>
                </wp:positionH>
                <wp:positionV relativeFrom="paragraph">
                  <wp:posOffset>179408</wp:posOffset>
                </wp:positionV>
                <wp:extent cx="2679540" cy="1574157"/>
                <wp:effectExtent l="19050" t="19050" r="26035" b="26670"/>
                <wp:wrapNone/>
                <wp:docPr id="36" name="正方形/長方形 36"/>
                <wp:cNvGraphicFramePr/>
                <a:graphic xmlns:a="http://schemas.openxmlformats.org/drawingml/2006/main">
                  <a:graphicData uri="http://schemas.microsoft.com/office/word/2010/wordprocessingShape">
                    <wps:wsp>
                      <wps:cNvSpPr/>
                      <wps:spPr>
                        <a:xfrm>
                          <a:off x="0" y="0"/>
                          <a:ext cx="2679540" cy="1574157"/>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8829A5" id="正方形/長方形 36" o:spid="_x0000_s1026" style="position:absolute;margin-left:23.25pt;margin-top:14.15pt;width:211pt;height:123.95pt;z-index:2516582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" filled="f" strokecolor="red" strokeweight="3pt"/>
            </w:pict>
          </mc:Fallback>
        </mc:AlternateContent>
      </w:r>
    </w:p>
    <w:p w14:paraId="2F0E8B72" w14:textId="4EEF2954" w:rsidR="00B8515A" w:rsidRDefault="00153D9F" w:rsidP="00B8515A">
      <w:pPr>
        <w:ind w:leftChars="200" w:left="420"/>
        <w:jc w:val="left"/>
      </w:pPr>
      <w:r>
        <w:rPr>
          <w:noProof/>
        </w:rPr>
        <mc:AlternateContent>
          <mc:Choice Requires="wps">
            <w:drawing>
              <wp:anchor distT="0" distB="0" distL="114300" distR="114300" simplePos="0" relativeHeight="251658291" behindDoc="0" locked="0" layoutInCell="1" allowOverlap="1" wp14:anchorId="2963EE7C" wp14:editId="5C105CE0">
                <wp:simplePos x="0" y="0"/>
                <wp:positionH relativeFrom="column">
                  <wp:posOffset>4075237</wp:posOffset>
                </wp:positionH>
                <wp:positionV relativeFrom="paragraph">
                  <wp:posOffset>223561</wp:posOffset>
                </wp:positionV>
                <wp:extent cx="1811020" cy="555585"/>
                <wp:effectExtent l="0" t="0" r="17780" b="16510"/>
                <wp:wrapNone/>
                <wp:docPr id="24" name="正方形/長方形 24"/>
                <wp:cNvGraphicFramePr/>
                <a:graphic xmlns:a="http://schemas.openxmlformats.org/drawingml/2006/main">
                  <a:graphicData uri="http://schemas.microsoft.com/office/word/2010/wordprocessingShape">
                    <wps:wsp>
                      <wps:cNvSpPr/>
                      <wps:spPr>
                        <a:xfrm>
                          <a:off x="0" y="0"/>
                          <a:ext cx="1811020" cy="5555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BA5334" w14:textId="77777777" w:rsidR="00153D9F" w:rsidRDefault="00153D9F" w:rsidP="00153D9F">
                            <w:pPr>
                              <w:jc w:val="center"/>
                            </w:pPr>
                            <w:r>
                              <w:rPr>
                                <w:rFonts w:hint="eastAsia"/>
                              </w:rPr>
                              <w:t>システムテスト</w:t>
                            </w:r>
                          </w:p>
                          <w:p w14:paraId="3F3AB7B4" w14:textId="6AD66C8E" w:rsidR="00153D9F" w:rsidRDefault="00153D9F" w:rsidP="00153D9F">
                            <w:pPr>
                              <w:jc w:val="center"/>
                            </w:pPr>
                            <w:r>
                              <w:rPr>
                                <w:rFonts w:hint="eastAsia"/>
                              </w:rPr>
                              <w:t>仕様書／成績書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63EE7C" id="正方形/長方形 24" o:spid="_x0000_s1027" style="position:absolute;left:0;text-align:left;margin-left:320.9pt;margin-top:17.6pt;width:142.6pt;height:43.7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" fillcolor="#4472c4 [3204]" strokecolor="#1f3763 [1604]" strokeweight="1pt">
                <v:textbox>
                  <w:txbxContent>
                    <w:p w14:paraId="14BA5334" w14:textId="77777777" w:rsidR="00153D9F" w:rsidRDefault="00153D9F" w:rsidP="00153D9F">
                      <w:pPr>
                        <w:jc w:val="center"/>
                      </w:pPr>
                      <w:r>
                        <w:rPr>
                          <w:rFonts w:hint="eastAsia"/>
                        </w:rPr>
                        <w:t>システムテスト</w:t>
                      </w:r>
                    </w:p>
                    <w:p w14:paraId="3F3AB7B4" w14:textId="6AD66C8E" w:rsidR="00153D9F" w:rsidRDefault="00153D9F" w:rsidP="00153D9F">
                      <w:pPr>
                        <w:jc w:val="center"/>
                      </w:pPr>
                      <w:r>
                        <w:rPr>
                          <w:rFonts w:hint="eastAsia"/>
                        </w:rPr>
                        <w:t>仕様書／成績書</w:t>
                      </w:r>
                    </w:p>
                  </w:txbxContent>
                </v:textbox>
              </v:rect>
            </w:pict>
          </mc:Fallback>
        </mc:AlternateContent>
      </w:r>
      <w:r w:rsidR="0083327E">
        <w:rPr>
          <w:noProof/>
        </w:rPr>
        <mc:AlternateContent>
          <mc:Choice Requires="wps">
            <w:drawing>
              <wp:anchor distT="0" distB="0" distL="114300" distR="114300" simplePos="0" relativeHeight="251658288" behindDoc="0" locked="0" layoutInCell="1" allowOverlap="1" wp14:anchorId="77EFC00B" wp14:editId="42AA0458">
                <wp:simplePos x="0" y="0"/>
                <wp:positionH relativeFrom="column">
                  <wp:posOffset>433569</wp:posOffset>
                </wp:positionH>
                <wp:positionV relativeFrom="paragraph">
                  <wp:posOffset>157673</wp:posOffset>
                </wp:positionV>
                <wp:extent cx="1811438" cy="289367"/>
                <wp:effectExtent l="0" t="0" r="17780" b="15875"/>
                <wp:wrapNone/>
                <wp:docPr id="20" name="正方形/長方形 20"/>
                <wp:cNvGraphicFramePr/>
                <a:graphic xmlns:a="http://schemas.openxmlformats.org/drawingml/2006/main">
                  <a:graphicData uri="http://schemas.microsoft.com/office/word/2010/wordprocessingShape">
                    <wps:wsp>
                      <wps:cNvSpPr/>
                      <wps:spPr>
                        <a:xfrm>
                          <a:off x="0" y="0"/>
                          <a:ext cx="1811438" cy="2893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5A26B6" w14:textId="45740805" w:rsidR="0083327E" w:rsidRDefault="0083327E" w:rsidP="0083327E">
                            <w:pPr>
                              <w:jc w:val="center"/>
                            </w:pPr>
                            <w:r>
                              <w:rPr>
                                <w:rFonts w:hint="eastAsia"/>
                              </w:rPr>
                              <w:t>ユーザインタフェース設計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FC00B" id="正方形/長方形 20" o:spid="_x0000_s1028" style="position:absolute;left:0;text-align:left;margin-left:34.15pt;margin-top:12.4pt;width:142.65pt;height:22.8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" fillcolor="#4472c4 [3204]" strokecolor="#1f3763 [1604]" strokeweight="1pt">
                <v:textbox>
                  <w:txbxContent>
                    <w:p w14:paraId="755A26B6" w14:textId="45740805" w:rsidR="0083327E" w:rsidRDefault="0083327E" w:rsidP="0083327E">
                      <w:pPr>
                        <w:jc w:val="center"/>
                      </w:pPr>
                      <w:r>
                        <w:rPr>
                          <w:rFonts w:hint="eastAsia"/>
                        </w:rPr>
                        <w:t>ユーザインタフェース設計</w:t>
                      </w:r>
                    </w:p>
                  </w:txbxContent>
                </v:textbox>
              </v:rect>
            </w:pict>
          </mc:Fallback>
        </mc:AlternateContent>
      </w:r>
    </w:p>
    <w:p w14:paraId="4904D619" w14:textId="2EDC27C9" w:rsidR="00B8515A" w:rsidRDefault="00B8515A" w:rsidP="00B8515A">
      <w:pPr>
        <w:ind w:leftChars="200" w:left="420"/>
        <w:jc w:val="left"/>
      </w:pPr>
    </w:p>
    <w:p w14:paraId="774C7082" w14:textId="35FF2463" w:rsidR="00B8515A" w:rsidRDefault="002345BC" w:rsidP="00B8515A">
      <w:pPr>
        <w:ind w:leftChars="200" w:left="420"/>
        <w:jc w:val="left"/>
      </w:pPr>
      <w:r>
        <w:rPr>
          <w:noProof/>
        </w:rPr>
        <mc:AlternateContent>
          <mc:Choice Requires="wps">
            <w:drawing>
              <wp:anchor distT="0" distB="0" distL="114300" distR="114300" simplePos="0" relativeHeight="251658295" behindDoc="0" locked="0" layoutInCell="1" allowOverlap="1" wp14:anchorId="23D4BF06" wp14:editId="7FC50125">
                <wp:simplePos x="0" y="0"/>
                <wp:positionH relativeFrom="column">
                  <wp:posOffset>856455</wp:posOffset>
                </wp:positionH>
                <wp:positionV relativeFrom="paragraph">
                  <wp:posOffset>95250</wp:posOffset>
                </wp:positionV>
                <wp:extent cx="1811438" cy="734993"/>
                <wp:effectExtent l="0" t="0" r="17780" b="27305"/>
                <wp:wrapNone/>
                <wp:docPr id="28" name="フローチャート: 複数書類 28"/>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21015BDE" w14:textId="47F500B5" w:rsidR="002345BC" w:rsidRPr="002345BC" w:rsidRDefault="002345BC" w:rsidP="002345BC">
                            <w:pPr>
                              <w:jc w:val="center"/>
                              <w:rPr>
                                <w:color w:val="000000" w:themeColor="text1"/>
                              </w:rPr>
                            </w:pPr>
                            <w:r w:rsidRPr="002345BC">
                              <w:rPr>
                                <w:rFonts w:hint="eastAsia"/>
                                <w:color w:val="000000" w:themeColor="text1"/>
                              </w:rPr>
                              <w:t>ユーザインタフェース仕様書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D4BF06"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フローチャート: 複数書類 28" o:spid="_x0000_s1029" type="#_x0000_t115" style="position:absolute;left:0;text-align:left;margin-left:67.45pt;margin-top:7.5pt;width:142.65pt;height:57.85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" fillcolor="#ffc000 [3207]" strokecolor="#7f5f00 [1607]" strokeweight="1pt">
                <v:textbox>
                  <w:txbxContent>
                    <w:p w14:paraId="21015BDE" w14:textId="47F500B5" w:rsidR="002345BC" w:rsidRPr="002345BC" w:rsidRDefault="002345BC" w:rsidP="002345BC">
                      <w:pPr>
                        <w:jc w:val="center"/>
                        <w:rPr>
                          <w:color w:val="000000" w:themeColor="text1"/>
                        </w:rPr>
                      </w:pPr>
                      <w:r w:rsidRPr="002345BC">
                        <w:rPr>
                          <w:rFonts w:hint="eastAsia"/>
                          <w:color w:val="000000" w:themeColor="text1"/>
                        </w:rPr>
                        <w:t>ユーザインタフェース仕様書</w:t>
                      </w:r>
                    </w:p>
                  </w:txbxContent>
                </v:textbox>
              </v:shape>
            </w:pict>
          </mc:Fallback>
        </mc:AlternateContent>
      </w:r>
    </w:p>
    <w:p w14:paraId="6F61C96A" w14:textId="07B71EAC" w:rsidR="00B8515A" w:rsidRDefault="00611517" w:rsidP="00B8515A">
      <w:pPr>
        <w:ind w:leftChars="200" w:left="420"/>
        <w:jc w:val="left"/>
      </w:pPr>
      <w:r>
        <w:rPr>
          <w:noProof/>
        </w:rPr>
        <mc:AlternateContent>
          <mc:Choice Requires="wps">
            <w:drawing>
              <wp:anchor distT="0" distB="0" distL="114300" distR="114300" simplePos="0" relativeHeight="251658294" behindDoc="0" locked="0" layoutInCell="1" allowOverlap="1" wp14:anchorId="0329FD21" wp14:editId="49814871">
                <wp:simplePos x="0" y="0"/>
                <wp:positionH relativeFrom="column">
                  <wp:posOffset>4186483</wp:posOffset>
                </wp:positionH>
                <wp:positionV relativeFrom="paragraph">
                  <wp:posOffset>93980</wp:posOffset>
                </wp:positionV>
                <wp:extent cx="277792" cy="2903839"/>
                <wp:effectExtent l="0" t="19050" r="46355" b="11430"/>
                <wp:wrapNone/>
                <wp:docPr id="27" name="矢印: 上向き折線 27"/>
                <wp:cNvGraphicFramePr/>
                <a:graphic xmlns:a="http://schemas.openxmlformats.org/drawingml/2006/main">
                  <a:graphicData uri="http://schemas.microsoft.com/office/word/2010/wordprocessingShape">
                    <wps:wsp>
                      <wps:cNvSpPr/>
                      <wps:spPr>
                        <a:xfrm>
                          <a:off x="0" y="0"/>
                          <a:ext cx="277792" cy="2903839"/>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B5E6D" id="矢印: 上向き折線 27" o:spid="_x0000_s1026" style="position:absolute;margin-left:329.65pt;margin-top:7.4pt;width:21.85pt;height:228.65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7792,29038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" path="m,2834391r173620,l173620,69448r-34724,l208344,r69448,69448l243068,69448r,2834391l,2903839r,-69448xe" fillcolor="#4472c4 [3204]" strokecolor="#1f3763 [1604]" strokeweight="1pt">
                <v:stroke joinstyle="miter"/>
                <v:path arrowok="t" o:connecttype="custom" o:connectlocs="0,2834391;173620,2834391;173620,69448;138896,69448;208344,0;277792,69448;243068,69448;243068,2903839;0,2903839;0,2834391" o:connectangles="0,0,0,0,0,0,0,0,0,0"/>
              </v:shape>
            </w:pict>
          </mc:Fallback>
        </mc:AlternateContent>
      </w:r>
    </w:p>
    <w:p w14:paraId="5A77E1A0" w14:textId="08B6396D" w:rsidR="00B8515A" w:rsidRDefault="002A614E" w:rsidP="00B8515A">
      <w:pPr>
        <w:ind w:leftChars="200" w:left="420"/>
        <w:jc w:val="left"/>
      </w:pPr>
      <w:r>
        <w:rPr>
          <w:noProof/>
        </w:rPr>
        <mc:AlternateContent>
          <mc:Choice Requires="wps">
            <w:drawing>
              <wp:anchor distT="0" distB="0" distL="114300" distR="114300" simplePos="0" relativeHeight="251658292" behindDoc="0" locked="0" layoutInCell="1" allowOverlap="1" wp14:anchorId="69A9FA35" wp14:editId="7AC7F269">
                <wp:simplePos x="0" y="0"/>
                <wp:positionH relativeFrom="column">
                  <wp:posOffset>-47922</wp:posOffset>
                </wp:positionH>
                <wp:positionV relativeFrom="paragraph">
                  <wp:posOffset>199309</wp:posOffset>
                </wp:positionV>
                <wp:extent cx="1551729" cy="254635"/>
                <wp:effectExtent l="635" t="0" r="30480" b="30480"/>
                <wp:wrapNone/>
                <wp:docPr id="25" name="矢印: 上向き折線 25"/>
                <wp:cNvGraphicFramePr/>
                <a:graphic xmlns:a="http://schemas.openxmlformats.org/drawingml/2006/main">
                  <a:graphicData uri="http://schemas.microsoft.com/office/word/2010/wordprocessingShape">
                    <wps:wsp>
                      <wps:cNvSpPr/>
                      <wps:spPr>
                        <a:xfrm rot="5400000">
                          <a:off x="0" y="0"/>
                          <a:ext cx="1551729" cy="254635"/>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125C1" id="矢印: 上向き折線 25" o:spid="_x0000_s1026" style="position:absolute;margin-left:-3.75pt;margin-top:15.7pt;width:122.2pt;height:20.05pt;rotation:90;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1729,254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" path="m,190976r1456241,l1456241,63659r-31829,l1488070,r63659,63659l1519900,63659r,190976l,254635,,190976xe" fillcolor="#4472c4 [3204]" strokecolor="#1f3763 [1604]" strokeweight="1pt">
                <v:stroke joinstyle="miter"/>
                <v:path arrowok="t" o:connecttype="custom" o:connectlocs="0,190976;1456241,190976;1456241,63659;1424412,63659;1488070,0;1551729,63659;1519900,63659;1519900,254635;0,254635;0,190976" o:connectangles="0,0,0,0,0,0,0,0,0,0"/>
              </v:shape>
            </w:pict>
          </mc:Fallback>
        </mc:AlternateContent>
      </w:r>
      <w:r w:rsidR="002345BC">
        <w:rPr>
          <w:noProof/>
        </w:rPr>
        <mc:AlternateContent>
          <mc:Choice Requires="wps">
            <w:drawing>
              <wp:anchor distT="0" distB="0" distL="114300" distR="114300" simplePos="0" relativeHeight="251658298" behindDoc="0" locked="0" layoutInCell="1" allowOverlap="1" wp14:anchorId="367A028E" wp14:editId="38D6EBED">
                <wp:simplePos x="0" y="0"/>
                <wp:positionH relativeFrom="column">
                  <wp:posOffset>4533185</wp:posOffset>
                </wp:positionH>
                <wp:positionV relativeFrom="paragraph">
                  <wp:posOffset>10087</wp:posOffset>
                </wp:positionV>
                <wp:extent cx="1811438" cy="734993"/>
                <wp:effectExtent l="0" t="0" r="17780" b="27305"/>
                <wp:wrapNone/>
                <wp:docPr id="35" name="フローチャート: 複数書類 35"/>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608F7497" w14:textId="57A71D3C" w:rsidR="002345BC" w:rsidRDefault="002345BC" w:rsidP="002345BC">
                            <w:pPr>
                              <w:jc w:val="center"/>
                              <w:rPr>
                                <w:color w:val="000000" w:themeColor="text1"/>
                              </w:rPr>
                            </w:pPr>
                            <w:r>
                              <w:rPr>
                                <w:rFonts w:hint="eastAsia"/>
                                <w:color w:val="000000" w:themeColor="text1"/>
                              </w:rPr>
                              <w:t>システムテスト</w:t>
                            </w:r>
                          </w:p>
                          <w:p w14:paraId="05696138" w14:textId="0F0B3FA1" w:rsidR="002345BC" w:rsidRPr="002345BC" w:rsidRDefault="002345BC" w:rsidP="002345BC">
                            <w:pPr>
                              <w:jc w:val="center"/>
                              <w:rPr>
                                <w:color w:val="000000" w:themeColor="text1"/>
                              </w:rPr>
                            </w:pPr>
                            <w:r>
                              <w:rPr>
                                <w:rFonts w:hint="eastAsia"/>
                                <w:color w:val="000000" w:themeColor="text1"/>
                              </w:rPr>
                              <w:t>仕様書／成績書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A028E" id="フローチャート: 複数書類 35" o:spid="_x0000_s1030" type="#_x0000_t115" style="position:absolute;left:0;text-align:left;margin-left:356.95pt;margin-top:.8pt;width:142.65pt;height:57.85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" fillcolor="#ffc000 [3207]" strokecolor="#7f5f00 [1607]" strokeweight="1pt">
                <v:textbox>
                  <w:txbxContent>
                    <w:p w14:paraId="608F7497" w14:textId="57A71D3C" w:rsidR="002345BC" w:rsidRDefault="002345BC" w:rsidP="002345BC">
                      <w:pPr>
                        <w:jc w:val="center"/>
                        <w:rPr>
                          <w:color w:val="000000" w:themeColor="text1"/>
                        </w:rPr>
                      </w:pPr>
                      <w:r>
                        <w:rPr>
                          <w:rFonts w:hint="eastAsia"/>
                          <w:color w:val="000000" w:themeColor="text1"/>
                        </w:rPr>
                        <w:t>システムテスト</w:t>
                      </w:r>
                    </w:p>
                    <w:p w14:paraId="05696138" w14:textId="0F0B3FA1" w:rsidR="002345BC" w:rsidRPr="002345BC" w:rsidRDefault="002345BC" w:rsidP="002345BC">
                      <w:pPr>
                        <w:jc w:val="center"/>
                        <w:rPr>
                          <w:color w:val="000000" w:themeColor="text1"/>
                        </w:rPr>
                      </w:pPr>
                      <w:r>
                        <w:rPr>
                          <w:rFonts w:hint="eastAsia"/>
                          <w:color w:val="000000" w:themeColor="text1"/>
                        </w:rPr>
                        <w:t>仕様書／成績書</w:t>
                      </w:r>
                    </w:p>
                  </w:txbxContent>
                </v:textbox>
              </v:shape>
            </w:pict>
          </mc:Fallback>
        </mc:AlternateContent>
      </w:r>
    </w:p>
    <w:p w14:paraId="5740C3FB" w14:textId="1E0A82A7" w:rsidR="00B8515A" w:rsidRDefault="002A614E" w:rsidP="00B8515A">
      <w:pPr>
        <w:ind w:leftChars="200" w:left="420"/>
        <w:jc w:val="left"/>
      </w:pPr>
      <w:r>
        <w:rPr>
          <w:noProof/>
        </w:rPr>
        <mc:AlternateContent>
          <mc:Choice Requires="wps">
            <w:drawing>
              <wp:anchor distT="0" distB="0" distL="114300" distR="114300" simplePos="0" relativeHeight="251658300" behindDoc="0" locked="0" layoutInCell="1" allowOverlap="1" wp14:anchorId="14430C0C" wp14:editId="48896EFC">
                <wp:simplePos x="0" y="0"/>
                <wp:positionH relativeFrom="column">
                  <wp:posOffset>1283914</wp:posOffset>
                </wp:positionH>
                <wp:positionV relativeFrom="paragraph">
                  <wp:posOffset>172720</wp:posOffset>
                </wp:positionV>
                <wp:extent cx="1922491" cy="295999"/>
                <wp:effectExtent l="0" t="0" r="1905" b="8890"/>
                <wp:wrapNone/>
                <wp:docPr id="47" name="テキスト ボックス 47"/>
                <wp:cNvGraphicFramePr/>
                <a:graphic xmlns:a="http://schemas.openxmlformats.org/drawingml/2006/main">
                  <a:graphicData uri="http://schemas.microsoft.com/office/word/2010/wordprocessingShape">
                    <wps:wsp>
                      <wps:cNvSpPr txBox="1"/>
                      <wps:spPr>
                        <a:xfrm>
                          <a:off x="0" y="0"/>
                          <a:ext cx="1922491" cy="295999"/>
                        </a:xfrm>
                        <a:prstGeom prst="rect">
                          <a:avLst/>
                        </a:prstGeom>
                        <a:noFill/>
                        <a:ln w="6350">
                          <a:noFill/>
                        </a:ln>
                      </wps:spPr>
                      <wps:txbx>
                        <w:txbxContent>
                          <w:p w14:paraId="1CCFD902" w14:textId="40C693A3" w:rsidR="002A614E" w:rsidRDefault="002A614E">
                            <w:r>
                              <w:rPr>
                                <w:rFonts w:hint="eastAsia"/>
                              </w:rPr>
                              <w:t>本ドキュメントの位置付け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430C0C" id="_x0000_t202" coordsize="21600,21600" o:spt="202" path="m,l,21600r21600,l21600,xe">
                <v:stroke joinstyle="miter"/>
                <v:path gradientshapeok="t" o:connecttype="rect"/>
              </v:shapetype>
              <v:shape id="テキスト ボックス 47" o:spid="_x0000_s1031" type="#_x0000_t202" style="position:absolute;left:0;text-align:left;margin-left:101.1pt;margin-top:13.6pt;width:151.4pt;height:23.3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" filled="f" stroked="f" strokeweight=".5pt">
                <v:textbox inset="0,0,0,0">
                  <w:txbxContent>
                    <w:p w14:paraId="1CCFD902" w14:textId="40C693A3" w:rsidR="002A614E" w:rsidRDefault="002A614E">
                      <w:r>
                        <w:rPr>
                          <w:rFonts w:hint="eastAsia"/>
                        </w:rPr>
                        <w:t>本ドキュメントの位置付け</w:t>
                      </w:r>
                    </w:p>
                  </w:txbxContent>
                </v:textbox>
              </v:shape>
            </w:pict>
          </mc:Fallback>
        </mc:AlternateContent>
      </w:r>
    </w:p>
    <w:p w14:paraId="47C07AA8" w14:textId="0577BED8" w:rsidR="00B8515A" w:rsidRDefault="00B8515A" w:rsidP="00B8515A">
      <w:pPr>
        <w:ind w:leftChars="200" w:left="420"/>
        <w:jc w:val="left"/>
      </w:pPr>
    </w:p>
    <w:p w14:paraId="10E96DA6" w14:textId="0DBD1198" w:rsidR="00B8515A" w:rsidRDefault="00B8515A" w:rsidP="00B8515A">
      <w:pPr>
        <w:ind w:leftChars="200" w:left="420"/>
        <w:jc w:val="left"/>
      </w:pPr>
    </w:p>
    <w:p w14:paraId="79C7B8D2" w14:textId="2958B256" w:rsidR="00B8515A" w:rsidRDefault="002A614E" w:rsidP="00B8515A">
      <w:pPr>
        <w:ind w:leftChars="200" w:left="420"/>
        <w:jc w:val="left"/>
      </w:pPr>
      <w:r>
        <w:rPr>
          <w:noProof/>
        </w:rPr>
        <mc:AlternateContent>
          <mc:Choice Requires="wps">
            <w:drawing>
              <wp:anchor distT="0" distB="0" distL="114300" distR="114300" simplePos="0" relativeHeight="251658289" behindDoc="0" locked="0" layoutInCell="1" allowOverlap="1" wp14:anchorId="362F1ACA" wp14:editId="0F758D3F">
                <wp:simplePos x="0" y="0"/>
                <wp:positionH relativeFrom="column">
                  <wp:posOffset>855980</wp:posOffset>
                </wp:positionH>
                <wp:positionV relativeFrom="paragraph">
                  <wp:posOffset>20955</wp:posOffset>
                </wp:positionV>
                <wp:extent cx="1811020" cy="554990"/>
                <wp:effectExtent l="0" t="0" r="17780" b="16510"/>
                <wp:wrapNone/>
                <wp:docPr id="21" name="正方形/長方形 21"/>
                <wp:cNvGraphicFramePr/>
                <a:graphic xmlns:a="http://schemas.openxmlformats.org/drawingml/2006/main">
                  <a:graphicData uri="http://schemas.microsoft.com/office/word/2010/wordprocessingShape">
                    <wps:wsp>
                      <wps:cNvSpPr/>
                      <wps:spPr>
                        <a:xfrm>
                          <a:off x="0" y="0"/>
                          <a:ext cx="1811020" cy="5549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135FA1" w14:textId="55D26591" w:rsidR="0083327E" w:rsidRDefault="0083327E" w:rsidP="0083327E">
                            <w:pPr>
                              <w:jc w:val="center"/>
                            </w:pPr>
                            <w:r>
                              <w:rPr>
                                <w:rFonts w:hint="eastAsia"/>
                              </w:rPr>
                              <w:t>システム構造設計／</w:t>
                            </w:r>
                          </w:p>
                          <w:p w14:paraId="2A1A2E3F" w14:textId="02AF17A2" w:rsidR="0083327E" w:rsidRDefault="0083327E" w:rsidP="0083327E">
                            <w:pPr>
                              <w:jc w:val="center"/>
                            </w:pPr>
                            <w:r>
                              <w:rPr>
                                <w:rFonts w:hint="eastAsia"/>
                              </w:rPr>
                              <w:t>プログラム構造設計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F1ACA" id="正方形/長方形 21" o:spid="_x0000_s1032" style="position:absolute;left:0;text-align:left;margin-left:67.4pt;margin-top:1.65pt;width:142.6pt;height:43.7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" fillcolor="#4472c4 [3204]" strokecolor="#1f3763 [1604]" strokeweight="1pt">
                <v:textbox>
                  <w:txbxContent>
                    <w:p w14:paraId="2D135FA1" w14:textId="55D26591" w:rsidR="0083327E" w:rsidRDefault="0083327E" w:rsidP="0083327E">
                      <w:pPr>
                        <w:jc w:val="center"/>
                      </w:pPr>
                      <w:r>
                        <w:rPr>
                          <w:rFonts w:hint="eastAsia"/>
                        </w:rPr>
                        <w:t>システム構造設計／</w:t>
                      </w:r>
                    </w:p>
                    <w:p w14:paraId="2A1A2E3F" w14:textId="02AF17A2" w:rsidR="0083327E" w:rsidRDefault="0083327E" w:rsidP="0083327E">
                      <w:pPr>
                        <w:jc w:val="center"/>
                      </w:pPr>
                      <w:r>
                        <w:rPr>
                          <w:rFonts w:hint="eastAsia"/>
                        </w:rPr>
                        <w:t>プログラム構造設計</w:t>
                      </w:r>
                    </w:p>
                  </w:txbxContent>
                </v:textbox>
              </v:rect>
            </w:pict>
          </mc:Fallback>
        </mc:AlternateContent>
      </w:r>
    </w:p>
    <w:p w14:paraId="69018EA9" w14:textId="6779FABB" w:rsidR="00B8515A" w:rsidRDefault="00B8515A" w:rsidP="00B8515A">
      <w:pPr>
        <w:ind w:leftChars="200" w:left="420"/>
        <w:jc w:val="left"/>
      </w:pPr>
    </w:p>
    <w:p w14:paraId="2D689E31" w14:textId="6E56C813" w:rsidR="00B8515A" w:rsidRDefault="002A614E" w:rsidP="00B8515A">
      <w:pPr>
        <w:ind w:leftChars="200" w:left="420"/>
        <w:jc w:val="left"/>
      </w:pPr>
      <w:r>
        <w:rPr>
          <w:noProof/>
        </w:rPr>
        <mc:AlternateContent>
          <mc:Choice Requires="wps">
            <w:drawing>
              <wp:anchor distT="0" distB="0" distL="114300" distR="114300" simplePos="0" relativeHeight="251658296" behindDoc="0" locked="0" layoutInCell="1" allowOverlap="1" wp14:anchorId="6D02B313" wp14:editId="43C9F070">
                <wp:simplePos x="0" y="0"/>
                <wp:positionH relativeFrom="column">
                  <wp:posOffset>255704</wp:posOffset>
                </wp:positionH>
                <wp:positionV relativeFrom="paragraph">
                  <wp:posOffset>168139</wp:posOffset>
                </wp:positionV>
                <wp:extent cx="1811020" cy="734695"/>
                <wp:effectExtent l="0" t="0" r="17780" b="27305"/>
                <wp:wrapNone/>
                <wp:docPr id="29" name="フローチャート: 複数書類 29"/>
                <wp:cNvGraphicFramePr/>
                <a:graphic xmlns:a="http://schemas.openxmlformats.org/drawingml/2006/main">
                  <a:graphicData uri="http://schemas.microsoft.com/office/word/2010/wordprocessingShape">
                    <wps:wsp>
                      <wps:cNvSpPr/>
                      <wps:spPr>
                        <a:xfrm>
                          <a:off x="0" y="0"/>
                          <a:ext cx="1811020" cy="734695"/>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274FD3B9" w14:textId="371B8CDC" w:rsidR="002345BC" w:rsidRDefault="002345BC" w:rsidP="002345BC">
                            <w:pPr>
                              <w:jc w:val="center"/>
                              <w:rPr>
                                <w:color w:val="000000" w:themeColor="text1"/>
                              </w:rPr>
                            </w:pPr>
                            <w:r>
                              <w:rPr>
                                <w:rFonts w:hint="eastAsia"/>
                                <w:color w:val="000000" w:themeColor="text1"/>
                              </w:rPr>
                              <w:t>システム構造設計書／</w:t>
                            </w:r>
                          </w:p>
                          <w:p w14:paraId="568726E0" w14:textId="59F1E2F3" w:rsidR="002345BC" w:rsidRPr="002345BC" w:rsidRDefault="002345BC" w:rsidP="002345BC">
                            <w:pPr>
                              <w:jc w:val="center"/>
                              <w:rPr>
                                <w:color w:val="000000" w:themeColor="text1"/>
                              </w:rPr>
                            </w:pPr>
                            <w:r>
                              <w:rPr>
                                <w:rFonts w:hint="eastAsia"/>
                                <w:color w:val="000000" w:themeColor="text1"/>
                              </w:rPr>
                              <w:t>プログラム構造設計書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2B313" id="フローチャート: 複数書類 29" o:spid="_x0000_s1033" type="#_x0000_t115" style="position:absolute;left:0;text-align:left;margin-left:20.15pt;margin-top:13.25pt;width:142.6pt;height:57.8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" fillcolor="#ffc000 [3207]" strokecolor="#7f5f00 [1607]" strokeweight="1pt">
                <v:textbox>
                  <w:txbxContent>
                    <w:p w14:paraId="274FD3B9" w14:textId="371B8CDC" w:rsidR="002345BC" w:rsidRDefault="002345BC" w:rsidP="002345BC">
                      <w:pPr>
                        <w:jc w:val="center"/>
                        <w:rPr>
                          <w:color w:val="000000" w:themeColor="text1"/>
                        </w:rPr>
                      </w:pPr>
                      <w:r>
                        <w:rPr>
                          <w:rFonts w:hint="eastAsia"/>
                          <w:color w:val="000000" w:themeColor="text1"/>
                        </w:rPr>
                        <w:t>システム構造設計書／</w:t>
                      </w:r>
                    </w:p>
                    <w:p w14:paraId="568726E0" w14:textId="59F1E2F3" w:rsidR="002345BC" w:rsidRPr="002345BC" w:rsidRDefault="002345BC" w:rsidP="002345BC">
                      <w:pPr>
                        <w:jc w:val="center"/>
                        <w:rPr>
                          <w:color w:val="000000" w:themeColor="text1"/>
                        </w:rPr>
                      </w:pPr>
                      <w:r>
                        <w:rPr>
                          <w:rFonts w:hint="eastAsia"/>
                          <w:color w:val="000000" w:themeColor="text1"/>
                        </w:rPr>
                        <w:t>プログラム構造設計書</w:t>
                      </w:r>
                    </w:p>
                  </w:txbxContent>
                </v:textbox>
              </v:shape>
            </w:pict>
          </mc:Fallback>
        </mc:AlternateContent>
      </w:r>
    </w:p>
    <w:p w14:paraId="3737B87E" w14:textId="1B718DBA" w:rsidR="00B8515A" w:rsidRDefault="00B8515A" w:rsidP="00B8515A">
      <w:pPr>
        <w:ind w:leftChars="200" w:left="420"/>
        <w:jc w:val="left"/>
      </w:pPr>
    </w:p>
    <w:p w14:paraId="6E641DF7" w14:textId="4E9D5058" w:rsidR="00B8515A" w:rsidRDefault="00611517" w:rsidP="00B8515A">
      <w:pPr>
        <w:ind w:leftChars="200" w:left="420"/>
        <w:jc w:val="left"/>
      </w:pPr>
      <w:r>
        <w:rPr>
          <w:noProof/>
        </w:rPr>
        <mc:AlternateContent>
          <mc:Choice Requires="wps">
            <w:drawing>
              <wp:anchor distT="0" distB="0" distL="114300" distR="114300" simplePos="0" relativeHeight="251658293" behindDoc="0" locked="0" layoutInCell="1" allowOverlap="1" wp14:anchorId="294490E3" wp14:editId="63AB9BB5">
                <wp:simplePos x="0" y="0"/>
                <wp:positionH relativeFrom="column">
                  <wp:posOffset>1588473</wp:posOffset>
                </wp:positionH>
                <wp:positionV relativeFrom="paragraph">
                  <wp:posOffset>173467</wp:posOffset>
                </wp:positionV>
                <wp:extent cx="1279878" cy="254833"/>
                <wp:effectExtent l="0" t="1905" r="33020" b="33020"/>
                <wp:wrapNone/>
                <wp:docPr id="26" name="矢印: 上向き折線 26"/>
                <wp:cNvGraphicFramePr/>
                <a:graphic xmlns:a="http://schemas.openxmlformats.org/drawingml/2006/main">
                  <a:graphicData uri="http://schemas.microsoft.com/office/word/2010/wordprocessingShape">
                    <wps:wsp>
                      <wps:cNvSpPr/>
                      <wps:spPr>
                        <a:xfrm rot="5400000">
                          <a:off x="0" y="0"/>
                          <a:ext cx="1279878" cy="254833"/>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CADCE0" id="矢印: 上向き折線 26" o:spid="_x0000_s1026" style="position:absolute;margin-left:125.1pt;margin-top:13.65pt;width:100.8pt;height:20.05pt;rotation:90;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79878,2548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" path="m,191125r1184316,l1184316,63708r-31854,l1216170,r63708,63708l1248024,63708r,191125l,254833,,191125xe" fillcolor="#4472c4 [3204]" strokecolor="#1f3763 [1604]" strokeweight="1pt">
                <v:stroke joinstyle="miter"/>
                <v:path arrowok="t" o:connecttype="custom" o:connectlocs="0,191125;1184316,191125;1184316,63708;1152462,63708;1216170,0;1279878,63708;1248024,63708;1248024,254833;0,254833;0,191125" o:connectangles="0,0,0,0,0,0,0,0,0,0"/>
              </v:shape>
            </w:pict>
          </mc:Fallback>
        </mc:AlternateContent>
      </w:r>
    </w:p>
    <w:p w14:paraId="2289764C" w14:textId="5E5E78E4" w:rsidR="00B8515A" w:rsidRDefault="00B8515A" w:rsidP="00B8515A">
      <w:pPr>
        <w:ind w:leftChars="200" w:left="420"/>
        <w:jc w:val="left"/>
      </w:pPr>
    </w:p>
    <w:p w14:paraId="2BF82B23" w14:textId="52995A4A" w:rsidR="00B8515A" w:rsidRDefault="00B8515A" w:rsidP="00B8515A">
      <w:pPr>
        <w:ind w:leftChars="200" w:left="420"/>
        <w:jc w:val="left"/>
      </w:pPr>
    </w:p>
    <w:p w14:paraId="718783A5" w14:textId="165D418B" w:rsidR="00B8515A" w:rsidRDefault="0083327E" w:rsidP="00B8515A">
      <w:pPr>
        <w:ind w:leftChars="200" w:left="420"/>
        <w:jc w:val="left"/>
      </w:pPr>
      <w:r>
        <w:rPr>
          <w:noProof/>
        </w:rPr>
        <mc:AlternateContent>
          <mc:Choice Requires="wps">
            <w:drawing>
              <wp:anchor distT="0" distB="0" distL="114300" distR="114300" simplePos="0" relativeHeight="251658290" behindDoc="0" locked="0" layoutInCell="1" allowOverlap="1" wp14:anchorId="7D978775" wp14:editId="2BB8653B">
                <wp:simplePos x="0" y="0"/>
                <wp:positionH relativeFrom="column">
                  <wp:posOffset>2373670</wp:posOffset>
                </wp:positionH>
                <wp:positionV relativeFrom="paragraph">
                  <wp:posOffset>122659</wp:posOffset>
                </wp:positionV>
                <wp:extent cx="1811438" cy="289367"/>
                <wp:effectExtent l="0" t="0" r="17780" b="15875"/>
                <wp:wrapNone/>
                <wp:docPr id="23" name="正方形/長方形 23"/>
                <wp:cNvGraphicFramePr/>
                <a:graphic xmlns:a="http://schemas.openxmlformats.org/drawingml/2006/main">
                  <a:graphicData uri="http://schemas.microsoft.com/office/word/2010/wordprocessingShape">
                    <wps:wsp>
                      <wps:cNvSpPr/>
                      <wps:spPr>
                        <a:xfrm>
                          <a:off x="0" y="0"/>
                          <a:ext cx="1811438" cy="2893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030261" w14:textId="41FA61E4" w:rsidR="0083327E" w:rsidRDefault="0083327E" w:rsidP="0083327E">
                            <w:pPr>
                              <w:jc w:val="center"/>
                            </w:pPr>
                            <w:r>
                              <w:rPr>
                                <w:rFonts w:hint="eastAsia"/>
                              </w:rPr>
                              <w:t>プログラミング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78775" id="正方形/長方形 23" o:spid="_x0000_s1034" style="position:absolute;left:0;text-align:left;margin-left:186.9pt;margin-top:9.65pt;width:142.65pt;height:22.8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" fillcolor="#4472c4 [3204]" strokecolor="#1f3763 [1604]" strokeweight="1pt">
                <v:textbox>
                  <w:txbxContent>
                    <w:p w14:paraId="24030261" w14:textId="41FA61E4" w:rsidR="0083327E" w:rsidRDefault="0083327E" w:rsidP="0083327E">
                      <w:pPr>
                        <w:jc w:val="center"/>
                      </w:pPr>
                      <w:r>
                        <w:rPr>
                          <w:rFonts w:hint="eastAsia"/>
                        </w:rPr>
                        <w:t>プログラミング</w:t>
                      </w:r>
                    </w:p>
                  </w:txbxContent>
                </v:textbox>
              </v:rect>
            </w:pict>
          </mc:Fallback>
        </mc:AlternateContent>
      </w:r>
    </w:p>
    <w:p w14:paraId="7C2F7964" w14:textId="1B2CB5D7" w:rsidR="00B8515A" w:rsidRDefault="00B8515A" w:rsidP="00B8515A">
      <w:pPr>
        <w:ind w:leftChars="200" w:left="420"/>
        <w:jc w:val="left"/>
      </w:pPr>
    </w:p>
    <w:p w14:paraId="6FDBC553" w14:textId="3ED9EDA4" w:rsidR="00B8515A" w:rsidRDefault="002345BC" w:rsidP="00B8515A">
      <w:pPr>
        <w:ind w:leftChars="200" w:left="420"/>
        <w:jc w:val="left"/>
      </w:pPr>
      <w:r>
        <w:rPr>
          <w:noProof/>
        </w:rPr>
        <mc:AlternateContent>
          <mc:Choice Requires="wps">
            <w:drawing>
              <wp:anchor distT="0" distB="0" distL="114300" distR="114300" simplePos="0" relativeHeight="251658297" behindDoc="0" locked="0" layoutInCell="1" allowOverlap="1" wp14:anchorId="38F1E6B5" wp14:editId="3519C63D">
                <wp:simplePos x="0" y="0"/>
                <wp:positionH relativeFrom="column">
                  <wp:posOffset>2357451</wp:posOffset>
                </wp:positionH>
                <wp:positionV relativeFrom="paragraph">
                  <wp:posOffset>94430</wp:posOffset>
                </wp:positionV>
                <wp:extent cx="1811438" cy="734993"/>
                <wp:effectExtent l="0" t="0" r="17780" b="27305"/>
                <wp:wrapNone/>
                <wp:docPr id="30" name="フローチャート: 複数書類 30"/>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2A013CEE" w14:textId="2A176D96" w:rsidR="002345BC" w:rsidRPr="002345BC" w:rsidRDefault="002345BC" w:rsidP="002345BC">
                            <w:pPr>
                              <w:jc w:val="center"/>
                              <w:rPr>
                                <w:color w:val="000000" w:themeColor="text1"/>
                              </w:rPr>
                            </w:pPr>
                            <w:r>
                              <w:rPr>
                                <w:rFonts w:hint="eastAsia"/>
                                <w:color w:val="000000" w:themeColor="text1"/>
                              </w:rPr>
                              <w:t>ソースプログラム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1E6B5" id="フローチャート: 複数書類 30" o:spid="_x0000_s1035" type="#_x0000_t115" style="position:absolute;left:0;text-align:left;margin-left:185.65pt;margin-top:7.45pt;width:142.65pt;height:57.85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" fillcolor="#ffc000 [3207]" strokecolor="#7f5f00 [1607]" strokeweight="1pt">
                <v:textbox>
                  <w:txbxContent>
                    <w:p w14:paraId="2A013CEE" w14:textId="2A176D96" w:rsidR="002345BC" w:rsidRPr="002345BC" w:rsidRDefault="002345BC" w:rsidP="002345BC">
                      <w:pPr>
                        <w:jc w:val="center"/>
                        <w:rPr>
                          <w:color w:val="000000" w:themeColor="text1"/>
                        </w:rPr>
                      </w:pPr>
                      <w:r>
                        <w:rPr>
                          <w:rFonts w:hint="eastAsia"/>
                          <w:color w:val="000000" w:themeColor="text1"/>
                        </w:rPr>
                        <w:t>ソースプログラム</w:t>
                      </w:r>
                    </w:p>
                  </w:txbxContent>
                </v:textbox>
              </v:shape>
            </w:pict>
          </mc:Fallback>
        </mc:AlternateContent>
      </w:r>
    </w:p>
    <w:p w14:paraId="45E61530" w14:textId="77777777" w:rsidR="00B8515A" w:rsidRDefault="00B8515A" w:rsidP="00B8515A">
      <w:pPr>
        <w:ind w:leftChars="200" w:left="420"/>
        <w:jc w:val="left"/>
      </w:pPr>
    </w:p>
    <w:p w14:paraId="534EA6CD" w14:textId="77777777" w:rsidR="00B8515A" w:rsidRDefault="00B8515A" w:rsidP="00B8515A">
      <w:pPr>
        <w:ind w:leftChars="200" w:left="420"/>
        <w:jc w:val="left"/>
      </w:pPr>
    </w:p>
    <w:p w14:paraId="349A39B8" w14:textId="77777777" w:rsidR="00C86300" w:rsidRDefault="00C86300">
      <w:pPr>
        <w:widowControl/>
        <w:jc w:val="left"/>
      </w:pPr>
      <w:r>
        <w:br w:type="page"/>
      </w:r>
    </w:p>
    <w:p w14:paraId="1484B1BD" w14:textId="3A88FE8D" w:rsidR="00E2200F" w:rsidRDefault="00AC27E3" w:rsidP="00E2200F">
      <w:pPr>
        <w:jc w:val="left"/>
      </w:pPr>
      <w:r>
        <w:rPr>
          <w:rFonts w:hint="eastAsia"/>
        </w:rPr>
        <w:lastRenderedPageBreak/>
        <w:t>変更履歴</w:t>
      </w:r>
    </w:p>
    <w:tbl>
      <w:tblPr>
        <w:tblStyle w:val="a3"/>
        <w:tblW w:w="0" w:type="auto"/>
        <w:tblLook w:val="04A0" w:firstRow="1" w:lastRow="0" w:firstColumn="1" w:lastColumn="0" w:noHBand="0" w:noVBand="1"/>
      </w:tblPr>
      <w:tblGrid>
        <w:gridCol w:w="729"/>
        <w:gridCol w:w="837"/>
        <w:gridCol w:w="5093"/>
        <w:gridCol w:w="1225"/>
        <w:gridCol w:w="1218"/>
        <w:gridCol w:w="1354"/>
      </w:tblGrid>
      <w:tr w:rsidR="00C86300" w14:paraId="2DB5212B" w14:textId="77777777" w:rsidTr="00C21F54">
        <w:tc>
          <w:tcPr>
            <w:tcW w:w="729" w:type="dxa"/>
          </w:tcPr>
          <w:p w14:paraId="281F57E6" w14:textId="77777777" w:rsidR="00C86300" w:rsidRDefault="00C86300" w:rsidP="00193FA9">
            <w:pPr>
              <w:jc w:val="center"/>
            </w:pPr>
            <w:r>
              <w:rPr>
                <w:rFonts w:hint="eastAsia"/>
              </w:rPr>
              <w:t>No.</w:t>
            </w:r>
          </w:p>
        </w:tc>
        <w:tc>
          <w:tcPr>
            <w:tcW w:w="837" w:type="dxa"/>
          </w:tcPr>
          <w:p w14:paraId="557BD4A4" w14:textId="77777777" w:rsidR="00C86300" w:rsidRDefault="00C86300" w:rsidP="00193FA9">
            <w:pPr>
              <w:jc w:val="center"/>
            </w:pPr>
            <w:r>
              <w:rPr>
                <w:rFonts w:hint="eastAsia"/>
              </w:rPr>
              <w:t>版数</w:t>
            </w:r>
          </w:p>
        </w:tc>
        <w:tc>
          <w:tcPr>
            <w:tcW w:w="5093" w:type="dxa"/>
          </w:tcPr>
          <w:p w14:paraId="0A99795D" w14:textId="77777777" w:rsidR="00C86300" w:rsidRDefault="00C86300" w:rsidP="00193FA9">
            <w:pPr>
              <w:jc w:val="center"/>
            </w:pPr>
            <w:r>
              <w:rPr>
                <w:rFonts w:hint="eastAsia"/>
              </w:rPr>
              <w:t>概要</w:t>
            </w:r>
          </w:p>
        </w:tc>
        <w:tc>
          <w:tcPr>
            <w:tcW w:w="1225" w:type="dxa"/>
          </w:tcPr>
          <w:p w14:paraId="3CD199D6" w14:textId="77777777" w:rsidR="00C86300" w:rsidRDefault="00C86300" w:rsidP="00193FA9">
            <w:pPr>
              <w:jc w:val="center"/>
            </w:pPr>
            <w:r>
              <w:rPr>
                <w:rFonts w:hint="eastAsia"/>
              </w:rPr>
              <w:t>頁</w:t>
            </w:r>
          </w:p>
        </w:tc>
        <w:tc>
          <w:tcPr>
            <w:tcW w:w="1218" w:type="dxa"/>
          </w:tcPr>
          <w:p w14:paraId="5007714C" w14:textId="77777777" w:rsidR="00C86300" w:rsidRDefault="00C86300" w:rsidP="00193FA9">
            <w:pPr>
              <w:jc w:val="center"/>
            </w:pPr>
            <w:r>
              <w:rPr>
                <w:rFonts w:hint="eastAsia"/>
              </w:rPr>
              <w:t>変更者</w:t>
            </w:r>
          </w:p>
        </w:tc>
        <w:tc>
          <w:tcPr>
            <w:tcW w:w="1354" w:type="dxa"/>
          </w:tcPr>
          <w:p w14:paraId="4892402F" w14:textId="77777777" w:rsidR="00C86300" w:rsidRDefault="00C86300" w:rsidP="00193FA9">
            <w:pPr>
              <w:jc w:val="center"/>
            </w:pPr>
            <w:r>
              <w:rPr>
                <w:rFonts w:hint="eastAsia"/>
              </w:rPr>
              <w:t>変更日</w:t>
            </w:r>
          </w:p>
        </w:tc>
      </w:tr>
      <w:tr w:rsidR="00C86300" w14:paraId="34670E56" w14:textId="77777777" w:rsidTr="00C21F54">
        <w:tc>
          <w:tcPr>
            <w:tcW w:w="729" w:type="dxa"/>
          </w:tcPr>
          <w:p w14:paraId="18C63D26" w14:textId="77777777" w:rsidR="00C86300" w:rsidRDefault="00C86300" w:rsidP="00193FA9">
            <w:r>
              <w:rPr>
                <w:rFonts w:hint="eastAsia"/>
              </w:rPr>
              <w:t>1</w:t>
            </w:r>
          </w:p>
        </w:tc>
        <w:tc>
          <w:tcPr>
            <w:tcW w:w="837" w:type="dxa"/>
          </w:tcPr>
          <w:p w14:paraId="08249C12" w14:textId="165D713E" w:rsidR="00C86300" w:rsidRDefault="00C86300" w:rsidP="00193FA9">
            <w:r>
              <w:rPr>
                <w:rFonts w:hint="eastAsia"/>
              </w:rPr>
              <w:t>0.0</w:t>
            </w:r>
          </w:p>
        </w:tc>
        <w:tc>
          <w:tcPr>
            <w:tcW w:w="5093" w:type="dxa"/>
          </w:tcPr>
          <w:p w14:paraId="7F841A07" w14:textId="427868C9" w:rsidR="00C86300" w:rsidRDefault="004E2D21" w:rsidP="00193FA9">
            <w:r>
              <w:rPr>
                <w:rFonts w:hint="eastAsia"/>
              </w:rPr>
              <w:t>ログイン・ログアウト機能対応</w:t>
            </w:r>
            <w:r w:rsidR="00F60242">
              <w:rPr>
                <w:rFonts w:hint="eastAsia"/>
              </w:rPr>
              <w:t>。</w:t>
            </w:r>
            <w:r w:rsidR="0054163D">
              <w:rPr>
                <w:rFonts w:hint="eastAsia"/>
              </w:rPr>
              <w:t>新規作成</w:t>
            </w:r>
            <w:r w:rsidR="00F60242">
              <w:rPr>
                <w:rFonts w:hint="eastAsia"/>
              </w:rPr>
              <w:t>。</w:t>
            </w:r>
          </w:p>
        </w:tc>
        <w:tc>
          <w:tcPr>
            <w:tcW w:w="1225" w:type="dxa"/>
          </w:tcPr>
          <w:p w14:paraId="09E7874A" w14:textId="77777777" w:rsidR="00C86300" w:rsidRDefault="00C86300" w:rsidP="00193FA9">
            <w:r>
              <w:rPr>
                <w:rFonts w:hint="eastAsia"/>
              </w:rPr>
              <w:t>全頁</w:t>
            </w:r>
          </w:p>
        </w:tc>
        <w:tc>
          <w:tcPr>
            <w:tcW w:w="1218" w:type="dxa"/>
          </w:tcPr>
          <w:p w14:paraId="123DE865" w14:textId="77777777" w:rsidR="00C86300" w:rsidRDefault="00C86300" w:rsidP="00193FA9">
            <w:r>
              <w:rPr>
                <w:rFonts w:hint="eastAsia"/>
              </w:rPr>
              <w:t>荒金匡徳</w:t>
            </w:r>
          </w:p>
        </w:tc>
        <w:tc>
          <w:tcPr>
            <w:tcW w:w="1354" w:type="dxa"/>
          </w:tcPr>
          <w:p w14:paraId="6C091B3E" w14:textId="1E1FF733" w:rsidR="00C86300" w:rsidRDefault="00C86300" w:rsidP="00193FA9">
            <w:r>
              <w:rPr>
                <w:rFonts w:hint="eastAsia"/>
              </w:rPr>
              <w:t>202</w:t>
            </w:r>
            <w:r w:rsidR="00C44DF5">
              <w:rPr>
                <w:rFonts w:hint="eastAsia"/>
              </w:rPr>
              <w:t>6</w:t>
            </w:r>
            <w:r>
              <w:rPr>
                <w:rFonts w:hint="eastAsia"/>
              </w:rPr>
              <w:t>/</w:t>
            </w:r>
            <w:r w:rsidR="00865581">
              <w:rPr>
                <w:rFonts w:hint="eastAsia"/>
              </w:rPr>
              <w:t>3</w:t>
            </w:r>
            <w:r>
              <w:rPr>
                <w:rFonts w:hint="eastAsia"/>
              </w:rPr>
              <w:t>/</w:t>
            </w:r>
            <w:r w:rsidR="00865581">
              <w:rPr>
                <w:rFonts w:hint="eastAsia"/>
              </w:rPr>
              <w:t>1</w:t>
            </w:r>
            <w:r>
              <w:rPr>
                <w:rFonts w:hint="eastAsia"/>
              </w:rPr>
              <w:t>0</w:t>
            </w:r>
          </w:p>
        </w:tc>
      </w:tr>
      <w:tr w:rsidR="00C86300" w14:paraId="18AF8231" w14:textId="77777777" w:rsidTr="00C21F54">
        <w:tc>
          <w:tcPr>
            <w:tcW w:w="729" w:type="dxa"/>
          </w:tcPr>
          <w:p w14:paraId="709DD9F9" w14:textId="77777777" w:rsidR="00C86300" w:rsidRDefault="00C86300" w:rsidP="00193FA9">
            <w:r>
              <w:rPr>
                <w:rFonts w:hint="eastAsia"/>
              </w:rPr>
              <w:t>2</w:t>
            </w:r>
          </w:p>
        </w:tc>
        <w:tc>
          <w:tcPr>
            <w:tcW w:w="837" w:type="dxa"/>
          </w:tcPr>
          <w:p w14:paraId="72C01266" w14:textId="3C94515A" w:rsidR="00C86300" w:rsidRDefault="00C86300" w:rsidP="00193FA9">
            <w:r>
              <w:rPr>
                <w:rFonts w:hint="eastAsia"/>
              </w:rPr>
              <w:t>1.0</w:t>
            </w:r>
          </w:p>
        </w:tc>
        <w:tc>
          <w:tcPr>
            <w:tcW w:w="5093" w:type="dxa"/>
          </w:tcPr>
          <w:p w14:paraId="4A45ADD9" w14:textId="06B237B2" w:rsidR="00C86300" w:rsidRDefault="001761C1" w:rsidP="00193FA9">
            <w:r>
              <w:rPr>
                <w:rFonts w:hint="eastAsia"/>
              </w:rPr>
              <w:t>レビュー完了のため正式版としてリリース</w:t>
            </w:r>
            <w:r w:rsidR="00F60242">
              <w:rPr>
                <w:rFonts w:hint="eastAsia"/>
              </w:rPr>
              <w:t>。</w:t>
            </w:r>
          </w:p>
          <w:p w14:paraId="4D8ED774" w14:textId="1C548379" w:rsidR="006C2DFD" w:rsidRDefault="006C2DFD" w:rsidP="00193FA9">
            <w:r>
              <w:rPr>
                <w:rFonts w:hint="eastAsia"/>
              </w:rPr>
              <w:t>ログイン・ログアウト機能対応版ここまで</w:t>
            </w:r>
            <w:r w:rsidR="00DD4D58">
              <w:rPr>
                <w:rFonts w:hint="eastAsia"/>
              </w:rPr>
              <w:t>。</w:t>
            </w:r>
          </w:p>
        </w:tc>
        <w:tc>
          <w:tcPr>
            <w:tcW w:w="1225" w:type="dxa"/>
          </w:tcPr>
          <w:p w14:paraId="7BEC557A" w14:textId="790360DD" w:rsidR="00C86300" w:rsidRPr="00045B0F" w:rsidRDefault="001761C1" w:rsidP="00193FA9">
            <w:r>
              <w:rPr>
                <w:rFonts w:hint="eastAsia"/>
              </w:rPr>
              <w:t>全頁</w:t>
            </w:r>
          </w:p>
        </w:tc>
        <w:tc>
          <w:tcPr>
            <w:tcW w:w="1218" w:type="dxa"/>
          </w:tcPr>
          <w:p w14:paraId="34982F71" w14:textId="78364B50" w:rsidR="00C86300" w:rsidRDefault="001761C1" w:rsidP="00193FA9">
            <w:r>
              <w:t>荒金匡徳</w:t>
            </w:r>
          </w:p>
        </w:tc>
        <w:tc>
          <w:tcPr>
            <w:tcW w:w="1354" w:type="dxa"/>
          </w:tcPr>
          <w:p w14:paraId="4D60E149" w14:textId="6D8AFE49" w:rsidR="00C86300" w:rsidRDefault="001761C1" w:rsidP="00193FA9">
            <w:r>
              <w:rPr>
                <w:rFonts w:hint="eastAsia"/>
              </w:rPr>
              <w:t>202</w:t>
            </w:r>
            <w:r w:rsidR="00C44DF5">
              <w:rPr>
                <w:rFonts w:hint="eastAsia"/>
              </w:rPr>
              <w:t>6</w:t>
            </w:r>
            <w:r>
              <w:rPr>
                <w:rFonts w:hint="eastAsia"/>
              </w:rPr>
              <w:t>/</w:t>
            </w:r>
            <w:r w:rsidR="00865581">
              <w:rPr>
                <w:rFonts w:hint="eastAsia"/>
              </w:rPr>
              <w:t>3</w:t>
            </w:r>
            <w:r>
              <w:rPr>
                <w:rFonts w:hint="eastAsia"/>
              </w:rPr>
              <w:t>/</w:t>
            </w:r>
            <w:r w:rsidR="00865581">
              <w:rPr>
                <w:rFonts w:hint="eastAsia"/>
              </w:rPr>
              <w:t>1</w:t>
            </w:r>
            <w:r>
              <w:rPr>
                <w:rFonts w:hint="eastAsia"/>
              </w:rPr>
              <w:t>2</w:t>
            </w:r>
          </w:p>
        </w:tc>
      </w:tr>
      <w:tr w:rsidR="007D3760" w14:paraId="166EE431" w14:textId="77777777" w:rsidTr="00C21F54">
        <w:tc>
          <w:tcPr>
            <w:tcW w:w="729" w:type="dxa"/>
          </w:tcPr>
          <w:p w14:paraId="20224F05" w14:textId="4242377C" w:rsidR="007D3760" w:rsidRDefault="007D3760" w:rsidP="007D3760">
            <w:r>
              <w:rPr>
                <w:rFonts w:hint="eastAsia"/>
              </w:rPr>
              <w:t>3</w:t>
            </w:r>
          </w:p>
        </w:tc>
        <w:tc>
          <w:tcPr>
            <w:tcW w:w="837" w:type="dxa"/>
          </w:tcPr>
          <w:p w14:paraId="5F3E35A7" w14:textId="01576565" w:rsidR="007D3760" w:rsidRDefault="007D3760" w:rsidP="007D3760">
            <w:r>
              <w:rPr>
                <w:rFonts w:hint="eastAsia"/>
              </w:rPr>
              <w:t>1.1</w:t>
            </w:r>
          </w:p>
        </w:tc>
        <w:tc>
          <w:tcPr>
            <w:tcW w:w="5093" w:type="dxa"/>
          </w:tcPr>
          <w:p w14:paraId="709D2267" w14:textId="4FAD7415" w:rsidR="007D3760" w:rsidRDefault="007D3760" w:rsidP="007D3760">
            <w:r>
              <w:rPr>
                <w:rFonts w:hint="eastAsia"/>
              </w:rPr>
              <w:t>教室概要表示機能対応</w:t>
            </w:r>
            <w:r w:rsidR="00F60242">
              <w:rPr>
                <w:rFonts w:hint="eastAsia"/>
              </w:rPr>
              <w:t>。</w:t>
            </w:r>
            <w:r>
              <w:rPr>
                <w:rFonts w:hint="eastAsia"/>
              </w:rPr>
              <w:t>レビュー直前版発行</w:t>
            </w:r>
            <w:r w:rsidR="00DD4D58">
              <w:rPr>
                <w:rFonts w:hint="eastAsia"/>
              </w:rPr>
              <w:t>。</w:t>
            </w:r>
          </w:p>
        </w:tc>
        <w:tc>
          <w:tcPr>
            <w:tcW w:w="1225" w:type="dxa"/>
          </w:tcPr>
          <w:p w14:paraId="573DC858" w14:textId="037F75AB" w:rsidR="007D3760" w:rsidRDefault="007D3760" w:rsidP="007D3760">
            <w:r>
              <w:rPr>
                <w:rFonts w:hint="eastAsia"/>
              </w:rPr>
              <w:t>全頁</w:t>
            </w:r>
          </w:p>
        </w:tc>
        <w:tc>
          <w:tcPr>
            <w:tcW w:w="1218" w:type="dxa"/>
          </w:tcPr>
          <w:p w14:paraId="783BCCC7" w14:textId="4BD1E45E" w:rsidR="007D3760" w:rsidRDefault="007D3760" w:rsidP="007D3760">
            <w:r>
              <w:rPr>
                <w:rFonts w:hint="eastAsia"/>
              </w:rPr>
              <w:t>荒金匡徳</w:t>
            </w:r>
          </w:p>
        </w:tc>
        <w:tc>
          <w:tcPr>
            <w:tcW w:w="1354" w:type="dxa"/>
          </w:tcPr>
          <w:p w14:paraId="292BF551" w14:textId="03FCD09C" w:rsidR="007D3760" w:rsidRDefault="007D3760" w:rsidP="007D3760">
            <w:r>
              <w:rPr>
                <w:rFonts w:hint="eastAsia"/>
              </w:rPr>
              <w:t>202</w:t>
            </w:r>
            <w:r w:rsidR="00C44DF5">
              <w:rPr>
                <w:rFonts w:hint="eastAsia"/>
              </w:rPr>
              <w:t>6</w:t>
            </w:r>
            <w:r>
              <w:rPr>
                <w:rFonts w:hint="eastAsia"/>
              </w:rPr>
              <w:t>/</w:t>
            </w:r>
            <w:r>
              <w:t>3</w:t>
            </w:r>
            <w:r>
              <w:rPr>
                <w:rFonts w:hint="eastAsia"/>
              </w:rPr>
              <w:t>/2</w:t>
            </w:r>
            <w:r>
              <w:t>8</w:t>
            </w:r>
          </w:p>
        </w:tc>
      </w:tr>
      <w:tr w:rsidR="007D3760" w14:paraId="6E32F3BE" w14:textId="77777777" w:rsidTr="00C21F54">
        <w:tc>
          <w:tcPr>
            <w:tcW w:w="729" w:type="dxa"/>
          </w:tcPr>
          <w:p w14:paraId="3734F562" w14:textId="0F968007" w:rsidR="007D3760" w:rsidRDefault="007D3760" w:rsidP="007D3760">
            <w:r>
              <w:rPr>
                <w:rFonts w:hint="eastAsia"/>
              </w:rPr>
              <w:t>3</w:t>
            </w:r>
            <w:r>
              <w:t>.1</w:t>
            </w:r>
          </w:p>
        </w:tc>
        <w:tc>
          <w:tcPr>
            <w:tcW w:w="837" w:type="dxa"/>
          </w:tcPr>
          <w:p w14:paraId="05B67251" w14:textId="77777777" w:rsidR="007D3760" w:rsidRDefault="007D3760" w:rsidP="007D3760"/>
        </w:tc>
        <w:tc>
          <w:tcPr>
            <w:tcW w:w="5093" w:type="dxa"/>
          </w:tcPr>
          <w:p w14:paraId="434C4C5E" w14:textId="59B1F462" w:rsidR="007D3760" w:rsidRDefault="007D3760" w:rsidP="007D3760">
            <w:proofErr w:type="spellStart"/>
            <w:r>
              <w:t>MainFrame</w:t>
            </w:r>
            <w:proofErr w:type="spellEnd"/>
            <w:r>
              <w:rPr>
                <w:rFonts w:hint="eastAsia"/>
              </w:rPr>
              <w:t>の図に教室選択ボタン等を追加</w:t>
            </w:r>
            <w:r w:rsidR="00DD4D58">
              <w:rPr>
                <w:rFonts w:hint="eastAsia"/>
              </w:rPr>
              <w:t>。</w:t>
            </w:r>
          </w:p>
        </w:tc>
        <w:tc>
          <w:tcPr>
            <w:tcW w:w="1225" w:type="dxa"/>
          </w:tcPr>
          <w:p w14:paraId="611A7BCD" w14:textId="5530BABA" w:rsidR="007D3760" w:rsidRDefault="007D3760" w:rsidP="007D3760">
            <w:r>
              <w:rPr>
                <w:rFonts w:hint="eastAsia"/>
              </w:rPr>
              <w:t>3.1</w:t>
            </w:r>
          </w:p>
        </w:tc>
        <w:tc>
          <w:tcPr>
            <w:tcW w:w="1218" w:type="dxa"/>
          </w:tcPr>
          <w:p w14:paraId="500C5684" w14:textId="49784E8E" w:rsidR="007D3760" w:rsidRDefault="007D3760" w:rsidP="007D3760">
            <w:r>
              <w:rPr>
                <w:rFonts w:hint="eastAsia"/>
              </w:rPr>
              <w:t>荒金匡徳</w:t>
            </w:r>
          </w:p>
        </w:tc>
        <w:tc>
          <w:tcPr>
            <w:tcW w:w="1354" w:type="dxa"/>
          </w:tcPr>
          <w:p w14:paraId="045FE724" w14:textId="4BA4DB6A" w:rsidR="007D3760" w:rsidRDefault="007D3760" w:rsidP="007D3760">
            <w:r>
              <w:rPr>
                <w:rFonts w:hint="eastAsia"/>
              </w:rPr>
              <w:t>202</w:t>
            </w:r>
            <w:r w:rsidR="00C44DF5">
              <w:rPr>
                <w:rFonts w:hint="eastAsia"/>
              </w:rPr>
              <w:t>6</w:t>
            </w:r>
            <w:r>
              <w:rPr>
                <w:rFonts w:hint="eastAsia"/>
              </w:rPr>
              <w:t>/</w:t>
            </w:r>
            <w:r>
              <w:t>3</w:t>
            </w:r>
            <w:r>
              <w:rPr>
                <w:rFonts w:hint="eastAsia"/>
              </w:rPr>
              <w:t>/28</w:t>
            </w:r>
          </w:p>
        </w:tc>
      </w:tr>
      <w:tr w:rsidR="007D3760" w14:paraId="11B30630" w14:textId="77777777" w:rsidTr="00C21F54">
        <w:tc>
          <w:tcPr>
            <w:tcW w:w="729" w:type="dxa"/>
          </w:tcPr>
          <w:p w14:paraId="33BDAB8C" w14:textId="3CD8A6B9" w:rsidR="007D3760" w:rsidRDefault="007D3760" w:rsidP="007D3760">
            <w:r>
              <w:rPr>
                <w:rFonts w:hint="eastAsia"/>
              </w:rPr>
              <w:t>3</w:t>
            </w:r>
            <w:r>
              <w:t>.2</w:t>
            </w:r>
          </w:p>
        </w:tc>
        <w:tc>
          <w:tcPr>
            <w:tcW w:w="837" w:type="dxa"/>
          </w:tcPr>
          <w:p w14:paraId="0E6AE684" w14:textId="77777777" w:rsidR="007D3760" w:rsidRDefault="007D3760" w:rsidP="007D3760"/>
        </w:tc>
        <w:tc>
          <w:tcPr>
            <w:tcW w:w="5093" w:type="dxa"/>
          </w:tcPr>
          <w:p w14:paraId="361A0276" w14:textId="15D8332C" w:rsidR="007D3760" w:rsidRDefault="007D3760" w:rsidP="007D3760">
            <w:r>
              <w:rPr>
                <w:rFonts w:hint="eastAsia"/>
              </w:rPr>
              <w:t>テキスト表示エリア文言に教室概要関連を追加</w:t>
            </w:r>
            <w:r w:rsidR="00DD4D58">
              <w:rPr>
                <w:rFonts w:hint="eastAsia"/>
              </w:rPr>
              <w:t>。</w:t>
            </w:r>
          </w:p>
        </w:tc>
        <w:tc>
          <w:tcPr>
            <w:tcW w:w="1225" w:type="dxa"/>
          </w:tcPr>
          <w:p w14:paraId="1EDD3EAA" w14:textId="11E473EC" w:rsidR="007D3760" w:rsidRDefault="007D3760" w:rsidP="007D3760">
            <w:r>
              <w:rPr>
                <w:rFonts w:hint="eastAsia"/>
              </w:rPr>
              <w:t>3.1.1</w:t>
            </w:r>
          </w:p>
        </w:tc>
        <w:tc>
          <w:tcPr>
            <w:tcW w:w="1218" w:type="dxa"/>
          </w:tcPr>
          <w:p w14:paraId="28B9B269" w14:textId="043FDB49" w:rsidR="007D3760" w:rsidRDefault="007D3760" w:rsidP="007D3760">
            <w:r>
              <w:rPr>
                <w:rFonts w:hint="eastAsia"/>
              </w:rPr>
              <w:t>荒金匡徳</w:t>
            </w:r>
          </w:p>
        </w:tc>
        <w:tc>
          <w:tcPr>
            <w:tcW w:w="1354" w:type="dxa"/>
          </w:tcPr>
          <w:p w14:paraId="76FE37E3" w14:textId="35B71C58" w:rsidR="007D3760" w:rsidRDefault="007D3760" w:rsidP="007D3760">
            <w:r>
              <w:rPr>
                <w:rFonts w:hint="eastAsia"/>
              </w:rPr>
              <w:t>202</w:t>
            </w:r>
            <w:r w:rsidR="00C44DF5">
              <w:rPr>
                <w:rFonts w:hint="eastAsia"/>
              </w:rPr>
              <w:t>6</w:t>
            </w:r>
            <w:r>
              <w:rPr>
                <w:rFonts w:hint="eastAsia"/>
              </w:rPr>
              <w:t>/</w:t>
            </w:r>
            <w:r>
              <w:t>3</w:t>
            </w:r>
            <w:r>
              <w:rPr>
                <w:rFonts w:hint="eastAsia"/>
              </w:rPr>
              <w:t>/28</w:t>
            </w:r>
          </w:p>
        </w:tc>
      </w:tr>
      <w:tr w:rsidR="007D3760" w14:paraId="3ECE8041" w14:textId="77777777" w:rsidTr="00C21F54">
        <w:tc>
          <w:tcPr>
            <w:tcW w:w="729" w:type="dxa"/>
          </w:tcPr>
          <w:p w14:paraId="1C0129B2" w14:textId="562622CA" w:rsidR="007D3760" w:rsidRDefault="007D3760" w:rsidP="007D3760">
            <w:r>
              <w:rPr>
                <w:rFonts w:hint="eastAsia"/>
              </w:rPr>
              <w:t>3</w:t>
            </w:r>
            <w:r>
              <w:t>.3</w:t>
            </w:r>
          </w:p>
        </w:tc>
        <w:tc>
          <w:tcPr>
            <w:tcW w:w="837" w:type="dxa"/>
          </w:tcPr>
          <w:p w14:paraId="73A9455D" w14:textId="77777777" w:rsidR="007D3760" w:rsidRDefault="007D3760" w:rsidP="007D3760"/>
        </w:tc>
        <w:tc>
          <w:tcPr>
            <w:tcW w:w="5093" w:type="dxa"/>
          </w:tcPr>
          <w:p w14:paraId="3FD6E75D" w14:textId="6F13F64A" w:rsidR="007D3760" w:rsidRDefault="007D3760" w:rsidP="007D3760">
            <w:r>
              <w:rPr>
                <w:rFonts w:hint="eastAsia"/>
              </w:rPr>
              <w:t>教室選択コンボボックスを追加</w:t>
            </w:r>
            <w:r w:rsidR="00DD4D58">
              <w:rPr>
                <w:rFonts w:hint="eastAsia"/>
              </w:rPr>
              <w:t>。</w:t>
            </w:r>
          </w:p>
        </w:tc>
        <w:tc>
          <w:tcPr>
            <w:tcW w:w="1225" w:type="dxa"/>
          </w:tcPr>
          <w:p w14:paraId="3276A7E3" w14:textId="09F40AEB" w:rsidR="007D3760" w:rsidRDefault="007D3760" w:rsidP="007D3760">
            <w:r>
              <w:rPr>
                <w:rFonts w:hint="eastAsia"/>
              </w:rPr>
              <w:t>3.1.2</w:t>
            </w:r>
          </w:p>
        </w:tc>
        <w:tc>
          <w:tcPr>
            <w:tcW w:w="1218" w:type="dxa"/>
          </w:tcPr>
          <w:p w14:paraId="0D1385C9" w14:textId="72537E28" w:rsidR="007D3760" w:rsidRDefault="007D3760" w:rsidP="007D3760">
            <w:r>
              <w:rPr>
                <w:rFonts w:hint="eastAsia"/>
              </w:rPr>
              <w:t>荒金匡徳</w:t>
            </w:r>
          </w:p>
        </w:tc>
        <w:tc>
          <w:tcPr>
            <w:tcW w:w="1354" w:type="dxa"/>
          </w:tcPr>
          <w:p w14:paraId="41002D16" w14:textId="20E5F2D7" w:rsidR="007D3760" w:rsidRDefault="007D3760" w:rsidP="007D3760">
            <w:r>
              <w:rPr>
                <w:rFonts w:hint="eastAsia"/>
              </w:rPr>
              <w:t>202</w:t>
            </w:r>
            <w:r w:rsidR="00C44DF5">
              <w:rPr>
                <w:rFonts w:hint="eastAsia"/>
              </w:rPr>
              <w:t>6</w:t>
            </w:r>
            <w:r>
              <w:rPr>
                <w:rFonts w:hint="eastAsia"/>
              </w:rPr>
              <w:t>/</w:t>
            </w:r>
            <w:r>
              <w:t>3</w:t>
            </w:r>
            <w:r>
              <w:rPr>
                <w:rFonts w:hint="eastAsia"/>
              </w:rPr>
              <w:t>/28</w:t>
            </w:r>
          </w:p>
        </w:tc>
      </w:tr>
      <w:tr w:rsidR="007D3760" w14:paraId="53AE256B" w14:textId="77777777" w:rsidTr="00C21F54">
        <w:tc>
          <w:tcPr>
            <w:tcW w:w="729" w:type="dxa"/>
          </w:tcPr>
          <w:p w14:paraId="131B2099" w14:textId="2D6845D6" w:rsidR="007D3760" w:rsidRDefault="007D3760" w:rsidP="007D3760">
            <w:r>
              <w:rPr>
                <w:rFonts w:hint="eastAsia"/>
              </w:rPr>
              <w:t>3</w:t>
            </w:r>
            <w:r>
              <w:t>.4</w:t>
            </w:r>
          </w:p>
        </w:tc>
        <w:tc>
          <w:tcPr>
            <w:tcW w:w="837" w:type="dxa"/>
          </w:tcPr>
          <w:p w14:paraId="12BE3F0A" w14:textId="77777777" w:rsidR="007D3760" w:rsidRDefault="007D3760" w:rsidP="007D3760"/>
        </w:tc>
        <w:tc>
          <w:tcPr>
            <w:tcW w:w="5093" w:type="dxa"/>
          </w:tcPr>
          <w:p w14:paraId="2785119D" w14:textId="5CBCF3DF" w:rsidR="007D3760" w:rsidRDefault="007D3760" w:rsidP="007D3760">
            <w:r>
              <w:rPr>
                <w:rFonts w:hint="eastAsia"/>
              </w:rPr>
              <w:t>画面遷移図に教室概要表示を追加</w:t>
            </w:r>
            <w:r w:rsidR="00DD4D58">
              <w:rPr>
                <w:rFonts w:hint="eastAsia"/>
              </w:rPr>
              <w:t>。</w:t>
            </w:r>
          </w:p>
        </w:tc>
        <w:tc>
          <w:tcPr>
            <w:tcW w:w="1225" w:type="dxa"/>
          </w:tcPr>
          <w:p w14:paraId="3701899B" w14:textId="3D3D8A51" w:rsidR="007D3760" w:rsidRDefault="007D3760" w:rsidP="007D3760">
            <w:r>
              <w:rPr>
                <w:rFonts w:hint="eastAsia"/>
              </w:rPr>
              <w:t>4.2</w:t>
            </w:r>
          </w:p>
        </w:tc>
        <w:tc>
          <w:tcPr>
            <w:tcW w:w="1218" w:type="dxa"/>
          </w:tcPr>
          <w:p w14:paraId="5108C36B" w14:textId="7CF01CA4" w:rsidR="007D3760" w:rsidRDefault="007D3760" w:rsidP="007D3760">
            <w:r>
              <w:rPr>
                <w:rFonts w:hint="eastAsia"/>
              </w:rPr>
              <w:t>荒金匡徳</w:t>
            </w:r>
          </w:p>
        </w:tc>
        <w:tc>
          <w:tcPr>
            <w:tcW w:w="1354" w:type="dxa"/>
          </w:tcPr>
          <w:p w14:paraId="583DBDFB" w14:textId="4C465E65" w:rsidR="007D3760" w:rsidRDefault="007D3760" w:rsidP="007D3760">
            <w:r>
              <w:rPr>
                <w:rFonts w:hint="eastAsia"/>
              </w:rPr>
              <w:t>202</w:t>
            </w:r>
            <w:r w:rsidR="00C44DF5">
              <w:rPr>
                <w:rFonts w:hint="eastAsia"/>
              </w:rPr>
              <w:t>6</w:t>
            </w:r>
            <w:r>
              <w:rPr>
                <w:rFonts w:hint="eastAsia"/>
              </w:rPr>
              <w:t>/</w:t>
            </w:r>
            <w:r>
              <w:t>3</w:t>
            </w:r>
            <w:r>
              <w:rPr>
                <w:rFonts w:hint="eastAsia"/>
              </w:rPr>
              <w:t>/28</w:t>
            </w:r>
          </w:p>
        </w:tc>
      </w:tr>
      <w:tr w:rsidR="007D3760" w14:paraId="08890A1B" w14:textId="77777777" w:rsidTr="00C21F54">
        <w:tc>
          <w:tcPr>
            <w:tcW w:w="729" w:type="dxa"/>
          </w:tcPr>
          <w:p w14:paraId="5ADE4E8A" w14:textId="498DD32A" w:rsidR="007D3760" w:rsidRDefault="007D3760" w:rsidP="007D3760">
            <w:r>
              <w:rPr>
                <w:rFonts w:hint="eastAsia"/>
              </w:rPr>
              <w:t>3</w:t>
            </w:r>
            <w:r>
              <w:t>.5</w:t>
            </w:r>
          </w:p>
        </w:tc>
        <w:tc>
          <w:tcPr>
            <w:tcW w:w="837" w:type="dxa"/>
          </w:tcPr>
          <w:p w14:paraId="1D77E7B7" w14:textId="77777777" w:rsidR="007D3760" w:rsidRDefault="007D3760" w:rsidP="007D3760"/>
        </w:tc>
        <w:tc>
          <w:tcPr>
            <w:tcW w:w="5093" w:type="dxa"/>
          </w:tcPr>
          <w:p w14:paraId="1C011A52" w14:textId="4DFFEE0A" w:rsidR="007D3760" w:rsidRDefault="007D3760" w:rsidP="007D3760">
            <w:r>
              <w:rPr>
                <w:rFonts w:hint="eastAsia"/>
              </w:rPr>
              <w:t>システム起動時</w:t>
            </w:r>
            <w:r w:rsidR="00566D64">
              <w:rPr>
                <w:rFonts w:hint="eastAsia"/>
              </w:rPr>
              <w:t>及び</w:t>
            </w:r>
            <w:r>
              <w:rPr>
                <w:rFonts w:hint="eastAsia"/>
              </w:rPr>
              <w:t>ログイン成功に教室概要表示の操作を追加</w:t>
            </w:r>
            <w:r w:rsidR="00DD4D58">
              <w:rPr>
                <w:rFonts w:hint="eastAsia"/>
              </w:rPr>
              <w:t>。</w:t>
            </w:r>
          </w:p>
        </w:tc>
        <w:tc>
          <w:tcPr>
            <w:tcW w:w="1225" w:type="dxa"/>
          </w:tcPr>
          <w:p w14:paraId="2DBB2931" w14:textId="35F6165B" w:rsidR="007D3760" w:rsidRDefault="007D3760" w:rsidP="007D3760">
            <w:r>
              <w:rPr>
                <w:rFonts w:hint="eastAsia"/>
              </w:rPr>
              <w:t>4.3.1</w:t>
            </w:r>
          </w:p>
          <w:p w14:paraId="715B7029" w14:textId="00280170" w:rsidR="007D3760" w:rsidRDefault="007D3760" w:rsidP="007D3760">
            <w:r>
              <w:rPr>
                <w:rFonts w:hint="eastAsia"/>
              </w:rPr>
              <w:t>4.3.3</w:t>
            </w:r>
          </w:p>
        </w:tc>
        <w:tc>
          <w:tcPr>
            <w:tcW w:w="1218" w:type="dxa"/>
          </w:tcPr>
          <w:p w14:paraId="5BEAD3D2" w14:textId="19CBE7DA" w:rsidR="007D3760" w:rsidRDefault="007D3760" w:rsidP="007D3760">
            <w:r>
              <w:rPr>
                <w:rFonts w:hint="eastAsia"/>
              </w:rPr>
              <w:t>荒金匡徳</w:t>
            </w:r>
          </w:p>
        </w:tc>
        <w:tc>
          <w:tcPr>
            <w:tcW w:w="1354" w:type="dxa"/>
          </w:tcPr>
          <w:p w14:paraId="5ACD141A" w14:textId="14622CB1" w:rsidR="007D3760" w:rsidRDefault="007D3760" w:rsidP="007D3760">
            <w:r>
              <w:rPr>
                <w:rFonts w:hint="eastAsia"/>
              </w:rPr>
              <w:t>202</w:t>
            </w:r>
            <w:r w:rsidR="00C44DF5">
              <w:rPr>
                <w:rFonts w:hint="eastAsia"/>
              </w:rPr>
              <w:t>6</w:t>
            </w:r>
            <w:r>
              <w:rPr>
                <w:rFonts w:hint="eastAsia"/>
              </w:rPr>
              <w:t>/</w:t>
            </w:r>
            <w:r>
              <w:t>3</w:t>
            </w:r>
            <w:r>
              <w:rPr>
                <w:rFonts w:hint="eastAsia"/>
              </w:rPr>
              <w:t>/28</w:t>
            </w:r>
          </w:p>
        </w:tc>
      </w:tr>
      <w:tr w:rsidR="007D3760" w14:paraId="59465144" w14:textId="77777777" w:rsidTr="00C21F54">
        <w:tc>
          <w:tcPr>
            <w:tcW w:w="729" w:type="dxa"/>
          </w:tcPr>
          <w:p w14:paraId="0C556D6D" w14:textId="5C7531C9" w:rsidR="007D3760" w:rsidRDefault="007D3760" w:rsidP="007D3760">
            <w:r>
              <w:rPr>
                <w:rFonts w:hint="eastAsia"/>
              </w:rPr>
              <w:t>3</w:t>
            </w:r>
            <w:r>
              <w:t>.6</w:t>
            </w:r>
          </w:p>
        </w:tc>
        <w:tc>
          <w:tcPr>
            <w:tcW w:w="837" w:type="dxa"/>
          </w:tcPr>
          <w:p w14:paraId="4453AA3E" w14:textId="77777777" w:rsidR="007D3760" w:rsidRDefault="007D3760" w:rsidP="007D3760"/>
        </w:tc>
        <w:tc>
          <w:tcPr>
            <w:tcW w:w="5093" w:type="dxa"/>
          </w:tcPr>
          <w:p w14:paraId="58B6D67A" w14:textId="65EE6D0B" w:rsidR="007D3760" w:rsidRDefault="007D3760" w:rsidP="007D3760">
            <w:r>
              <w:rPr>
                <w:rFonts w:hint="eastAsia"/>
              </w:rPr>
              <w:t>教室概要表示の項を追加</w:t>
            </w:r>
            <w:r w:rsidR="00DD4D58">
              <w:rPr>
                <w:rFonts w:hint="eastAsia"/>
              </w:rPr>
              <w:t>。</w:t>
            </w:r>
          </w:p>
        </w:tc>
        <w:tc>
          <w:tcPr>
            <w:tcW w:w="1225" w:type="dxa"/>
          </w:tcPr>
          <w:p w14:paraId="794EEADF" w14:textId="0AC3ECD1" w:rsidR="007D3760" w:rsidRDefault="007D3760" w:rsidP="007D3760">
            <w:r>
              <w:rPr>
                <w:rFonts w:hint="eastAsia"/>
              </w:rPr>
              <w:t>4.3.5</w:t>
            </w:r>
          </w:p>
        </w:tc>
        <w:tc>
          <w:tcPr>
            <w:tcW w:w="1218" w:type="dxa"/>
          </w:tcPr>
          <w:p w14:paraId="63956412" w14:textId="1960BFE8" w:rsidR="007D3760" w:rsidRDefault="007D3760" w:rsidP="007D3760">
            <w:r>
              <w:rPr>
                <w:rFonts w:hint="eastAsia"/>
              </w:rPr>
              <w:t>荒金匡徳</w:t>
            </w:r>
          </w:p>
        </w:tc>
        <w:tc>
          <w:tcPr>
            <w:tcW w:w="1354" w:type="dxa"/>
          </w:tcPr>
          <w:p w14:paraId="752CF881" w14:textId="1E4518DE" w:rsidR="007D3760" w:rsidRDefault="007D3760" w:rsidP="007D3760">
            <w:r>
              <w:rPr>
                <w:rFonts w:hint="eastAsia"/>
              </w:rPr>
              <w:t>202</w:t>
            </w:r>
            <w:r w:rsidR="00C44DF5">
              <w:rPr>
                <w:rFonts w:hint="eastAsia"/>
              </w:rPr>
              <w:t>6</w:t>
            </w:r>
            <w:r>
              <w:rPr>
                <w:rFonts w:hint="eastAsia"/>
              </w:rPr>
              <w:t>/</w:t>
            </w:r>
            <w:r>
              <w:t>3</w:t>
            </w:r>
            <w:r>
              <w:rPr>
                <w:rFonts w:hint="eastAsia"/>
              </w:rPr>
              <w:t>/28</w:t>
            </w:r>
          </w:p>
        </w:tc>
      </w:tr>
      <w:tr w:rsidR="007D3760" w14:paraId="72DBB4BD" w14:textId="77777777" w:rsidTr="00C21F54">
        <w:tc>
          <w:tcPr>
            <w:tcW w:w="729" w:type="dxa"/>
          </w:tcPr>
          <w:p w14:paraId="79A886D3" w14:textId="62EE2BEE" w:rsidR="007D3760" w:rsidRDefault="007D3760" w:rsidP="007D3760">
            <w:r>
              <w:rPr>
                <w:rFonts w:hint="eastAsia"/>
              </w:rPr>
              <w:t>3</w:t>
            </w:r>
            <w:r>
              <w:t>.7</w:t>
            </w:r>
          </w:p>
        </w:tc>
        <w:tc>
          <w:tcPr>
            <w:tcW w:w="837" w:type="dxa"/>
          </w:tcPr>
          <w:p w14:paraId="514946C9" w14:textId="77777777" w:rsidR="007D3760" w:rsidRDefault="007D3760" w:rsidP="007D3760"/>
        </w:tc>
        <w:tc>
          <w:tcPr>
            <w:tcW w:w="5093" w:type="dxa"/>
          </w:tcPr>
          <w:p w14:paraId="032D69DC" w14:textId="1B2873BF" w:rsidR="007D3760" w:rsidRDefault="007D3760" w:rsidP="007D3760">
            <w:r>
              <w:rPr>
                <w:rFonts w:hint="eastAsia"/>
              </w:rPr>
              <w:t>状態別表示及び遷移の図を全て差し替え</w:t>
            </w:r>
            <w:r w:rsidR="00F60242">
              <w:rPr>
                <w:rFonts w:hint="eastAsia"/>
              </w:rPr>
              <w:t>。</w:t>
            </w:r>
          </w:p>
        </w:tc>
        <w:tc>
          <w:tcPr>
            <w:tcW w:w="1225" w:type="dxa"/>
          </w:tcPr>
          <w:p w14:paraId="0042D26D" w14:textId="49F1D168" w:rsidR="007D3760" w:rsidRDefault="007D3760" w:rsidP="007D3760">
            <w:r>
              <w:rPr>
                <w:rFonts w:hint="eastAsia"/>
              </w:rPr>
              <w:t>4.3</w:t>
            </w:r>
          </w:p>
        </w:tc>
        <w:tc>
          <w:tcPr>
            <w:tcW w:w="1218" w:type="dxa"/>
          </w:tcPr>
          <w:p w14:paraId="1E8F473D" w14:textId="5CFB6B3B" w:rsidR="007D3760" w:rsidRDefault="007D3760" w:rsidP="007D3760">
            <w:r>
              <w:rPr>
                <w:rFonts w:hint="eastAsia"/>
              </w:rPr>
              <w:t>荒金匡徳</w:t>
            </w:r>
          </w:p>
        </w:tc>
        <w:tc>
          <w:tcPr>
            <w:tcW w:w="1354" w:type="dxa"/>
          </w:tcPr>
          <w:p w14:paraId="79ACBD00" w14:textId="7E9A95A0" w:rsidR="007D3760" w:rsidRDefault="007D3760" w:rsidP="007D3760">
            <w:r>
              <w:rPr>
                <w:rFonts w:hint="eastAsia"/>
              </w:rPr>
              <w:t>202</w:t>
            </w:r>
            <w:r w:rsidR="00C44DF5">
              <w:rPr>
                <w:rFonts w:hint="eastAsia"/>
              </w:rPr>
              <w:t>6</w:t>
            </w:r>
            <w:r>
              <w:rPr>
                <w:rFonts w:hint="eastAsia"/>
              </w:rPr>
              <w:t>/</w:t>
            </w:r>
            <w:r>
              <w:t>3</w:t>
            </w:r>
            <w:r>
              <w:rPr>
                <w:rFonts w:hint="eastAsia"/>
              </w:rPr>
              <w:t>/28</w:t>
            </w:r>
          </w:p>
        </w:tc>
      </w:tr>
      <w:tr w:rsidR="007D3760" w14:paraId="706DC778" w14:textId="77777777" w:rsidTr="00C21F54">
        <w:tc>
          <w:tcPr>
            <w:tcW w:w="729" w:type="dxa"/>
          </w:tcPr>
          <w:p w14:paraId="71B1ADB8" w14:textId="1FD55165" w:rsidR="007D3760" w:rsidRDefault="007D3760" w:rsidP="007D3760">
            <w:r>
              <w:rPr>
                <w:rFonts w:hint="eastAsia"/>
              </w:rPr>
              <w:t>3</w:t>
            </w:r>
            <w:r>
              <w:t>.</w:t>
            </w:r>
            <w:r>
              <w:rPr>
                <w:rFonts w:hint="eastAsia"/>
              </w:rPr>
              <w:t>8</w:t>
            </w:r>
          </w:p>
        </w:tc>
        <w:tc>
          <w:tcPr>
            <w:tcW w:w="837" w:type="dxa"/>
          </w:tcPr>
          <w:p w14:paraId="48625DCF" w14:textId="77777777" w:rsidR="007D3760" w:rsidRDefault="007D3760" w:rsidP="007D3760"/>
        </w:tc>
        <w:tc>
          <w:tcPr>
            <w:tcW w:w="5093" w:type="dxa"/>
          </w:tcPr>
          <w:p w14:paraId="00B5B2AF" w14:textId="1E51CCA1" w:rsidR="007D3760" w:rsidRDefault="007D3760" w:rsidP="007D3760">
            <w:r>
              <w:rPr>
                <w:rFonts w:hint="eastAsia"/>
              </w:rPr>
              <w:t>テーブルレイアウトにて</w:t>
            </w:r>
            <w:r w:rsidR="00F60242">
              <w:rPr>
                <w:rFonts w:hint="eastAsia"/>
              </w:rPr>
              <w:t>、</w:t>
            </w:r>
            <w:r>
              <w:rPr>
                <w:rFonts w:hint="eastAsia"/>
              </w:rPr>
              <w:t>各テーブルの更新に関する規定を追加</w:t>
            </w:r>
            <w:r w:rsidR="00F60242">
              <w:rPr>
                <w:rFonts w:hint="eastAsia"/>
              </w:rPr>
              <w:t>。</w:t>
            </w:r>
            <w:r>
              <w:rPr>
                <w:rFonts w:hint="eastAsia"/>
              </w:rPr>
              <w:t>（f</w:t>
            </w:r>
            <w:r>
              <w:t>acility</w:t>
            </w:r>
            <w:r>
              <w:rPr>
                <w:rFonts w:hint="eastAsia"/>
              </w:rPr>
              <w:t>テーブルが運用中に更新されると</w:t>
            </w:r>
            <w:r w:rsidR="00F60242">
              <w:rPr>
                <w:rFonts w:hint="eastAsia"/>
              </w:rPr>
              <w:t>、</w:t>
            </w:r>
            <w:r>
              <w:rPr>
                <w:rFonts w:hint="eastAsia"/>
              </w:rPr>
              <w:t>コンボボックスで表示される</w:t>
            </w:r>
            <w:proofErr w:type="spellStart"/>
            <w:r>
              <w:rPr>
                <w:rFonts w:hint="eastAsia"/>
              </w:rPr>
              <w:t>f</w:t>
            </w:r>
            <w:r>
              <w:t>acility_id</w:t>
            </w:r>
            <w:proofErr w:type="spellEnd"/>
            <w:r>
              <w:rPr>
                <w:rFonts w:hint="eastAsia"/>
              </w:rPr>
              <w:t>とf</w:t>
            </w:r>
            <w:r>
              <w:t xml:space="preserve">acility table </w:t>
            </w:r>
            <w:r>
              <w:rPr>
                <w:rFonts w:hint="eastAsia"/>
              </w:rPr>
              <w:t>に登録されている内容の齟齬が発生しうるため</w:t>
            </w:r>
            <w:r w:rsidR="00F60242">
              <w:rPr>
                <w:rFonts w:hint="eastAsia"/>
              </w:rPr>
              <w:t>。</w:t>
            </w:r>
            <w:r>
              <w:rPr>
                <w:rFonts w:hint="eastAsia"/>
              </w:rPr>
              <w:t>）</w:t>
            </w:r>
          </w:p>
        </w:tc>
        <w:tc>
          <w:tcPr>
            <w:tcW w:w="1225" w:type="dxa"/>
          </w:tcPr>
          <w:p w14:paraId="559486F0" w14:textId="03B2F277" w:rsidR="007D3760" w:rsidRDefault="007D3760" w:rsidP="007D3760">
            <w:r>
              <w:rPr>
                <w:rFonts w:hint="eastAsia"/>
              </w:rPr>
              <w:t>2</w:t>
            </w:r>
          </w:p>
        </w:tc>
        <w:tc>
          <w:tcPr>
            <w:tcW w:w="1218" w:type="dxa"/>
          </w:tcPr>
          <w:p w14:paraId="3E099B33" w14:textId="030C6EF7" w:rsidR="007D3760" w:rsidRDefault="007D3760" w:rsidP="007D3760">
            <w:r>
              <w:rPr>
                <w:rFonts w:hint="eastAsia"/>
              </w:rPr>
              <w:t>荒金匡徳</w:t>
            </w:r>
          </w:p>
        </w:tc>
        <w:tc>
          <w:tcPr>
            <w:tcW w:w="1354" w:type="dxa"/>
          </w:tcPr>
          <w:p w14:paraId="1193DC0E" w14:textId="28EA0155" w:rsidR="007D3760" w:rsidRDefault="007D3760" w:rsidP="007D3760">
            <w:r>
              <w:rPr>
                <w:rFonts w:hint="eastAsia"/>
              </w:rPr>
              <w:t>202</w:t>
            </w:r>
            <w:r w:rsidR="00C44DF5">
              <w:rPr>
                <w:rFonts w:hint="eastAsia"/>
              </w:rPr>
              <w:t>6</w:t>
            </w:r>
            <w:r>
              <w:rPr>
                <w:rFonts w:hint="eastAsia"/>
              </w:rPr>
              <w:t>/</w:t>
            </w:r>
            <w:r>
              <w:t>3</w:t>
            </w:r>
            <w:r>
              <w:rPr>
                <w:rFonts w:hint="eastAsia"/>
              </w:rPr>
              <w:t>/28</w:t>
            </w:r>
          </w:p>
        </w:tc>
      </w:tr>
      <w:tr w:rsidR="007D3760" w14:paraId="68802F90" w14:textId="77777777" w:rsidTr="00C21F54">
        <w:tc>
          <w:tcPr>
            <w:tcW w:w="729" w:type="dxa"/>
          </w:tcPr>
          <w:p w14:paraId="3E8A4440" w14:textId="7F948F74" w:rsidR="007D3760" w:rsidRDefault="007D3760" w:rsidP="007D3760">
            <w:r>
              <w:rPr>
                <w:rFonts w:hint="eastAsia"/>
              </w:rPr>
              <w:t>4</w:t>
            </w:r>
            <w:r>
              <w:t>.1</w:t>
            </w:r>
          </w:p>
        </w:tc>
        <w:tc>
          <w:tcPr>
            <w:tcW w:w="837" w:type="dxa"/>
          </w:tcPr>
          <w:p w14:paraId="59691641" w14:textId="01504E01" w:rsidR="007D3760" w:rsidRDefault="007D3760" w:rsidP="007D3760">
            <w:r>
              <w:rPr>
                <w:rFonts w:hint="eastAsia"/>
              </w:rPr>
              <w:t>1.2</w:t>
            </w:r>
          </w:p>
        </w:tc>
        <w:tc>
          <w:tcPr>
            <w:tcW w:w="5093" w:type="dxa"/>
          </w:tcPr>
          <w:p w14:paraId="2F878EA3" w14:textId="729B97A3" w:rsidR="007D3760" w:rsidRDefault="007D3760" w:rsidP="007D3760">
            <w:r>
              <w:rPr>
                <w:rFonts w:hint="eastAsia"/>
              </w:rPr>
              <w:t>機能範囲②教室概要表示機能で「2.0版で対応予定」と書かれていたため「予定」を削除</w:t>
            </w:r>
            <w:r w:rsidR="00DD4D58">
              <w:rPr>
                <w:rFonts w:hint="eastAsia"/>
              </w:rPr>
              <w:t>。</w:t>
            </w:r>
          </w:p>
        </w:tc>
        <w:tc>
          <w:tcPr>
            <w:tcW w:w="1225" w:type="dxa"/>
          </w:tcPr>
          <w:p w14:paraId="7E77C094" w14:textId="5A9FDD8E" w:rsidR="007D3760" w:rsidRDefault="007D3760" w:rsidP="007D3760">
            <w:r>
              <w:rPr>
                <w:rFonts w:hint="eastAsia"/>
              </w:rPr>
              <w:t>1.2</w:t>
            </w:r>
          </w:p>
        </w:tc>
        <w:tc>
          <w:tcPr>
            <w:tcW w:w="1218" w:type="dxa"/>
          </w:tcPr>
          <w:p w14:paraId="5323E4E7" w14:textId="420367D6" w:rsidR="007D3760" w:rsidRDefault="007D3760" w:rsidP="007D3760">
            <w:r>
              <w:rPr>
                <w:rFonts w:hint="eastAsia"/>
              </w:rPr>
              <w:t>荒金匡徳</w:t>
            </w:r>
          </w:p>
        </w:tc>
        <w:tc>
          <w:tcPr>
            <w:tcW w:w="1354" w:type="dxa"/>
          </w:tcPr>
          <w:p w14:paraId="23114491" w14:textId="603B5682" w:rsidR="007D3760" w:rsidRDefault="007D3760" w:rsidP="007D3760">
            <w:r>
              <w:rPr>
                <w:rFonts w:hint="eastAsia"/>
              </w:rPr>
              <w:t>202</w:t>
            </w:r>
            <w:r w:rsidR="00C44DF5">
              <w:rPr>
                <w:rFonts w:hint="eastAsia"/>
              </w:rPr>
              <w:t>6</w:t>
            </w:r>
            <w:r>
              <w:rPr>
                <w:rFonts w:hint="eastAsia"/>
              </w:rPr>
              <w:t>/</w:t>
            </w:r>
            <w:r>
              <w:t>3</w:t>
            </w:r>
            <w:r>
              <w:rPr>
                <w:rFonts w:hint="eastAsia"/>
              </w:rPr>
              <w:t>/29</w:t>
            </w:r>
          </w:p>
        </w:tc>
      </w:tr>
      <w:tr w:rsidR="007D3760" w14:paraId="4572ECD7" w14:textId="77777777" w:rsidTr="00C21F54">
        <w:tc>
          <w:tcPr>
            <w:tcW w:w="729" w:type="dxa"/>
          </w:tcPr>
          <w:p w14:paraId="18AD8CB1" w14:textId="587A47DD" w:rsidR="007D3760" w:rsidRDefault="007D3760" w:rsidP="007D3760">
            <w:r>
              <w:rPr>
                <w:rFonts w:hint="eastAsia"/>
              </w:rPr>
              <w:t>4</w:t>
            </w:r>
            <w:r>
              <w:t>.2</w:t>
            </w:r>
          </w:p>
        </w:tc>
        <w:tc>
          <w:tcPr>
            <w:tcW w:w="837" w:type="dxa"/>
          </w:tcPr>
          <w:p w14:paraId="54FB32EC" w14:textId="77777777" w:rsidR="007D3760" w:rsidRDefault="007D3760" w:rsidP="007D3760"/>
        </w:tc>
        <w:tc>
          <w:tcPr>
            <w:tcW w:w="5093" w:type="dxa"/>
          </w:tcPr>
          <w:p w14:paraId="43DD72A8" w14:textId="6B3F5A61" w:rsidR="007D3760" w:rsidRDefault="007D3760" w:rsidP="007D3760">
            <w:r>
              <w:rPr>
                <w:rFonts w:hint="eastAsia"/>
              </w:rPr>
              <w:t>句読点及び文言を微修正</w:t>
            </w:r>
            <w:r w:rsidR="00DD4D58">
              <w:rPr>
                <w:rFonts w:hint="eastAsia"/>
              </w:rPr>
              <w:t>。</w:t>
            </w:r>
          </w:p>
        </w:tc>
        <w:tc>
          <w:tcPr>
            <w:tcW w:w="1225" w:type="dxa"/>
          </w:tcPr>
          <w:p w14:paraId="21847897" w14:textId="344CBDC6" w:rsidR="007D3760" w:rsidRDefault="007D3760" w:rsidP="007D3760">
            <w:r>
              <w:rPr>
                <w:rFonts w:hint="eastAsia"/>
              </w:rPr>
              <w:t>3.1.</w:t>
            </w:r>
            <w:r w:rsidR="002E4876">
              <w:rPr>
                <w:rFonts w:hint="eastAsia"/>
              </w:rPr>
              <w:t>1</w:t>
            </w:r>
          </w:p>
        </w:tc>
        <w:tc>
          <w:tcPr>
            <w:tcW w:w="1218" w:type="dxa"/>
          </w:tcPr>
          <w:p w14:paraId="7212FF5C" w14:textId="4E69A90B" w:rsidR="007D3760" w:rsidRDefault="007D3760" w:rsidP="007D3760">
            <w:r>
              <w:rPr>
                <w:rFonts w:hint="eastAsia"/>
              </w:rPr>
              <w:t>荒金匡徳</w:t>
            </w:r>
          </w:p>
        </w:tc>
        <w:tc>
          <w:tcPr>
            <w:tcW w:w="1354" w:type="dxa"/>
          </w:tcPr>
          <w:p w14:paraId="5DDB69B3" w14:textId="4A301CF5" w:rsidR="007D3760" w:rsidRDefault="007D3760" w:rsidP="007D3760">
            <w:r>
              <w:rPr>
                <w:rFonts w:hint="eastAsia"/>
              </w:rPr>
              <w:t>202</w:t>
            </w:r>
            <w:r w:rsidR="00C44DF5">
              <w:rPr>
                <w:rFonts w:hint="eastAsia"/>
              </w:rPr>
              <w:t>6</w:t>
            </w:r>
            <w:r>
              <w:rPr>
                <w:rFonts w:hint="eastAsia"/>
              </w:rPr>
              <w:t>/</w:t>
            </w:r>
            <w:r>
              <w:t>3</w:t>
            </w:r>
            <w:r>
              <w:rPr>
                <w:rFonts w:hint="eastAsia"/>
              </w:rPr>
              <w:t>/29</w:t>
            </w:r>
          </w:p>
        </w:tc>
      </w:tr>
      <w:tr w:rsidR="007D3760" w14:paraId="062A12F0" w14:textId="77777777" w:rsidTr="00C21F54">
        <w:tc>
          <w:tcPr>
            <w:tcW w:w="729" w:type="dxa"/>
          </w:tcPr>
          <w:p w14:paraId="64F4D4C3" w14:textId="439AAE29" w:rsidR="007D3760" w:rsidRDefault="007D3760" w:rsidP="007D3760">
            <w:r>
              <w:rPr>
                <w:rFonts w:hint="eastAsia"/>
              </w:rPr>
              <w:t>5</w:t>
            </w:r>
          </w:p>
        </w:tc>
        <w:tc>
          <w:tcPr>
            <w:tcW w:w="837" w:type="dxa"/>
          </w:tcPr>
          <w:p w14:paraId="1F9322D2" w14:textId="20182A05" w:rsidR="007D3760" w:rsidRDefault="007D3760" w:rsidP="007D3760">
            <w:r>
              <w:rPr>
                <w:rFonts w:hint="eastAsia"/>
              </w:rPr>
              <w:t>2.0</w:t>
            </w:r>
          </w:p>
        </w:tc>
        <w:tc>
          <w:tcPr>
            <w:tcW w:w="5093" w:type="dxa"/>
          </w:tcPr>
          <w:p w14:paraId="5A10D476" w14:textId="3501E124" w:rsidR="007D3760" w:rsidRDefault="007D3760" w:rsidP="007D3760">
            <w:r>
              <w:rPr>
                <w:rFonts w:hint="eastAsia"/>
              </w:rPr>
              <w:t>レビュー完了のため正式版としてリリース</w:t>
            </w:r>
            <w:r w:rsidR="00DD4D58">
              <w:rPr>
                <w:rFonts w:hint="eastAsia"/>
              </w:rPr>
              <w:t>。</w:t>
            </w:r>
          </w:p>
          <w:p w14:paraId="6AAB8DEE" w14:textId="5106059F" w:rsidR="007D3760" w:rsidRDefault="007D3760" w:rsidP="007D3760">
            <w:r>
              <w:rPr>
                <w:rFonts w:hint="eastAsia"/>
              </w:rPr>
              <w:t>教室概要表示機能対応版ここまで</w:t>
            </w:r>
            <w:r w:rsidR="00DD4D58">
              <w:rPr>
                <w:rFonts w:hint="eastAsia"/>
              </w:rPr>
              <w:t>。</w:t>
            </w:r>
          </w:p>
        </w:tc>
        <w:tc>
          <w:tcPr>
            <w:tcW w:w="1225" w:type="dxa"/>
          </w:tcPr>
          <w:p w14:paraId="5270D3C7" w14:textId="4F2C5647" w:rsidR="007D3760" w:rsidRDefault="007D3760" w:rsidP="007D3760">
            <w:r>
              <w:rPr>
                <w:rFonts w:hint="eastAsia"/>
              </w:rPr>
              <w:t>全頁</w:t>
            </w:r>
          </w:p>
        </w:tc>
        <w:tc>
          <w:tcPr>
            <w:tcW w:w="1218" w:type="dxa"/>
          </w:tcPr>
          <w:p w14:paraId="4D795DD9" w14:textId="72F6B26A" w:rsidR="007D3760" w:rsidRDefault="007D3760" w:rsidP="007D3760">
            <w:r>
              <w:rPr>
                <w:rFonts w:hint="eastAsia"/>
              </w:rPr>
              <w:t>荒金匡徳</w:t>
            </w:r>
          </w:p>
        </w:tc>
        <w:tc>
          <w:tcPr>
            <w:tcW w:w="1354" w:type="dxa"/>
          </w:tcPr>
          <w:p w14:paraId="44121E88" w14:textId="02817F4E" w:rsidR="007D3760" w:rsidRDefault="007D3760" w:rsidP="007D3760">
            <w:r>
              <w:rPr>
                <w:rFonts w:hint="eastAsia"/>
              </w:rPr>
              <w:t>202</w:t>
            </w:r>
            <w:r w:rsidR="00C44DF5">
              <w:rPr>
                <w:rFonts w:hint="eastAsia"/>
              </w:rPr>
              <w:t>6</w:t>
            </w:r>
            <w:r>
              <w:rPr>
                <w:rFonts w:hint="eastAsia"/>
              </w:rPr>
              <w:t>/</w:t>
            </w:r>
            <w:r>
              <w:t>3</w:t>
            </w:r>
            <w:r>
              <w:rPr>
                <w:rFonts w:hint="eastAsia"/>
              </w:rPr>
              <w:t>/</w:t>
            </w:r>
            <w:r>
              <w:t>30</w:t>
            </w:r>
          </w:p>
        </w:tc>
      </w:tr>
      <w:tr w:rsidR="007D3760" w14:paraId="11755444" w14:textId="77777777" w:rsidTr="00C21F54">
        <w:tc>
          <w:tcPr>
            <w:tcW w:w="729" w:type="dxa"/>
          </w:tcPr>
          <w:p w14:paraId="17253843" w14:textId="256DBBCA" w:rsidR="007D3760" w:rsidRDefault="00810A12" w:rsidP="007D3760">
            <w:r>
              <w:rPr>
                <w:rFonts w:hint="eastAsia"/>
              </w:rPr>
              <w:t>6</w:t>
            </w:r>
          </w:p>
        </w:tc>
        <w:tc>
          <w:tcPr>
            <w:tcW w:w="837" w:type="dxa"/>
          </w:tcPr>
          <w:p w14:paraId="09EC293A" w14:textId="328277CF" w:rsidR="007D3760" w:rsidRDefault="00810A12" w:rsidP="007D3760">
            <w:r>
              <w:rPr>
                <w:rFonts w:hint="eastAsia"/>
              </w:rPr>
              <w:t>2.1</w:t>
            </w:r>
          </w:p>
        </w:tc>
        <w:tc>
          <w:tcPr>
            <w:tcW w:w="5093" w:type="dxa"/>
          </w:tcPr>
          <w:p w14:paraId="43F6431A" w14:textId="68AC027C" w:rsidR="007D3760" w:rsidRDefault="00294396" w:rsidP="007D3760">
            <w:r>
              <w:rPr>
                <w:rFonts w:hint="eastAsia"/>
              </w:rPr>
              <w:t>新規予約機能対応</w:t>
            </w:r>
            <w:r w:rsidR="00F60242">
              <w:rPr>
                <w:rFonts w:hint="eastAsia"/>
              </w:rPr>
              <w:t>。</w:t>
            </w:r>
            <w:r>
              <w:rPr>
                <w:rFonts w:hint="eastAsia"/>
              </w:rPr>
              <w:t>レビュー直前版発行</w:t>
            </w:r>
            <w:r w:rsidR="00DD4D58">
              <w:rPr>
                <w:rFonts w:hint="eastAsia"/>
              </w:rPr>
              <w:t>。</w:t>
            </w:r>
          </w:p>
        </w:tc>
        <w:tc>
          <w:tcPr>
            <w:tcW w:w="1225" w:type="dxa"/>
          </w:tcPr>
          <w:p w14:paraId="59791CA7" w14:textId="6D858767" w:rsidR="007D3760" w:rsidRDefault="00294396" w:rsidP="007D3760">
            <w:r>
              <w:rPr>
                <w:rFonts w:hint="eastAsia"/>
              </w:rPr>
              <w:t>全頁</w:t>
            </w:r>
          </w:p>
        </w:tc>
        <w:tc>
          <w:tcPr>
            <w:tcW w:w="1218" w:type="dxa"/>
          </w:tcPr>
          <w:p w14:paraId="164D1534" w14:textId="3F8DA886" w:rsidR="007D3760" w:rsidRDefault="00294396" w:rsidP="007D3760">
            <w:r>
              <w:rPr>
                <w:rFonts w:hint="eastAsia"/>
              </w:rPr>
              <w:t>荒金匡徳</w:t>
            </w:r>
          </w:p>
        </w:tc>
        <w:tc>
          <w:tcPr>
            <w:tcW w:w="1354" w:type="dxa"/>
          </w:tcPr>
          <w:p w14:paraId="263319E6" w14:textId="655A8909" w:rsidR="007D3760" w:rsidRDefault="00294396" w:rsidP="007D3760">
            <w:r>
              <w:rPr>
                <w:rFonts w:hint="eastAsia"/>
              </w:rPr>
              <w:t>202</w:t>
            </w:r>
            <w:r w:rsidR="00C44DF5">
              <w:rPr>
                <w:rFonts w:hint="eastAsia"/>
              </w:rPr>
              <w:t>6</w:t>
            </w:r>
            <w:r>
              <w:rPr>
                <w:rFonts w:hint="eastAsia"/>
              </w:rPr>
              <w:t>/4/1</w:t>
            </w:r>
          </w:p>
        </w:tc>
      </w:tr>
      <w:tr w:rsidR="007D3760" w14:paraId="6DD9474C" w14:textId="77777777" w:rsidTr="00C21F54">
        <w:tc>
          <w:tcPr>
            <w:tcW w:w="729" w:type="dxa"/>
          </w:tcPr>
          <w:p w14:paraId="5D2E61A9" w14:textId="13656B11" w:rsidR="007D3760" w:rsidRDefault="007126C8" w:rsidP="007D3760">
            <w:r>
              <w:rPr>
                <w:rFonts w:hint="eastAsia"/>
              </w:rPr>
              <w:t>6.1</w:t>
            </w:r>
          </w:p>
        </w:tc>
        <w:tc>
          <w:tcPr>
            <w:tcW w:w="837" w:type="dxa"/>
          </w:tcPr>
          <w:p w14:paraId="576569A2" w14:textId="77777777" w:rsidR="007D3760" w:rsidRDefault="007D3760" w:rsidP="007D3760"/>
        </w:tc>
        <w:tc>
          <w:tcPr>
            <w:tcW w:w="5093" w:type="dxa"/>
          </w:tcPr>
          <w:p w14:paraId="68925280" w14:textId="2201325B" w:rsidR="007D3760" w:rsidRDefault="0062117D" w:rsidP="007D3760">
            <w:r>
              <w:rPr>
                <w:rFonts w:hint="eastAsia"/>
              </w:rPr>
              <w:t>機能範囲</w:t>
            </w:r>
            <w:r w:rsidR="00F60242">
              <w:rPr>
                <w:rFonts w:hint="eastAsia"/>
              </w:rPr>
              <w:t>。</w:t>
            </w:r>
            <w:r>
              <w:rPr>
                <w:rFonts w:hint="eastAsia"/>
              </w:rPr>
              <w:t>③までを今回の対象とし</w:t>
            </w:r>
            <w:r w:rsidR="00AC09CD">
              <w:rPr>
                <w:rFonts w:hint="eastAsia"/>
              </w:rPr>
              <w:t>た</w:t>
            </w:r>
            <w:r w:rsidR="00F60242">
              <w:rPr>
                <w:rFonts w:hint="eastAsia"/>
              </w:rPr>
              <w:t>。</w:t>
            </w:r>
          </w:p>
        </w:tc>
        <w:tc>
          <w:tcPr>
            <w:tcW w:w="1225" w:type="dxa"/>
          </w:tcPr>
          <w:p w14:paraId="5073F2DB" w14:textId="2D46B7EC" w:rsidR="007D3760" w:rsidRDefault="00AC09CD" w:rsidP="007D3760">
            <w:r>
              <w:rPr>
                <w:rFonts w:hint="eastAsia"/>
              </w:rPr>
              <w:t>1.2</w:t>
            </w:r>
          </w:p>
        </w:tc>
        <w:tc>
          <w:tcPr>
            <w:tcW w:w="1218" w:type="dxa"/>
          </w:tcPr>
          <w:p w14:paraId="0B38AD27" w14:textId="1E884535" w:rsidR="007D3760" w:rsidRDefault="00AC09CD" w:rsidP="007D3760">
            <w:r>
              <w:rPr>
                <w:rFonts w:hint="eastAsia"/>
              </w:rPr>
              <w:t>荒金匡徳</w:t>
            </w:r>
          </w:p>
        </w:tc>
        <w:tc>
          <w:tcPr>
            <w:tcW w:w="1354" w:type="dxa"/>
          </w:tcPr>
          <w:p w14:paraId="185772BC" w14:textId="31672968" w:rsidR="007D3760" w:rsidRDefault="00AC09CD" w:rsidP="007D3760">
            <w:r>
              <w:rPr>
                <w:rFonts w:hint="eastAsia"/>
              </w:rPr>
              <w:t>202</w:t>
            </w:r>
            <w:r w:rsidR="00C44DF5">
              <w:rPr>
                <w:rFonts w:hint="eastAsia"/>
              </w:rPr>
              <w:t>6</w:t>
            </w:r>
            <w:r>
              <w:rPr>
                <w:rFonts w:hint="eastAsia"/>
              </w:rPr>
              <w:t>/4/1</w:t>
            </w:r>
          </w:p>
        </w:tc>
      </w:tr>
      <w:tr w:rsidR="001A70C5" w14:paraId="1EEE0CD6" w14:textId="77777777" w:rsidTr="00C21F54">
        <w:tc>
          <w:tcPr>
            <w:tcW w:w="729" w:type="dxa"/>
          </w:tcPr>
          <w:p w14:paraId="439126DF" w14:textId="23C63CC0" w:rsidR="001A70C5" w:rsidRDefault="007126C8" w:rsidP="001A70C5">
            <w:r>
              <w:rPr>
                <w:rFonts w:hint="eastAsia"/>
              </w:rPr>
              <w:t>6.2</w:t>
            </w:r>
          </w:p>
        </w:tc>
        <w:tc>
          <w:tcPr>
            <w:tcW w:w="837" w:type="dxa"/>
          </w:tcPr>
          <w:p w14:paraId="328D0105" w14:textId="77777777" w:rsidR="001A70C5" w:rsidRDefault="001A70C5" w:rsidP="001A70C5"/>
        </w:tc>
        <w:tc>
          <w:tcPr>
            <w:tcW w:w="5093" w:type="dxa"/>
          </w:tcPr>
          <w:p w14:paraId="666CE5A5" w14:textId="41170502" w:rsidR="001A70C5" w:rsidRDefault="001A70C5" w:rsidP="001A70C5">
            <w:proofErr w:type="spellStart"/>
            <w:r>
              <w:rPr>
                <w:rFonts w:hint="eastAsia"/>
              </w:rPr>
              <w:t>MainFrame</w:t>
            </w:r>
            <w:proofErr w:type="spellEnd"/>
            <w:r>
              <w:rPr>
                <w:rFonts w:hint="eastAsia"/>
              </w:rPr>
              <w:t>の画面に新規予約ボタンを追加</w:t>
            </w:r>
            <w:r w:rsidR="00F60242">
              <w:rPr>
                <w:rFonts w:hint="eastAsia"/>
              </w:rPr>
              <w:t>。</w:t>
            </w:r>
          </w:p>
        </w:tc>
        <w:tc>
          <w:tcPr>
            <w:tcW w:w="1225" w:type="dxa"/>
          </w:tcPr>
          <w:p w14:paraId="7AB2DA0F" w14:textId="32B35AA8" w:rsidR="001A70C5" w:rsidRDefault="001A70C5" w:rsidP="001A70C5">
            <w:r>
              <w:rPr>
                <w:rFonts w:hint="eastAsia"/>
              </w:rPr>
              <w:t>3.1</w:t>
            </w:r>
          </w:p>
        </w:tc>
        <w:tc>
          <w:tcPr>
            <w:tcW w:w="1218" w:type="dxa"/>
          </w:tcPr>
          <w:p w14:paraId="3A64599A" w14:textId="6503DC5C" w:rsidR="001A70C5" w:rsidRDefault="001A70C5" w:rsidP="001A70C5">
            <w:r>
              <w:rPr>
                <w:rFonts w:hint="eastAsia"/>
              </w:rPr>
              <w:t>荒金匡徳</w:t>
            </w:r>
          </w:p>
        </w:tc>
        <w:tc>
          <w:tcPr>
            <w:tcW w:w="1354" w:type="dxa"/>
          </w:tcPr>
          <w:p w14:paraId="36CE2F01" w14:textId="37C1233A" w:rsidR="001A70C5" w:rsidRDefault="001A70C5" w:rsidP="001A70C5">
            <w:r>
              <w:rPr>
                <w:rFonts w:hint="eastAsia"/>
              </w:rPr>
              <w:t>202</w:t>
            </w:r>
            <w:r w:rsidR="00C44DF5">
              <w:rPr>
                <w:rFonts w:hint="eastAsia"/>
              </w:rPr>
              <w:t>6</w:t>
            </w:r>
            <w:r>
              <w:rPr>
                <w:rFonts w:hint="eastAsia"/>
              </w:rPr>
              <w:t>/4/1</w:t>
            </w:r>
          </w:p>
        </w:tc>
      </w:tr>
      <w:tr w:rsidR="001A70C5" w14:paraId="5D306235" w14:textId="77777777" w:rsidTr="00C21F54">
        <w:tc>
          <w:tcPr>
            <w:tcW w:w="729" w:type="dxa"/>
          </w:tcPr>
          <w:p w14:paraId="2D6F2E8E" w14:textId="574F3F21" w:rsidR="001A70C5" w:rsidRDefault="007126C8" w:rsidP="001A70C5">
            <w:r>
              <w:rPr>
                <w:rFonts w:hint="eastAsia"/>
              </w:rPr>
              <w:t>6.3</w:t>
            </w:r>
          </w:p>
        </w:tc>
        <w:tc>
          <w:tcPr>
            <w:tcW w:w="837" w:type="dxa"/>
          </w:tcPr>
          <w:p w14:paraId="1D59DBFF" w14:textId="77777777" w:rsidR="001A70C5" w:rsidRDefault="001A70C5" w:rsidP="001A70C5"/>
        </w:tc>
        <w:tc>
          <w:tcPr>
            <w:tcW w:w="5093" w:type="dxa"/>
          </w:tcPr>
          <w:p w14:paraId="1B599A62" w14:textId="37684650" w:rsidR="001A70C5" w:rsidRDefault="001A70C5" w:rsidP="001A70C5">
            <w:r>
              <w:rPr>
                <w:rFonts w:hint="eastAsia"/>
              </w:rPr>
              <w:t>結果表示エリアの新規予約時の表示を追加</w:t>
            </w:r>
            <w:r w:rsidR="00F60242">
              <w:rPr>
                <w:rFonts w:hint="eastAsia"/>
              </w:rPr>
              <w:t>。</w:t>
            </w:r>
          </w:p>
        </w:tc>
        <w:tc>
          <w:tcPr>
            <w:tcW w:w="1225" w:type="dxa"/>
          </w:tcPr>
          <w:p w14:paraId="578465C9" w14:textId="368D724C" w:rsidR="001A70C5" w:rsidRDefault="001A70C5" w:rsidP="001A70C5">
            <w:r>
              <w:rPr>
                <w:rFonts w:hint="eastAsia"/>
              </w:rPr>
              <w:t>3.1.3</w:t>
            </w:r>
          </w:p>
        </w:tc>
        <w:tc>
          <w:tcPr>
            <w:tcW w:w="1218" w:type="dxa"/>
          </w:tcPr>
          <w:p w14:paraId="0D41B51A" w14:textId="22293DBE" w:rsidR="001A70C5" w:rsidRDefault="001A70C5" w:rsidP="001A70C5">
            <w:r>
              <w:rPr>
                <w:rFonts w:hint="eastAsia"/>
              </w:rPr>
              <w:t>荒金匡徳</w:t>
            </w:r>
          </w:p>
        </w:tc>
        <w:tc>
          <w:tcPr>
            <w:tcW w:w="1354" w:type="dxa"/>
          </w:tcPr>
          <w:p w14:paraId="2CCD5B32" w14:textId="1E032471" w:rsidR="001A70C5" w:rsidRDefault="001A70C5" w:rsidP="001A70C5">
            <w:r>
              <w:rPr>
                <w:rFonts w:hint="eastAsia"/>
              </w:rPr>
              <w:t>202</w:t>
            </w:r>
            <w:r w:rsidR="00C44DF5">
              <w:rPr>
                <w:rFonts w:hint="eastAsia"/>
              </w:rPr>
              <w:t>6</w:t>
            </w:r>
            <w:r>
              <w:rPr>
                <w:rFonts w:hint="eastAsia"/>
              </w:rPr>
              <w:t>/4/1</w:t>
            </w:r>
          </w:p>
        </w:tc>
      </w:tr>
      <w:tr w:rsidR="001A70C5" w14:paraId="544C7426" w14:textId="77777777" w:rsidTr="00C21F54">
        <w:tc>
          <w:tcPr>
            <w:tcW w:w="729" w:type="dxa"/>
          </w:tcPr>
          <w:p w14:paraId="24346B50" w14:textId="5C177CCF" w:rsidR="001A70C5" w:rsidRDefault="007126C8" w:rsidP="001A70C5">
            <w:r>
              <w:rPr>
                <w:rFonts w:hint="eastAsia"/>
              </w:rPr>
              <w:t>6.4</w:t>
            </w:r>
          </w:p>
        </w:tc>
        <w:tc>
          <w:tcPr>
            <w:tcW w:w="837" w:type="dxa"/>
          </w:tcPr>
          <w:p w14:paraId="0A05B0A9" w14:textId="77777777" w:rsidR="001A70C5" w:rsidRDefault="001A70C5" w:rsidP="001A70C5"/>
        </w:tc>
        <w:tc>
          <w:tcPr>
            <w:tcW w:w="5093" w:type="dxa"/>
          </w:tcPr>
          <w:p w14:paraId="1756F9A5" w14:textId="5A43DB0E" w:rsidR="001A70C5" w:rsidRDefault="001A70C5" w:rsidP="001A70C5">
            <w:proofErr w:type="spellStart"/>
            <w:r>
              <w:rPr>
                <w:rFonts w:hint="eastAsia"/>
              </w:rPr>
              <w:t>ReservationDialog</w:t>
            </w:r>
            <w:proofErr w:type="spellEnd"/>
            <w:r>
              <w:rPr>
                <w:rFonts w:hint="eastAsia"/>
              </w:rPr>
              <w:t>の説明を追加</w:t>
            </w:r>
            <w:r w:rsidR="00F60242">
              <w:rPr>
                <w:rFonts w:hint="eastAsia"/>
              </w:rPr>
              <w:t>。</w:t>
            </w:r>
          </w:p>
        </w:tc>
        <w:tc>
          <w:tcPr>
            <w:tcW w:w="1225" w:type="dxa"/>
          </w:tcPr>
          <w:p w14:paraId="7EB3F5E5" w14:textId="4A5B8327" w:rsidR="001A70C5" w:rsidRDefault="001A70C5" w:rsidP="001A70C5">
            <w:r>
              <w:rPr>
                <w:rFonts w:hint="eastAsia"/>
              </w:rPr>
              <w:t>3.3</w:t>
            </w:r>
          </w:p>
        </w:tc>
        <w:tc>
          <w:tcPr>
            <w:tcW w:w="1218" w:type="dxa"/>
          </w:tcPr>
          <w:p w14:paraId="58ED52EB" w14:textId="717A87E0" w:rsidR="001A70C5" w:rsidRDefault="001A70C5" w:rsidP="001A70C5">
            <w:r>
              <w:rPr>
                <w:rFonts w:hint="eastAsia"/>
              </w:rPr>
              <w:t>荒金匡徳</w:t>
            </w:r>
          </w:p>
        </w:tc>
        <w:tc>
          <w:tcPr>
            <w:tcW w:w="1354" w:type="dxa"/>
          </w:tcPr>
          <w:p w14:paraId="2392DD9C" w14:textId="1A499BB7" w:rsidR="001A70C5" w:rsidRDefault="001A70C5" w:rsidP="001A70C5">
            <w:r>
              <w:rPr>
                <w:rFonts w:hint="eastAsia"/>
              </w:rPr>
              <w:t>202</w:t>
            </w:r>
            <w:r w:rsidR="00C44DF5">
              <w:rPr>
                <w:rFonts w:hint="eastAsia"/>
              </w:rPr>
              <w:t>6</w:t>
            </w:r>
            <w:r>
              <w:rPr>
                <w:rFonts w:hint="eastAsia"/>
              </w:rPr>
              <w:t>/4/1</w:t>
            </w:r>
          </w:p>
        </w:tc>
      </w:tr>
      <w:tr w:rsidR="001A70C5" w14:paraId="23443520" w14:textId="77777777" w:rsidTr="00C21F54">
        <w:tc>
          <w:tcPr>
            <w:tcW w:w="729" w:type="dxa"/>
          </w:tcPr>
          <w:p w14:paraId="4EAA51AC" w14:textId="76F5CA05" w:rsidR="001A70C5" w:rsidRDefault="007126C8" w:rsidP="001A70C5">
            <w:r>
              <w:rPr>
                <w:rFonts w:hint="eastAsia"/>
              </w:rPr>
              <w:t>6.5</w:t>
            </w:r>
          </w:p>
        </w:tc>
        <w:tc>
          <w:tcPr>
            <w:tcW w:w="837" w:type="dxa"/>
          </w:tcPr>
          <w:p w14:paraId="770C060D" w14:textId="77777777" w:rsidR="001A70C5" w:rsidRDefault="001A70C5" w:rsidP="001A70C5"/>
        </w:tc>
        <w:tc>
          <w:tcPr>
            <w:tcW w:w="5093" w:type="dxa"/>
          </w:tcPr>
          <w:p w14:paraId="2351275F" w14:textId="03EAB980" w:rsidR="001A70C5" w:rsidRDefault="001A70C5" w:rsidP="001A70C5">
            <w:r>
              <w:rPr>
                <w:rFonts w:hint="eastAsia"/>
              </w:rPr>
              <w:t>画面遷移図に新規予約を追加</w:t>
            </w:r>
            <w:r w:rsidR="00F60242">
              <w:rPr>
                <w:rFonts w:hint="eastAsia"/>
              </w:rPr>
              <w:t>。</w:t>
            </w:r>
          </w:p>
        </w:tc>
        <w:tc>
          <w:tcPr>
            <w:tcW w:w="1225" w:type="dxa"/>
          </w:tcPr>
          <w:p w14:paraId="7B602AB8" w14:textId="548F7597" w:rsidR="001A70C5" w:rsidRDefault="001A70C5" w:rsidP="001A70C5">
            <w:r>
              <w:rPr>
                <w:rFonts w:hint="eastAsia"/>
              </w:rPr>
              <w:t>4.2</w:t>
            </w:r>
          </w:p>
        </w:tc>
        <w:tc>
          <w:tcPr>
            <w:tcW w:w="1218" w:type="dxa"/>
          </w:tcPr>
          <w:p w14:paraId="3353D26D" w14:textId="151E2BEB" w:rsidR="001A70C5" w:rsidRDefault="001A70C5" w:rsidP="001A70C5">
            <w:r>
              <w:rPr>
                <w:rFonts w:hint="eastAsia"/>
              </w:rPr>
              <w:t>荒金匡徳</w:t>
            </w:r>
          </w:p>
        </w:tc>
        <w:tc>
          <w:tcPr>
            <w:tcW w:w="1354" w:type="dxa"/>
          </w:tcPr>
          <w:p w14:paraId="31BC638F" w14:textId="10A65B81" w:rsidR="001A70C5" w:rsidRDefault="001A70C5" w:rsidP="001A70C5">
            <w:r>
              <w:rPr>
                <w:rFonts w:hint="eastAsia"/>
              </w:rPr>
              <w:t>202</w:t>
            </w:r>
            <w:r w:rsidR="00C44DF5">
              <w:rPr>
                <w:rFonts w:hint="eastAsia"/>
              </w:rPr>
              <w:t>6</w:t>
            </w:r>
            <w:r>
              <w:rPr>
                <w:rFonts w:hint="eastAsia"/>
              </w:rPr>
              <w:t>/4/1</w:t>
            </w:r>
          </w:p>
        </w:tc>
      </w:tr>
      <w:tr w:rsidR="001A70C5" w14:paraId="3A0386E6" w14:textId="77777777" w:rsidTr="00C21F54">
        <w:tc>
          <w:tcPr>
            <w:tcW w:w="729" w:type="dxa"/>
          </w:tcPr>
          <w:p w14:paraId="0AB6CDBE" w14:textId="6E3B4818" w:rsidR="001A70C5" w:rsidRDefault="007126C8" w:rsidP="001A70C5">
            <w:r>
              <w:rPr>
                <w:rFonts w:hint="eastAsia"/>
              </w:rPr>
              <w:t>6.6</w:t>
            </w:r>
          </w:p>
        </w:tc>
        <w:tc>
          <w:tcPr>
            <w:tcW w:w="837" w:type="dxa"/>
          </w:tcPr>
          <w:p w14:paraId="21FF9F95" w14:textId="77777777" w:rsidR="001A70C5" w:rsidRDefault="001A70C5" w:rsidP="001A70C5"/>
        </w:tc>
        <w:tc>
          <w:tcPr>
            <w:tcW w:w="5093" w:type="dxa"/>
          </w:tcPr>
          <w:p w14:paraId="6699DB63" w14:textId="3A1252B0" w:rsidR="001A70C5" w:rsidRDefault="001A70C5" w:rsidP="001A70C5">
            <w:r>
              <w:rPr>
                <w:rFonts w:hint="eastAsia"/>
              </w:rPr>
              <w:t>状態別表示及び遷移の表示イメージに新規予約ボタンを追加</w:t>
            </w:r>
            <w:r w:rsidR="00F60242">
              <w:rPr>
                <w:rFonts w:hint="eastAsia"/>
              </w:rPr>
              <w:t>。</w:t>
            </w:r>
            <w:r>
              <w:rPr>
                <w:rFonts w:hint="eastAsia"/>
              </w:rPr>
              <w:t>また新規予約ボタン押下時の説明をそれぞれ追加</w:t>
            </w:r>
            <w:r w:rsidR="00F60242">
              <w:rPr>
                <w:rFonts w:hint="eastAsia"/>
              </w:rPr>
              <w:t>。</w:t>
            </w:r>
          </w:p>
        </w:tc>
        <w:tc>
          <w:tcPr>
            <w:tcW w:w="1225" w:type="dxa"/>
          </w:tcPr>
          <w:p w14:paraId="37825103" w14:textId="0590691C" w:rsidR="001A70C5" w:rsidRDefault="001A70C5" w:rsidP="001A70C5">
            <w:r>
              <w:rPr>
                <w:rFonts w:hint="eastAsia"/>
              </w:rPr>
              <w:t>4.3</w:t>
            </w:r>
          </w:p>
        </w:tc>
        <w:tc>
          <w:tcPr>
            <w:tcW w:w="1218" w:type="dxa"/>
          </w:tcPr>
          <w:p w14:paraId="1D6AB716" w14:textId="606A36E9" w:rsidR="001A70C5" w:rsidRDefault="001A70C5" w:rsidP="001A70C5">
            <w:r>
              <w:rPr>
                <w:rFonts w:hint="eastAsia"/>
              </w:rPr>
              <w:t>荒金匡徳</w:t>
            </w:r>
          </w:p>
        </w:tc>
        <w:tc>
          <w:tcPr>
            <w:tcW w:w="1354" w:type="dxa"/>
          </w:tcPr>
          <w:p w14:paraId="21FE760D" w14:textId="7E660589" w:rsidR="001A70C5" w:rsidRDefault="001A70C5" w:rsidP="001A70C5">
            <w:r>
              <w:rPr>
                <w:rFonts w:hint="eastAsia"/>
              </w:rPr>
              <w:t>202</w:t>
            </w:r>
            <w:r w:rsidR="00C44DF5">
              <w:rPr>
                <w:rFonts w:hint="eastAsia"/>
              </w:rPr>
              <w:t>6</w:t>
            </w:r>
            <w:r>
              <w:rPr>
                <w:rFonts w:hint="eastAsia"/>
              </w:rPr>
              <w:t>/4/1</w:t>
            </w:r>
          </w:p>
        </w:tc>
      </w:tr>
      <w:tr w:rsidR="001A70C5" w14:paraId="04BA13D3" w14:textId="77777777" w:rsidTr="00C21F54">
        <w:tc>
          <w:tcPr>
            <w:tcW w:w="729" w:type="dxa"/>
          </w:tcPr>
          <w:p w14:paraId="345AE58B" w14:textId="0D68E347" w:rsidR="001A70C5" w:rsidRDefault="007126C8" w:rsidP="001A70C5">
            <w:r>
              <w:rPr>
                <w:rFonts w:hint="eastAsia"/>
              </w:rPr>
              <w:t>6.7</w:t>
            </w:r>
          </w:p>
        </w:tc>
        <w:tc>
          <w:tcPr>
            <w:tcW w:w="837" w:type="dxa"/>
          </w:tcPr>
          <w:p w14:paraId="1E24E3FC" w14:textId="77777777" w:rsidR="001A70C5" w:rsidRDefault="001A70C5" w:rsidP="001A70C5"/>
        </w:tc>
        <w:tc>
          <w:tcPr>
            <w:tcW w:w="5093" w:type="dxa"/>
          </w:tcPr>
          <w:p w14:paraId="084AEFE6" w14:textId="14B35EA9" w:rsidR="001A70C5" w:rsidRDefault="001A70C5" w:rsidP="001A70C5">
            <w:r>
              <w:rPr>
                <w:rFonts w:hint="eastAsia"/>
              </w:rPr>
              <w:t>新規予約の画面遷移を追加</w:t>
            </w:r>
            <w:r w:rsidR="00F60242">
              <w:rPr>
                <w:rFonts w:hint="eastAsia"/>
              </w:rPr>
              <w:t>。</w:t>
            </w:r>
          </w:p>
        </w:tc>
        <w:tc>
          <w:tcPr>
            <w:tcW w:w="1225" w:type="dxa"/>
          </w:tcPr>
          <w:p w14:paraId="3DE20A9E" w14:textId="1B6715C4" w:rsidR="001A70C5" w:rsidRDefault="001A70C5" w:rsidP="001A70C5">
            <w:r>
              <w:rPr>
                <w:rFonts w:hint="eastAsia"/>
              </w:rPr>
              <w:t>4.3.6</w:t>
            </w:r>
          </w:p>
        </w:tc>
        <w:tc>
          <w:tcPr>
            <w:tcW w:w="1218" w:type="dxa"/>
          </w:tcPr>
          <w:p w14:paraId="23BE34DA" w14:textId="30CBBFDF" w:rsidR="001A70C5" w:rsidRDefault="001A70C5" w:rsidP="001A70C5">
            <w:r>
              <w:rPr>
                <w:rFonts w:hint="eastAsia"/>
              </w:rPr>
              <w:t>荒金匡徳</w:t>
            </w:r>
          </w:p>
        </w:tc>
        <w:tc>
          <w:tcPr>
            <w:tcW w:w="1354" w:type="dxa"/>
          </w:tcPr>
          <w:p w14:paraId="52FE66C9" w14:textId="3946B073" w:rsidR="001A70C5" w:rsidRDefault="001A70C5" w:rsidP="001A70C5">
            <w:r>
              <w:rPr>
                <w:rFonts w:hint="eastAsia"/>
              </w:rPr>
              <w:t>202</w:t>
            </w:r>
            <w:r w:rsidR="00C44DF5">
              <w:rPr>
                <w:rFonts w:hint="eastAsia"/>
              </w:rPr>
              <w:t>6</w:t>
            </w:r>
            <w:r>
              <w:rPr>
                <w:rFonts w:hint="eastAsia"/>
              </w:rPr>
              <w:t>/4/1</w:t>
            </w:r>
          </w:p>
        </w:tc>
      </w:tr>
      <w:tr w:rsidR="00F377CB" w14:paraId="72B6FFAB" w14:textId="77777777" w:rsidTr="00C21F54">
        <w:tc>
          <w:tcPr>
            <w:tcW w:w="729" w:type="dxa"/>
          </w:tcPr>
          <w:p w14:paraId="71974138" w14:textId="0BE3CF52" w:rsidR="00F377CB" w:rsidRDefault="00F377CB" w:rsidP="00F377CB">
            <w:r>
              <w:rPr>
                <w:rFonts w:hint="eastAsia"/>
              </w:rPr>
              <w:t>7</w:t>
            </w:r>
          </w:p>
        </w:tc>
        <w:tc>
          <w:tcPr>
            <w:tcW w:w="837" w:type="dxa"/>
          </w:tcPr>
          <w:p w14:paraId="52ADEAB1" w14:textId="0D2CA0CE" w:rsidR="00F377CB" w:rsidRDefault="00F377CB" w:rsidP="00F377CB">
            <w:r>
              <w:rPr>
                <w:rFonts w:hint="eastAsia"/>
              </w:rPr>
              <w:t>3.0</w:t>
            </w:r>
          </w:p>
        </w:tc>
        <w:tc>
          <w:tcPr>
            <w:tcW w:w="5093" w:type="dxa"/>
          </w:tcPr>
          <w:p w14:paraId="56CBFCE2" w14:textId="3AC73C3D" w:rsidR="00F377CB" w:rsidRDefault="00F377CB" w:rsidP="00F377CB">
            <w:r>
              <w:rPr>
                <w:rFonts w:hint="eastAsia"/>
              </w:rPr>
              <w:t>レビュー完了のため正式版としてリリース</w:t>
            </w:r>
            <w:r w:rsidR="00DD4D58">
              <w:rPr>
                <w:rFonts w:hint="eastAsia"/>
              </w:rPr>
              <w:t>。</w:t>
            </w:r>
          </w:p>
          <w:p w14:paraId="7511711F" w14:textId="4615509F" w:rsidR="00F377CB" w:rsidRDefault="00F377CB" w:rsidP="00F377CB">
            <w:r>
              <w:rPr>
                <w:rFonts w:hint="eastAsia"/>
              </w:rPr>
              <w:t>新規予約機能対応版ここまで</w:t>
            </w:r>
            <w:r w:rsidR="00DD4D58">
              <w:rPr>
                <w:rFonts w:hint="eastAsia"/>
              </w:rPr>
              <w:t>。</w:t>
            </w:r>
          </w:p>
        </w:tc>
        <w:tc>
          <w:tcPr>
            <w:tcW w:w="1225" w:type="dxa"/>
          </w:tcPr>
          <w:p w14:paraId="392DB6E3" w14:textId="65C1BFE8" w:rsidR="00F377CB" w:rsidRDefault="00F377CB" w:rsidP="00F377CB">
            <w:r>
              <w:rPr>
                <w:rFonts w:hint="eastAsia"/>
              </w:rPr>
              <w:t>全頁</w:t>
            </w:r>
          </w:p>
        </w:tc>
        <w:tc>
          <w:tcPr>
            <w:tcW w:w="1218" w:type="dxa"/>
          </w:tcPr>
          <w:p w14:paraId="29CDE96C" w14:textId="3D00B62A" w:rsidR="00F377CB" w:rsidRDefault="00F377CB" w:rsidP="00F377CB">
            <w:r>
              <w:rPr>
                <w:rFonts w:hint="eastAsia"/>
              </w:rPr>
              <w:t>荒金匡徳</w:t>
            </w:r>
          </w:p>
        </w:tc>
        <w:tc>
          <w:tcPr>
            <w:tcW w:w="1354" w:type="dxa"/>
          </w:tcPr>
          <w:p w14:paraId="5B80AE99" w14:textId="6298077A" w:rsidR="00F377CB" w:rsidRDefault="00F377CB" w:rsidP="00F377CB">
            <w:r>
              <w:rPr>
                <w:rFonts w:hint="eastAsia"/>
              </w:rPr>
              <w:t>202</w:t>
            </w:r>
            <w:r w:rsidR="00C44DF5">
              <w:rPr>
                <w:rFonts w:hint="eastAsia"/>
              </w:rPr>
              <w:t>6</w:t>
            </w:r>
            <w:r>
              <w:rPr>
                <w:rFonts w:hint="eastAsia"/>
              </w:rPr>
              <w:t>/4/2</w:t>
            </w:r>
          </w:p>
        </w:tc>
      </w:tr>
      <w:tr w:rsidR="00F377CB" w14:paraId="0F9E6655" w14:textId="77777777" w:rsidTr="00C21F54">
        <w:tc>
          <w:tcPr>
            <w:tcW w:w="729" w:type="dxa"/>
          </w:tcPr>
          <w:p w14:paraId="717B2606" w14:textId="0B39B09A" w:rsidR="00F377CB" w:rsidRDefault="0076272B" w:rsidP="00F377CB">
            <w:r>
              <w:t>7.1</w:t>
            </w:r>
          </w:p>
        </w:tc>
        <w:tc>
          <w:tcPr>
            <w:tcW w:w="837" w:type="dxa"/>
          </w:tcPr>
          <w:p w14:paraId="1C6EAB65" w14:textId="1BD971E3" w:rsidR="00F377CB" w:rsidRDefault="0076272B" w:rsidP="00F377CB">
            <w:r>
              <w:t>3.1</w:t>
            </w:r>
          </w:p>
        </w:tc>
        <w:tc>
          <w:tcPr>
            <w:tcW w:w="5093" w:type="dxa"/>
          </w:tcPr>
          <w:p w14:paraId="5CB1F4DE" w14:textId="766C6F14" w:rsidR="00F377CB" w:rsidRDefault="00DA0240" w:rsidP="00F377CB">
            <w:r>
              <w:rPr>
                <w:rFonts w:hint="eastAsia"/>
              </w:rPr>
              <w:t>予約確認</w:t>
            </w:r>
            <w:r w:rsidR="0076272B">
              <w:rPr>
                <w:rFonts w:hint="eastAsia"/>
              </w:rPr>
              <w:t>機能対応。レビュー直前版発行</w:t>
            </w:r>
            <w:r w:rsidR="00DD4D58">
              <w:rPr>
                <w:rFonts w:hint="eastAsia"/>
              </w:rPr>
              <w:t>。</w:t>
            </w:r>
          </w:p>
        </w:tc>
        <w:tc>
          <w:tcPr>
            <w:tcW w:w="1225" w:type="dxa"/>
          </w:tcPr>
          <w:p w14:paraId="320BC4D0" w14:textId="25BEFA66" w:rsidR="00F377CB" w:rsidRDefault="0076272B" w:rsidP="00F377CB">
            <w:r>
              <w:rPr>
                <w:rFonts w:hint="eastAsia"/>
              </w:rPr>
              <w:t>全頁</w:t>
            </w:r>
          </w:p>
        </w:tc>
        <w:tc>
          <w:tcPr>
            <w:tcW w:w="1218" w:type="dxa"/>
          </w:tcPr>
          <w:p w14:paraId="088A2314" w14:textId="683CADA0" w:rsidR="00F377CB" w:rsidRDefault="0076272B" w:rsidP="00F377CB">
            <w:r>
              <w:rPr>
                <w:rFonts w:hint="eastAsia"/>
              </w:rPr>
              <w:t>渡邊光</w:t>
            </w:r>
          </w:p>
        </w:tc>
        <w:tc>
          <w:tcPr>
            <w:tcW w:w="1354" w:type="dxa"/>
          </w:tcPr>
          <w:p w14:paraId="36705CA1" w14:textId="4AE8A7C6" w:rsidR="00F377CB" w:rsidRDefault="0076272B" w:rsidP="00F377CB">
            <w:r>
              <w:t>2026/6/</w:t>
            </w:r>
            <w:r w:rsidR="005A6A57">
              <w:t>8</w:t>
            </w:r>
          </w:p>
        </w:tc>
      </w:tr>
      <w:tr w:rsidR="00F377CB" w14:paraId="21883E0A" w14:textId="77777777" w:rsidTr="00C21F54">
        <w:tc>
          <w:tcPr>
            <w:tcW w:w="729" w:type="dxa"/>
          </w:tcPr>
          <w:p w14:paraId="4AC87630" w14:textId="720DC3BF" w:rsidR="00F377CB" w:rsidRDefault="0076272B" w:rsidP="00F377CB">
            <w:r>
              <w:t>7.2</w:t>
            </w:r>
          </w:p>
        </w:tc>
        <w:tc>
          <w:tcPr>
            <w:tcW w:w="837" w:type="dxa"/>
          </w:tcPr>
          <w:p w14:paraId="076AE8D5" w14:textId="77777777" w:rsidR="00F377CB" w:rsidRDefault="00F377CB" w:rsidP="00F377CB"/>
        </w:tc>
        <w:tc>
          <w:tcPr>
            <w:tcW w:w="5093" w:type="dxa"/>
          </w:tcPr>
          <w:p w14:paraId="2B72DB3E" w14:textId="0E658925" w:rsidR="00F377CB" w:rsidRDefault="0076272B" w:rsidP="00F377CB">
            <w:r>
              <w:rPr>
                <w:rFonts w:hint="eastAsia"/>
              </w:rPr>
              <w:t>機能範囲。④までを今回の対象に更新</w:t>
            </w:r>
            <w:r w:rsidR="00DD4D58">
              <w:rPr>
                <w:rFonts w:hint="eastAsia"/>
              </w:rPr>
              <w:t>。</w:t>
            </w:r>
          </w:p>
        </w:tc>
        <w:tc>
          <w:tcPr>
            <w:tcW w:w="1225" w:type="dxa"/>
          </w:tcPr>
          <w:p w14:paraId="7051A546" w14:textId="49C9B80B" w:rsidR="00F377CB" w:rsidRDefault="0076272B" w:rsidP="00F377CB">
            <w:r>
              <w:t>1.2</w:t>
            </w:r>
          </w:p>
        </w:tc>
        <w:tc>
          <w:tcPr>
            <w:tcW w:w="1218" w:type="dxa"/>
          </w:tcPr>
          <w:p w14:paraId="073E60C6" w14:textId="1D231135" w:rsidR="00F377CB" w:rsidRDefault="0076272B" w:rsidP="00F377CB">
            <w:r>
              <w:rPr>
                <w:rFonts w:hint="eastAsia"/>
              </w:rPr>
              <w:t>渡邊光</w:t>
            </w:r>
          </w:p>
        </w:tc>
        <w:tc>
          <w:tcPr>
            <w:tcW w:w="1354" w:type="dxa"/>
          </w:tcPr>
          <w:p w14:paraId="7F134698" w14:textId="760EAA36" w:rsidR="00F377CB" w:rsidRDefault="0076272B" w:rsidP="00F377CB">
            <w:r>
              <w:t>2026/6/</w:t>
            </w:r>
            <w:r w:rsidR="005A6A57">
              <w:t>8</w:t>
            </w:r>
          </w:p>
        </w:tc>
      </w:tr>
      <w:tr w:rsidR="00F377CB" w14:paraId="73747746" w14:textId="77777777" w:rsidTr="00C21F54">
        <w:tc>
          <w:tcPr>
            <w:tcW w:w="729" w:type="dxa"/>
          </w:tcPr>
          <w:p w14:paraId="6909B408" w14:textId="53E834F0" w:rsidR="00F377CB" w:rsidRDefault="009A2A3F" w:rsidP="00F377CB">
            <w:r>
              <w:t>7.3</w:t>
            </w:r>
          </w:p>
        </w:tc>
        <w:tc>
          <w:tcPr>
            <w:tcW w:w="837" w:type="dxa"/>
          </w:tcPr>
          <w:p w14:paraId="344C8786" w14:textId="77777777" w:rsidR="00F377CB" w:rsidRDefault="00F377CB" w:rsidP="00F377CB"/>
        </w:tc>
        <w:tc>
          <w:tcPr>
            <w:tcW w:w="5093" w:type="dxa"/>
          </w:tcPr>
          <w:p w14:paraId="76F7F9BE" w14:textId="016CF5D5" w:rsidR="00F377CB" w:rsidRDefault="009A2A3F" w:rsidP="00F377CB">
            <w:proofErr w:type="spellStart"/>
            <w:r>
              <w:rPr>
                <w:rFonts w:hint="eastAsia"/>
              </w:rPr>
              <w:t>MainFrame</w:t>
            </w:r>
            <w:proofErr w:type="spellEnd"/>
            <w:r>
              <w:rPr>
                <w:rFonts w:hint="eastAsia"/>
              </w:rPr>
              <w:t>の画面に予約確認ボタンを追加。</w:t>
            </w:r>
          </w:p>
        </w:tc>
        <w:tc>
          <w:tcPr>
            <w:tcW w:w="1225" w:type="dxa"/>
          </w:tcPr>
          <w:p w14:paraId="2234D49A" w14:textId="106F0914" w:rsidR="00F377CB" w:rsidRDefault="009A2A3F" w:rsidP="00F377CB">
            <w:r>
              <w:t>3.1</w:t>
            </w:r>
          </w:p>
        </w:tc>
        <w:tc>
          <w:tcPr>
            <w:tcW w:w="1218" w:type="dxa"/>
          </w:tcPr>
          <w:p w14:paraId="5FCCE50B" w14:textId="7B24055B" w:rsidR="00F377CB" w:rsidRDefault="009A2A3F" w:rsidP="00F377CB">
            <w:r>
              <w:rPr>
                <w:rFonts w:hint="eastAsia"/>
              </w:rPr>
              <w:t>渡邊光</w:t>
            </w:r>
          </w:p>
        </w:tc>
        <w:tc>
          <w:tcPr>
            <w:tcW w:w="1354" w:type="dxa"/>
          </w:tcPr>
          <w:p w14:paraId="527BD3AD" w14:textId="6B28E2C8" w:rsidR="00F377CB" w:rsidRDefault="009A2A3F" w:rsidP="00F377CB">
            <w:r>
              <w:t>2026/6/</w:t>
            </w:r>
            <w:r w:rsidR="005A6A57">
              <w:t>8</w:t>
            </w:r>
          </w:p>
        </w:tc>
      </w:tr>
      <w:tr w:rsidR="00F377CB" w14:paraId="6EF57DED" w14:textId="77777777" w:rsidTr="00C21F54">
        <w:tc>
          <w:tcPr>
            <w:tcW w:w="729" w:type="dxa"/>
          </w:tcPr>
          <w:p w14:paraId="5D9CA68B" w14:textId="125CBC17" w:rsidR="00F377CB" w:rsidRDefault="005A6A57" w:rsidP="00F377CB">
            <w:r>
              <w:t>7.4</w:t>
            </w:r>
          </w:p>
        </w:tc>
        <w:tc>
          <w:tcPr>
            <w:tcW w:w="837" w:type="dxa"/>
          </w:tcPr>
          <w:p w14:paraId="5DADFA50" w14:textId="77777777" w:rsidR="00F377CB" w:rsidRDefault="00F377CB" w:rsidP="00F377CB"/>
        </w:tc>
        <w:tc>
          <w:tcPr>
            <w:tcW w:w="5093" w:type="dxa"/>
          </w:tcPr>
          <w:p w14:paraId="7668A467" w14:textId="58783695" w:rsidR="00F377CB" w:rsidRDefault="005A6A57" w:rsidP="00F377CB">
            <w:r>
              <w:rPr>
                <w:rFonts w:hint="eastAsia"/>
              </w:rPr>
              <w:t>結果表示エリアの予約状況確認の表示を追加</w:t>
            </w:r>
            <w:r w:rsidR="00DD4D58">
              <w:rPr>
                <w:rFonts w:hint="eastAsia"/>
              </w:rPr>
              <w:t>。</w:t>
            </w:r>
          </w:p>
        </w:tc>
        <w:tc>
          <w:tcPr>
            <w:tcW w:w="1225" w:type="dxa"/>
          </w:tcPr>
          <w:p w14:paraId="2777FF5A" w14:textId="4141E142" w:rsidR="00F377CB" w:rsidRDefault="005A6A57" w:rsidP="00F377CB">
            <w:r>
              <w:t>3.1.3</w:t>
            </w:r>
          </w:p>
        </w:tc>
        <w:tc>
          <w:tcPr>
            <w:tcW w:w="1218" w:type="dxa"/>
          </w:tcPr>
          <w:p w14:paraId="418BE3F5" w14:textId="77FDAFAC" w:rsidR="00F377CB" w:rsidRDefault="005A6A57" w:rsidP="00F377CB">
            <w:r>
              <w:rPr>
                <w:rFonts w:hint="eastAsia"/>
              </w:rPr>
              <w:t>渡邊光</w:t>
            </w:r>
          </w:p>
        </w:tc>
        <w:tc>
          <w:tcPr>
            <w:tcW w:w="1354" w:type="dxa"/>
          </w:tcPr>
          <w:p w14:paraId="2EB4F3B0" w14:textId="02F1DFBD" w:rsidR="00F377CB" w:rsidRDefault="005A6A57" w:rsidP="00F377CB">
            <w:r>
              <w:t>2026/6/8</w:t>
            </w:r>
          </w:p>
        </w:tc>
      </w:tr>
      <w:tr w:rsidR="009A2A3F" w14:paraId="70AE91EF" w14:textId="77777777" w:rsidTr="00C21F54">
        <w:tc>
          <w:tcPr>
            <w:tcW w:w="729" w:type="dxa"/>
          </w:tcPr>
          <w:p w14:paraId="3DE3619B" w14:textId="439AFB18" w:rsidR="009A2A3F" w:rsidRDefault="001C5006" w:rsidP="00F377CB">
            <w:r>
              <w:lastRenderedPageBreak/>
              <w:t>7.5</w:t>
            </w:r>
          </w:p>
        </w:tc>
        <w:tc>
          <w:tcPr>
            <w:tcW w:w="837" w:type="dxa"/>
          </w:tcPr>
          <w:p w14:paraId="57244622" w14:textId="77777777" w:rsidR="009A2A3F" w:rsidRDefault="009A2A3F" w:rsidP="00F377CB"/>
        </w:tc>
        <w:tc>
          <w:tcPr>
            <w:tcW w:w="5093" w:type="dxa"/>
          </w:tcPr>
          <w:p w14:paraId="25A3637D" w14:textId="5F9D2DB9" w:rsidR="009A2A3F" w:rsidRDefault="001C5006" w:rsidP="00F377CB">
            <w:r>
              <w:rPr>
                <w:rFonts w:hint="eastAsia"/>
              </w:rPr>
              <w:t>画面遷移図に予約状況確認を追加。</w:t>
            </w:r>
          </w:p>
        </w:tc>
        <w:tc>
          <w:tcPr>
            <w:tcW w:w="1225" w:type="dxa"/>
          </w:tcPr>
          <w:p w14:paraId="082C83C9" w14:textId="574DFB0A" w:rsidR="009A2A3F" w:rsidRDefault="001C5006" w:rsidP="00F377CB">
            <w:r>
              <w:t>4.2</w:t>
            </w:r>
          </w:p>
        </w:tc>
        <w:tc>
          <w:tcPr>
            <w:tcW w:w="1218" w:type="dxa"/>
          </w:tcPr>
          <w:p w14:paraId="2EC87389" w14:textId="6CDE2084" w:rsidR="009A2A3F" w:rsidRDefault="001C5006" w:rsidP="00F377CB">
            <w:r>
              <w:rPr>
                <w:rFonts w:hint="eastAsia"/>
              </w:rPr>
              <w:t>渡邊光</w:t>
            </w:r>
          </w:p>
        </w:tc>
        <w:tc>
          <w:tcPr>
            <w:tcW w:w="1354" w:type="dxa"/>
          </w:tcPr>
          <w:p w14:paraId="5B052D7A" w14:textId="607D3DCF" w:rsidR="009A2A3F" w:rsidRDefault="001C5006" w:rsidP="00F377CB">
            <w:r>
              <w:t>2026/6/9</w:t>
            </w:r>
          </w:p>
        </w:tc>
      </w:tr>
      <w:tr w:rsidR="001C5006" w14:paraId="0B41D711" w14:textId="77777777" w:rsidTr="00C21F54">
        <w:tc>
          <w:tcPr>
            <w:tcW w:w="729" w:type="dxa"/>
          </w:tcPr>
          <w:p w14:paraId="5D8C534F" w14:textId="4509D032" w:rsidR="001C5006" w:rsidRDefault="001C5006" w:rsidP="001C5006">
            <w:r>
              <w:t>7.6</w:t>
            </w:r>
          </w:p>
        </w:tc>
        <w:tc>
          <w:tcPr>
            <w:tcW w:w="837" w:type="dxa"/>
          </w:tcPr>
          <w:p w14:paraId="6B64EB51" w14:textId="77777777" w:rsidR="001C5006" w:rsidRDefault="001C5006" w:rsidP="001C5006"/>
        </w:tc>
        <w:tc>
          <w:tcPr>
            <w:tcW w:w="5093" w:type="dxa"/>
          </w:tcPr>
          <w:p w14:paraId="19A478AA" w14:textId="77E01FA0" w:rsidR="001C5006" w:rsidRDefault="001C5006" w:rsidP="001C5006">
            <w:r>
              <w:rPr>
                <w:rFonts w:hint="eastAsia"/>
              </w:rPr>
              <w:t>画面遷移の図全てに予約状況確認ボタンを追加。</w:t>
            </w:r>
          </w:p>
        </w:tc>
        <w:tc>
          <w:tcPr>
            <w:tcW w:w="1225" w:type="dxa"/>
          </w:tcPr>
          <w:p w14:paraId="55B5DD5C" w14:textId="02E26908" w:rsidR="001C5006" w:rsidRDefault="001C5006" w:rsidP="001C5006">
            <w:r>
              <w:t>4.3</w:t>
            </w:r>
          </w:p>
        </w:tc>
        <w:tc>
          <w:tcPr>
            <w:tcW w:w="1218" w:type="dxa"/>
          </w:tcPr>
          <w:p w14:paraId="3CF9F6D4" w14:textId="5471988F" w:rsidR="001C5006" w:rsidRDefault="001C5006" w:rsidP="001C5006">
            <w:r>
              <w:rPr>
                <w:rFonts w:hint="eastAsia"/>
              </w:rPr>
              <w:t>渡邊光</w:t>
            </w:r>
          </w:p>
        </w:tc>
        <w:tc>
          <w:tcPr>
            <w:tcW w:w="1354" w:type="dxa"/>
          </w:tcPr>
          <w:p w14:paraId="5C7EE5C6" w14:textId="78EB9F35" w:rsidR="001C5006" w:rsidRDefault="001C5006" w:rsidP="001C5006">
            <w:r>
              <w:t>2026/6/9</w:t>
            </w:r>
          </w:p>
        </w:tc>
      </w:tr>
      <w:tr w:rsidR="001C5006" w14:paraId="0C81160A" w14:textId="77777777" w:rsidTr="00C21F54">
        <w:tc>
          <w:tcPr>
            <w:tcW w:w="729" w:type="dxa"/>
          </w:tcPr>
          <w:p w14:paraId="6885E60E" w14:textId="0E7309FF" w:rsidR="001C5006" w:rsidRDefault="001C5006" w:rsidP="001C5006">
            <w:r>
              <w:t>7.7</w:t>
            </w:r>
          </w:p>
        </w:tc>
        <w:tc>
          <w:tcPr>
            <w:tcW w:w="837" w:type="dxa"/>
          </w:tcPr>
          <w:p w14:paraId="73D792E8" w14:textId="77777777" w:rsidR="001C5006" w:rsidRDefault="001C5006" w:rsidP="001C5006"/>
        </w:tc>
        <w:tc>
          <w:tcPr>
            <w:tcW w:w="5093" w:type="dxa"/>
          </w:tcPr>
          <w:p w14:paraId="302BB6BC" w14:textId="2E3F917F" w:rsidR="001C5006" w:rsidRDefault="001C5006" w:rsidP="001C5006">
            <w:r>
              <w:rPr>
                <w:rFonts w:hint="eastAsia"/>
              </w:rPr>
              <w:t>未ログイン時の予約状況確認ボタン押下時の説明を追加</w:t>
            </w:r>
            <w:r w:rsidR="00DD4D58">
              <w:rPr>
                <w:rFonts w:hint="eastAsia"/>
              </w:rPr>
              <w:t>。</w:t>
            </w:r>
          </w:p>
        </w:tc>
        <w:tc>
          <w:tcPr>
            <w:tcW w:w="1225" w:type="dxa"/>
          </w:tcPr>
          <w:p w14:paraId="180E05B8" w14:textId="4ED51713" w:rsidR="001C5006" w:rsidRDefault="001C5006" w:rsidP="001C5006">
            <w:r>
              <w:t>4.3.1</w:t>
            </w:r>
          </w:p>
        </w:tc>
        <w:tc>
          <w:tcPr>
            <w:tcW w:w="1218" w:type="dxa"/>
          </w:tcPr>
          <w:p w14:paraId="6CFE18E4" w14:textId="6B4C39CE" w:rsidR="001C5006" w:rsidRDefault="001C5006" w:rsidP="001C5006">
            <w:r>
              <w:rPr>
                <w:rFonts w:hint="eastAsia"/>
              </w:rPr>
              <w:t>渡邊光</w:t>
            </w:r>
          </w:p>
        </w:tc>
        <w:tc>
          <w:tcPr>
            <w:tcW w:w="1354" w:type="dxa"/>
          </w:tcPr>
          <w:p w14:paraId="6B0DD3BE" w14:textId="71C540E1" w:rsidR="001C5006" w:rsidRDefault="001C5006" w:rsidP="001C5006">
            <w:r>
              <w:t>2026/6/9</w:t>
            </w:r>
          </w:p>
        </w:tc>
      </w:tr>
      <w:tr w:rsidR="001C5006" w14:paraId="07297BD2" w14:textId="77777777" w:rsidTr="00C21F54">
        <w:tc>
          <w:tcPr>
            <w:tcW w:w="729" w:type="dxa"/>
          </w:tcPr>
          <w:p w14:paraId="0D6C2086" w14:textId="2AC3CE34" w:rsidR="001C5006" w:rsidRDefault="001C5006" w:rsidP="001C5006">
            <w:r>
              <w:t>7.8</w:t>
            </w:r>
          </w:p>
        </w:tc>
        <w:tc>
          <w:tcPr>
            <w:tcW w:w="837" w:type="dxa"/>
          </w:tcPr>
          <w:p w14:paraId="0828738C" w14:textId="77777777" w:rsidR="001C5006" w:rsidRDefault="001C5006" w:rsidP="001C5006"/>
        </w:tc>
        <w:tc>
          <w:tcPr>
            <w:tcW w:w="5093" w:type="dxa"/>
          </w:tcPr>
          <w:p w14:paraId="12E5848C" w14:textId="2F16CE91" w:rsidR="001C5006" w:rsidRDefault="001C5006" w:rsidP="001C5006">
            <w:r>
              <w:rPr>
                <w:rFonts w:hint="eastAsia"/>
              </w:rPr>
              <w:t>ログイン時の予約状況確認ボタン押下時の説明を追加</w:t>
            </w:r>
            <w:r w:rsidR="00DD4D58">
              <w:rPr>
                <w:rFonts w:hint="eastAsia"/>
              </w:rPr>
              <w:t>。</w:t>
            </w:r>
          </w:p>
        </w:tc>
        <w:tc>
          <w:tcPr>
            <w:tcW w:w="1225" w:type="dxa"/>
          </w:tcPr>
          <w:p w14:paraId="0A1ABBAA" w14:textId="417B7467" w:rsidR="001C5006" w:rsidRDefault="001C5006" w:rsidP="001C5006">
            <w:r>
              <w:t>4.3.3</w:t>
            </w:r>
          </w:p>
        </w:tc>
        <w:tc>
          <w:tcPr>
            <w:tcW w:w="1218" w:type="dxa"/>
          </w:tcPr>
          <w:p w14:paraId="3E9E2334" w14:textId="137CE347" w:rsidR="001C5006" w:rsidRDefault="001C5006" w:rsidP="001C5006">
            <w:r>
              <w:rPr>
                <w:rFonts w:hint="eastAsia"/>
              </w:rPr>
              <w:t>渡邊光</w:t>
            </w:r>
          </w:p>
        </w:tc>
        <w:tc>
          <w:tcPr>
            <w:tcW w:w="1354" w:type="dxa"/>
          </w:tcPr>
          <w:p w14:paraId="53B94F71" w14:textId="1629D97A" w:rsidR="001C5006" w:rsidRDefault="001C5006" w:rsidP="001C5006">
            <w:r>
              <w:t>2026/6/9</w:t>
            </w:r>
          </w:p>
        </w:tc>
      </w:tr>
      <w:tr w:rsidR="001C5006" w14:paraId="6773BBFD" w14:textId="77777777" w:rsidTr="00C21F54">
        <w:tc>
          <w:tcPr>
            <w:tcW w:w="729" w:type="dxa"/>
          </w:tcPr>
          <w:p w14:paraId="3E154DD4" w14:textId="746B3750" w:rsidR="001C5006" w:rsidRDefault="001C5006" w:rsidP="001C5006">
            <w:r>
              <w:t>7.9</w:t>
            </w:r>
          </w:p>
        </w:tc>
        <w:tc>
          <w:tcPr>
            <w:tcW w:w="837" w:type="dxa"/>
          </w:tcPr>
          <w:p w14:paraId="525793A8" w14:textId="77777777" w:rsidR="001C5006" w:rsidRDefault="001C5006" w:rsidP="001C5006"/>
        </w:tc>
        <w:tc>
          <w:tcPr>
            <w:tcW w:w="5093" w:type="dxa"/>
          </w:tcPr>
          <w:p w14:paraId="04C8857A" w14:textId="226A7080" w:rsidR="001C5006" w:rsidRDefault="001C5006" w:rsidP="001C5006">
            <w:r>
              <w:rPr>
                <w:rFonts w:hint="eastAsia"/>
              </w:rPr>
              <w:t>予約状況確認の画面遷移を追加</w:t>
            </w:r>
            <w:r w:rsidR="00DD4D58">
              <w:rPr>
                <w:rFonts w:hint="eastAsia"/>
              </w:rPr>
              <w:t>。</w:t>
            </w:r>
          </w:p>
        </w:tc>
        <w:tc>
          <w:tcPr>
            <w:tcW w:w="1225" w:type="dxa"/>
          </w:tcPr>
          <w:p w14:paraId="1BB54CF3" w14:textId="744912F0" w:rsidR="001C5006" w:rsidRDefault="001C5006" w:rsidP="001C5006">
            <w:r>
              <w:t>4.3.7</w:t>
            </w:r>
          </w:p>
        </w:tc>
        <w:tc>
          <w:tcPr>
            <w:tcW w:w="1218" w:type="dxa"/>
          </w:tcPr>
          <w:p w14:paraId="1555BF87" w14:textId="43C632CB" w:rsidR="001C5006" w:rsidRDefault="001C5006" w:rsidP="001C5006">
            <w:r>
              <w:rPr>
                <w:rFonts w:hint="eastAsia"/>
              </w:rPr>
              <w:t>渡邊光</w:t>
            </w:r>
          </w:p>
        </w:tc>
        <w:tc>
          <w:tcPr>
            <w:tcW w:w="1354" w:type="dxa"/>
          </w:tcPr>
          <w:p w14:paraId="15A148D4" w14:textId="24707B12" w:rsidR="001C5006" w:rsidRDefault="001C5006" w:rsidP="001C5006">
            <w:r>
              <w:t>2026/6/9</w:t>
            </w:r>
          </w:p>
        </w:tc>
      </w:tr>
      <w:tr w:rsidR="001C5006" w14:paraId="5B607877" w14:textId="77777777" w:rsidTr="00C21F54">
        <w:tc>
          <w:tcPr>
            <w:tcW w:w="729" w:type="dxa"/>
          </w:tcPr>
          <w:p w14:paraId="04983408" w14:textId="27C5BAA2" w:rsidR="001C5006" w:rsidRDefault="00B30537" w:rsidP="001C5006">
            <w:r>
              <w:t>8</w:t>
            </w:r>
          </w:p>
        </w:tc>
        <w:tc>
          <w:tcPr>
            <w:tcW w:w="837" w:type="dxa"/>
          </w:tcPr>
          <w:p w14:paraId="5E10C4FC" w14:textId="37AA5033" w:rsidR="001C5006" w:rsidRDefault="00B30537" w:rsidP="001C5006">
            <w:r>
              <w:t>3.2</w:t>
            </w:r>
          </w:p>
        </w:tc>
        <w:tc>
          <w:tcPr>
            <w:tcW w:w="5093" w:type="dxa"/>
          </w:tcPr>
          <w:p w14:paraId="4461EC96" w14:textId="52CB73F8" w:rsidR="001C5006" w:rsidRDefault="00B30537" w:rsidP="001C5006">
            <w:r>
              <w:rPr>
                <w:rFonts w:hint="eastAsia"/>
              </w:rPr>
              <w:t>レビュー指摘事項反映</w:t>
            </w:r>
          </w:p>
        </w:tc>
        <w:tc>
          <w:tcPr>
            <w:tcW w:w="1225" w:type="dxa"/>
          </w:tcPr>
          <w:p w14:paraId="7BBE05B0" w14:textId="77777777" w:rsidR="001C5006" w:rsidRDefault="001C5006" w:rsidP="001C5006"/>
        </w:tc>
        <w:tc>
          <w:tcPr>
            <w:tcW w:w="1218" w:type="dxa"/>
          </w:tcPr>
          <w:p w14:paraId="43ED30EA" w14:textId="37D1A58C" w:rsidR="001C5006" w:rsidRDefault="00B30537" w:rsidP="001C5006">
            <w:r>
              <w:rPr>
                <w:rFonts w:hint="eastAsia"/>
              </w:rPr>
              <w:t>渡邊光</w:t>
            </w:r>
          </w:p>
        </w:tc>
        <w:tc>
          <w:tcPr>
            <w:tcW w:w="1354" w:type="dxa"/>
          </w:tcPr>
          <w:p w14:paraId="7D7A6422" w14:textId="15E6C11A" w:rsidR="001C5006" w:rsidRDefault="00B30537" w:rsidP="001C5006">
            <w:r>
              <w:t>2026/6/11</w:t>
            </w:r>
          </w:p>
        </w:tc>
      </w:tr>
      <w:tr w:rsidR="001C5006" w14:paraId="4903D6BE" w14:textId="77777777" w:rsidTr="00C21F54">
        <w:tc>
          <w:tcPr>
            <w:tcW w:w="729" w:type="dxa"/>
          </w:tcPr>
          <w:p w14:paraId="71A9C575" w14:textId="2CC68EE4" w:rsidR="001C5006" w:rsidRDefault="00B30537" w:rsidP="001C5006">
            <w:r>
              <w:t>8.1</w:t>
            </w:r>
          </w:p>
        </w:tc>
        <w:tc>
          <w:tcPr>
            <w:tcW w:w="837" w:type="dxa"/>
          </w:tcPr>
          <w:p w14:paraId="19090973" w14:textId="77777777" w:rsidR="001C5006" w:rsidRDefault="001C5006" w:rsidP="001C5006"/>
        </w:tc>
        <w:tc>
          <w:tcPr>
            <w:tcW w:w="5093" w:type="dxa"/>
          </w:tcPr>
          <w:p w14:paraId="0ABC427E" w14:textId="45928D0F" w:rsidR="001C5006" w:rsidRDefault="00B30537" w:rsidP="001C5006">
            <w:r>
              <w:rPr>
                <w:rFonts w:hint="eastAsia"/>
              </w:rPr>
              <w:t>結果表示エリアの説明の誤字を修正</w:t>
            </w:r>
          </w:p>
        </w:tc>
        <w:tc>
          <w:tcPr>
            <w:tcW w:w="1225" w:type="dxa"/>
          </w:tcPr>
          <w:p w14:paraId="734F9AB6" w14:textId="775DAEB0" w:rsidR="001C5006" w:rsidRDefault="00B30537" w:rsidP="001C5006">
            <w:r>
              <w:t>3.1.3</w:t>
            </w:r>
          </w:p>
        </w:tc>
        <w:tc>
          <w:tcPr>
            <w:tcW w:w="1218" w:type="dxa"/>
          </w:tcPr>
          <w:p w14:paraId="4FEF2822" w14:textId="27C494B1" w:rsidR="001C5006" w:rsidRDefault="00B30537" w:rsidP="001C5006">
            <w:r>
              <w:rPr>
                <w:rFonts w:hint="eastAsia"/>
              </w:rPr>
              <w:t>渡邊光</w:t>
            </w:r>
          </w:p>
        </w:tc>
        <w:tc>
          <w:tcPr>
            <w:tcW w:w="1354" w:type="dxa"/>
          </w:tcPr>
          <w:p w14:paraId="24E38F79" w14:textId="3750A60B" w:rsidR="001C5006" w:rsidRDefault="00B30537" w:rsidP="001C5006">
            <w:r>
              <w:t>2026/6/11</w:t>
            </w:r>
          </w:p>
        </w:tc>
      </w:tr>
      <w:tr w:rsidR="001C5006" w14:paraId="4D0E3F7E" w14:textId="77777777" w:rsidTr="00C21F54">
        <w:tc>
          <w:tcPr>
            <w:tcW w:w="729" w:type="dxa"/>
          </w:tcPr>
          <w:p w14:paraId="5C0A9F63" w14:textId="1DF8DFBF" w:rsidR="001C5006" w:rsidRDefault="00B30537" w:rsidP="001C5006">
            <w:r>
              <w:t>8.2</w:t>
            </w:r>
          </w:p>
        </w:tc>
        <w:tc>
          <w:tcPr>
            <w:tcW w:w="837" w:type="dxa"/>
          </w:tcPr>
          <w:p w14:paraId="1E917E32" w14:textId="77777777" w:rsidR="001C5006" w:rsidRDefault="001C5006" w:rsidP="001C5006"/>
        </w:tc>
        <w:tc>
          <w:tcPr>
            <w:tcW w:w="5093" w:type="dxa"/>
          </w:tcPr>
          <w:p w14:paraId="4EA306DA" w14:textId="39C0ADE3" w:rsidR="001C5006" w:rsidRDefault="00B30537" w:rsidP="001C5006">
            <w:r>
              <w:rPr>
                <w:rFonts w:hint="eastAsia"/>
              </w:rPr>
              <w:t>ダイアログのボタンの説明を修正</w:t>
            </w:r>
          </w:p>
        </w:tc>
        <w:tc>
          <w:tcPr>
            <w:tcW w:w="1225" w:type="dxa"/>
          </w:tcPr>
          <w:p w14:paraId="5F4AA5FF" w14:textId="3DAC2E41" w:rsidR="001C5006" w:rsidRDefault="00B30537" w:rsidP="001C5006">
            <w:r>
              <w:t>3.4.6</w:t>
            </w:r>
          </w:p>
        </w:tc>
        <w:tc>
          <w:tcPr>
            <w:tcW w:w="1218" w:type="dxa"/>
          </w:tcPr>
          <w:p w14:paraId="4DCF0872" w14:textId="3636B003" w:rsidR="001C5006" w:rsidRDefault="00B30537" w:rsidP="001C5006">
            <w:r>
              <w:rPr>
                <w:rFonts w:hint="eastAsia"/>
              </w:rPr>
              <w:t>渡邊光</w:t>
            </w:r>
          </w:p>
        </w:tc>
        <w:tc>
          <w:tcPr>
            <w:tcW w:w="1354" w:type="dxa"/>
          </w:tcPr>
          <w:p w14:paraId="1A83CAF8" w14:textId="693A1364" w:rsidR="001C5006" w:rsidRDefault="00B30537" w:rsidP="001C5006">
            <w:r>
              <w:t>2026/6/11</w:t>
            </w:r>
          </w:p>
        </w:tc>
      </w:tr>
      <w:tr w:rsidR="001C5006" w14:paraId="22756746" w14:textId="77777777" w:rsidTr="00C21F54">
        <w:tc>
          <w:tcPr>
            <w:tcW w:w="729" w:type="dxa"/>
          </w:tcPr>
          <w:p w14:paraId="2450D4F1" w14:textId="6BE2D286" w:rsidR="001C5006" w:rsidRDefault="00B30537" w:rsidP="001C5006">
            <w:r>
              <w:t>8.3</w:t>
            </w:r>
          </w:p>
        </w:tc>
        <w:tc>
          <w:tcPr>
            <w:tcW w:w="837" w:type="dxa"/>
          </w:tcPr>
          <w:p w14:paraId="4C05E2D0" w14:textId="77777777" w:rsidR="001C5006" w:rsidRDefault="001C5006" w:rsidP="001C5006"/>
        </w:tc>
        <w:tc>
          <w:tcPr>
            <w:tcW w:w="5093" w:type="dxa"/>
          </w:tcPr>
          <w:p w14:paraId="18DB276C" w14:textId="405FC0C2" w:rsidR="001C5006" w:rsidRDefault="00B30537" w:rsidP="001C5006">
            <w:r>
              <w:rPr>
                <w:rFonts w:hint="eastAsia"/>
              </w:rPr>
              <w:t>予約状況確認の見出しの追加と変更</w:t>
            </w:r>
          </w:p>
        </w:tc>
        <w:tc>
          <w:tcPr>
            <w:tcW w:w="1225" w:type="dxa"/>
          </w:tcPr>
          <w:p w14:paraId="2A841641" w14:textId="493622D5" w:rsidR="001C5006" w:rsidRDefault="00B30537" w:rsidP="001C5006">
            <w:r>
              <w:t>3.4.7</w:t>
            </w:r>
          </w:p>
        </w:tc>
        <w:tc>
          <w:tcPr>
            <w:tcW w:w="1218" w:type="dxa"/>
          </w:tcPr>
          <w:p w14:paraId="2856820C" w14:textId="33790CAE" w:rsidR="001C5006" w:rsidRDefault="00B30537" w:rsidP="001C5006">
            <w:r>
              <w:rPr>
                <w:rFonts w:hint="eastAsia"/>
              </w:rPr>
              <w:t>渡邊光</w:t>
            </w:r>
          </w:p>
        </w:tc>
        <w:tc>
          <w:tcPr>
            <w:tcW w:w="1354" w:type="dxa"/>
          </w:tcPr>
          <w:p w14:paraId="19C7D64F" w14:textId="43831B51" w:rsidR="001C5006" w:rsidRDefault="00B30537" w:rsidP="001C5006">
            <w:r>
              <w:t>2026/6/11</w:t>
            </w:r>
          </w:p>
        </w:tc>
      </w:tr>
      <w:tr w:rsidR="00E929C6" w14:paraId="2195BA01" w14:textId="77777777" w:rsidTr="00C21F54">
        <w:tc>
          <w:tcPr>
            <w:tcW w:w="729" w:type="dxa"/>
          </w:tcPr>
          <w:p w14:paraId="40B9C607" w14:textId="04DF265B" w:rsidR="00E929C6" w:rsidRDefault="00E929C6" w:rsidP="00E929C6">
            <w:r>
              <w:rPr>
                <w:rFonts w:hint="eastAsia"/>
              </w:rPr>
              <w:t>9</w:t>
            </w:r>
          </w:p>
        </w:tc>
        <w:tc>
          <w:tcPr>
            <w:tcW w:w="837" w:type="dxa"/>
          </w:tcPr>
          <w:p w14:paraId="31EEDC2D" w14:textId="5DE23336" w:rsidR="00E929C6" w:rsidRDefault="00E929C6" w:rsidP="00E929C6">
            <w:r>
              <w:rPr>
                <w:rFonts w:hint="eastAsia"/>
              </w:rPr>
              <w:t>4.0</w:t>
            </w:r>
          </w:p>
        </w:tc>
        <w:tc>
          <w:tcPr>
            <w:tcW w:w="5093" w:type="dxa"/>
          </w:tcPr>
          <w:p w14:paraId="57910D43" w14:textId="77777777" w:rsidR="00E929C6" w:rsidRDefault="00E929C6" w:rsidP="00E929C6">
            <w:r>
              <w:rPr>
                <w:rFonts w:hint="eastAsia"/>
              </w:rPr>
              <w:t>レビュー完了のため正式版としてリリース。</w:t>
            </w:r>
          </w:p>
          <w:p w14:paraId="338177D3" w14:textId="75CA2B22" w:rsidR="00E929C6" w:rsidRPr="00BA61DD" w:rsidRDefault="00E929C6" w:rsidP="00E929C6">
            <w:r>
              <w:rPr>
                <w:rFonts w:hint="eastAsia"/>
              </w:rPr>
              <w:t>予約確認機能対応版ここまで</w:t>
            </w:r>
          </w:p>
        </w:tc>
        <w:tc>
          <w:tcPr>
            <w:tcW w:w="1225" w:type="dxa"/>
          </w:tcPr>
          <w:p w14:paraId="08DEAC74" w14:textId="4EA3EEAD" w:rsidR="00E929C6" w:rsidRDefault="00E929C6" w:rsidP="00E929C6">
            <w:r>
              <w:rPr>
                <w:rFonts w:hint="eastAsia"/>
              </w:rPr>
              <w:t>全頁</w:t>
            </w:r>
          </w:p>
        </w:tc>
        <w:tc>
          <w:tcPr>
            <w:tcW w:w="1218" w:type="dxa"/>
          </w:tcPr>
          <w:p w14:paraId="30C93FF2" w14:textId="77777777" w:rsidR="001C5006" w:rsidRDefault="00E929C6" w:rsidP="001C5006">
            <w:r>
              <w:rPr>
                <w:rFonts w:hint="eastAsia"/>
              </w:rPr>
              <w:t>裵相進</w:t>
            </w:r>
          </w:p>
          <w:p w14:paraId="618A869A" w14:textId="6B8075C0" w:rsidR="00E929C6" w:rsidRDefault="0075677A" w:rsidP="00E929C6">
            <w:r w:rsidRPr="0075677A">
              <w:t>岡田佳樹 </w:t>
            </w:r>
          </w:p>
        </w:tc>
        <w:tc>
          <w:tcPr>
            <w:tcW w:w="1354" w:type="dxa"/>
          </w:tcPr>
          <w:p w14:paraId="1A5A9F15" w14:textId="038C73AC" w:rsidR="00E929C6" w:rsidRDefault="00E929C6" w:rsidP="00E929C6">
            <w:r>
              <w:rPr>
                <w:rFonts w:hint="eastAsia"/>
              </w:rPr>
              <w:t>2026/</w:t>
            </w:r>
            <w:r>
              <w:t>06/17</w:t>
            </w:r>
          </w:p>
        </w:tc>
      </w:tr>
      <w:tr w:rsidR="0072435F" w14:paraId="3A534E9B" w14:textId="77777777" w:rsidTr="00C21F54">
        <w:tc>
          <w:tcPr>
            <w:tcW w:w="729" w:type="dxa"/>
          </w:tcPr>
          <w:p w14:paraId="0776732F" w14:textId="38A7F02C" w:rsidR="0072435F" w:rsidRDefault="0072435F" w:rsidP="0072435F">
            <w:r>
              <w:rPr>
                <w:rFonts w:hint="eastAsia"/>
              </w:rPr>
              <w:t>9.1</w:t>
            </w:r>
          </w:p>
        </w:tc>
        <w:tc>
          <w:tcPr>
            <w:tcW w:w="837" w:type="dxa"/>
          </w:tcPr>
          <w:p w14:paraId="662D809A" w14:textId="6BBBE830" w:rsidR="0072435F" w:rsidRDefault="0072435F" w:rsidP="0072435F">
            <w:r>
              <w:t>4.1</w:t>
            </w:r>
          </w:p>
        </w:tc>
        <w:tc>
          <w:tcPr>
            <w:tcW w:w="5093" w:type="dxa"/>
          </w:tcPr>
          <w:p w14:paraId="7AAB8C6D" w14:textId="2C43A8C5" w:rsidR="0072435F" w:rsidRDefault="0072435F" w:rsidP="0072435F">
            <w:r>
              <w:rPr>
                <w:rFonts w:hint="eastAsia"/>
              </w:rPr>
              <w:t>自己予約確認機能対応。レビュー直前版発行</w:t>
            </w:r>
          </w:p>
        </w:tc>
        <w:tc>
          <w:tcPr>
            <w:tcW w:w="1225" w:type="dxa"/>
          </w:tcPr>
          <w:p w14:paraId="223734CD" w14:textId="3564D758" w:rsidR="0072435F" w:rsidRDefault="0072435F" w:rsidP="0072435F">
            <w:r>
              <w:rPr>
                <w:rFonts w:hint="eastAsia"/>
              </w:rPr>
              <w:t>全頁</w:t>
            </w:r>
          </w:p>
        </w:tc>
        <w:tc>
          <w:tcPr>
            <w:tcW w:w="1218" w:type="dxa"/>
          </w:tcPr>
          <w:p w14:paraId="09D3508D" w14:textId="77777777" w:rsidR="0072435F" w:rsidRDefault="0072435F" w:rsidP="0072435F">
            <w:r>
              <w:rPr>
                <w:rFonts w:hint="eastAsia"/>
              </w:rPr>
              <w:t>裵相進</w:t>
            </w:r>
          </w:p>
          <w:p w14:paraId="3AF1520C" w14:textId="0AC5DABD" w:rsidR="0072435F" w:rsidRDefault="0072435F" w:rsidP="0072435F">
            <w:r w:rsidRPr="0075677A">
              <w:t>岡田佳樹 </w:t>
            </w:r>
          </w:p>
        </w:tc>
        <w:tc>
          <w:tcPr>
            <w:tcW w:w="1354" w:type="dxa"/>
          </w:tcPr>
          <w:p w14:paraId="56E56B54" w14:textId="040A1306" w:rsidR="0072435F" w:rsidRDefault="0072435F" w:rsidP="0072435F">
            <w:r>
              <w:rPr>
                <w:rFonts w:hint="eastAsia"/>
              </w:rPr>
              <w:t>2026/</w:t>
            </w:r>
            <w:r>
              <w:t>06/17</w:t>
            </w:r>
          </w:p>
        </w:tc>
      </w:tr>
      <w:tr w:rsidR="0072435F" w14:paraId="53BB8384" w14:textId="77777777" w:rsidTr="00C21F54">
        <w:tc>
          <w:tcPr>
            <w:tcW w:w="729" w:type="dxa"/>
          </w:tcPr>
          <w:p w14:paraId="21A750FB" w14:textId="26B35189" w:rsidR="0072435F" w:rsidRDefault="0072435F" w:rsidP="0072435F">
            <w:r>
              <w:rPr>
                <w:rFonts w:hint="eastAsia"/>
              </w:rPr>
              <w:t>9.2</w:t>
            </w:r>
          </w:p>
        </w:tc>
        <w:tc>
          <w:tcPr>
            <w:tcW w:w="837" w:type="dxa"/>
          </w:tcPr>
          <w:p w14:paraId="2ADA830E" w14:textId="77777777" w:rsidR="0072435F" w:rsidRDefault="0072435F" w:rsidP="0072435F"/>
        </w:tc>
        <w:tc>
          <w:tcPr>
            <w:tcW w:w="5093" w:type="dxa"/>
          </w:tcPr>
          <w:p w14:paraId="1BE269B5" w14:textId="3D6EFC17" w:rsidR="0072435F" w:rsidRDefault="0072435F" w:rsidP="0072435F">
            <w:r>
              <w:rPr>
                <w:rFonts w:hint="eastAsia"/>
              </w:rPr>
              <w:t>機能範囲。⑤までを今回の対象に更新。</w:t>
            </w:r>
          </w:p>
        </w:tc>
        <w:tc>
          <w:tcPr>
            <w:tcW w:w="1225" w:type="dxa"/>
          </w:tcPr>
          <w:p w14:paraId="57FE1261" w14:textId="2292632C" w:rsidR="0072435F" w:rsidRDefault="00C21F54" w:rsidP="0072435F">
            <w:r>
              <w:t>1.2</w:t>
            </w:r>
          </w:p>
        </w:tc>
        <w:tc>
          <w:tcPr>
            <w:tcW w:w="1218" w:type="dxa"/>
          </w:tcPr>
          <w:p w14:paraId="7216DD3A" w14:textId="77777777" w:rsidR="0072435F" w:rsidRDefault="0072435F" w:rsidP="0072435F">
            <w:r>
              <w:rPr>
                <w:rFonts w:hint="eastAsia"/>
              </w:rPr>
              <w:t>裵相進</w:t>
            </w:r>
          </w:p>
          <w:p w14:paraId="4913F3F8" w14:textId="7231EA03" w:rsidR="0072435F" w:rsidRPr="00CD3944" w:rsidRDefault="0072435F" w:rsidP="0072435F">
            <w:r w:rsidRPr="0075677A">
              <w:t>岡田佳樹 </w:t>
            </w:r>
          </w:p>
        </w:tc>
        <w:tc>
          <w:tcPr>
            <w:tcW w:w="1354" w:type="dxa"/>
          </w:tcPr>
          <w:p w14:paraId="1D835E0B" w14:textId="6EA4A562" w:rsidR="0072435F" w:rsidRDefault="0072435F" w:rsidP="0072435F">
            <w:r>
              <w:rPr>
                <w:rFonts w:hint="eastAsia"/>
              </w:rPr>
              <w:t>2026/</w:t>
            </w:r>
            <w:r>
              <w:t>06/17</w:t>
            </w:r>
          </w:p>
        </w:tc>
      </w:tr>
      <w:tr w:rsidR="0072435F" w14:paraId="41C00EC1" w14:textId="77777777" w:rsidTr="00C21F54">
        <w:tc>
          <w:tcPr>
            <w:tcW w:w="729" w:type="dxa"/>
          </w:tcPr>
          <w:p w14:paraId="13404AD4" w14:textId="6D0AD4A7" w:rsidR="0072435F" w:rsidRDefault="0072435F" w:rsidP="0072435F">
            <w:r>
              <w:rPr>
                <w:rFonts w:hint="eastAsia"/>
              </w:rPr>
              <w:t>9.3</w:t>
            </w:r>
          </w:p>
        </w:tc>
        <w:tc>
          <w:tcPr>
            <w:tcW w:w="837" w:type="dxa"/>
          </w:tcPr>
          <w:p w14:paraId="248369A1" w14:textId="77777777" w:rsidR="0072435F" w:rsidRDefault="0072435F" w:rsidP="0072435F"/>
        </w:tc>
        <w:tc>
          <w:tcPr>
            <w:tcW w:w="5093" w:type="dxa"/>
          </w:tcPr>
          <w:p w14:paraId="60780B52" w14:textId="24832B5B" w:rsidR="0072435F" w:rsidRDefault="0072435F" w:rsidP="0072435F">
            <w:proofErr w:type="spellStart"/>
            <w:r>
              <w:rPr>
                <w:rFonts w:hint="eastAsia"/>
              </w:rPr>
              <w:t>MainFrame</w:t>
            </w:r>
            <w:proofErr w:type="spellEnd"/>
            <w:r>
              <w:rPr>
                <w:rFonts w:hint="eastAsia"/>
              </w:rPr>
              <w:t>の画面に自分の予約確認ボタンを追加</w:t>
            </w:r>
          </w:p>
        </w:tc>
        <w:tc>
          <w:tcPr>
            <w:tcW w:w="1225" w:type="dxa"/>
          </w:tcPr>
          <w:p w14:paraId="78572DB7" w14:textId="16786645" w:rsidR="0072435F" w:rsidRDefault="00C21F54" w:rsidP="0072435F">
            <w:r>
              <w:t>3.1</w:t>
            </w:r>
          </w:p>
        </w:tc>
        <w:tc>
          <w:tcPr>
            <w:tcW w:w="1218" w:type="dxa"/>
          </w:tcPr>
          <w:p w14:paraId="4381B905" w14:textId="6C958BEF" w:rsidR="0072435F" w:rsidRDefault="0072435F" w:rsidP="0072435F">
            <w:r>
              <w:rPr>
                <w:rFonts w:hint="eastAsia"/>
              </w:rPr>
              <w:t>岡田佳樹</w:t>
            </w:r>
          </w:p>
        </w:tc>
        <w:tc>
          <w:tcPr>
            <w:tcW w:w="1354" w:type="dxa"/>
          </w:tcPr>
          <w:p w14:paraId="62A3D21A" w14:textId="6A1572B9" w:rsidR="0072435F" w:rsidRDefault="0072435F" w:rsidP="0072435F">
            <w:r>
              <w:rPr>
                <w:rFonts w:hint="eastAsia"/>
              </w:rPr>
              <w:t>2026/</w:t>
            </w:r>
            <w:r>
              <w:t>06/17</w:t>
            </w:r>
          </w:p>
        </w:tc>
      </w:tr>
      <w:tr w:rsidR="0072435F" w14:paraId="7D026125" w14:textId="77777777" w:rsidTr="00C21F54">
        <w:tc>
          <w:tcPr>
            <w:tcW w:w="729" w:type="dxa"/>
          </w:tcPr>
          <w:p w14:paraId="4B63C9E9" w14:textId="50357489" w:rsidR="0072435F" w:rsidRDefault="0072435F" w:rsidP="0072435F">
            <w:r>
              <w:rPr>
                <w:rFonts w:hint="eastAsia"/>
              </w:rPr>
              <w:t>9.4</w:t>
            </w:r>
          </w:p>
        </w:tc>
        <w:tc>
          <w:tcPr>
            <w:tcW w:w="837" w:type="dxa"/>
          </w:tcPr>
          <w:p w14:paraId="4E45CA02" w14:textId="77777777" w:rsidR="0072435F" w:rsidRDefault="0072435F" w:rsidP="0072435F"/>
        </w:tc>
        <w:tc>
          <w:tcPr>
            <w:tcW w:w="5093" w:type="dxa"/>
          </w:tcPr>
          <w:p w14:paraId="66638AD0" w14:textId="18E4C80E" w:rsidR="0072435F" w:rsidRDefault="0072435F" w:rsidP="0072435F">
            <w:r>
              <w:rPr>
                <w:rFonts w:hint="eastAsia"/>
              </w:rPr>
              <w:t>結果表示エリアの自己予約状況確認の表示を追加。</w:t>
            </w:r>
          </w:p>
        </w:tc>
        <w:tc>
          <w:tcPr>
            <w:tcW w:w="1225" w:type="dxa"/>
          </w:tcPr>
          <w:p w14:paraId="13D13079" w14:textId="0F8EF445" w:rsidR="0072435F" w:rsidRDefault="00C21F54" w:rsidP="0072435F">
            <w:r>
              <w:t>3.1.3</w:t>
            </w:r>
          </w:p>
        </w:tc>
        <w:tc>
          <w:tcPr>
            <w:tcW w:w="1218" w:type="dxa"/>
          </w:tcPr>
          <w:p w14:paraId="5B3D3C71" w14:textId="3167F76A" w:rsidR="0072435F" w:rsidRDefault="0072435F" w:rsidP="0072435F">
            <w:r>
              <w:rPr>
                <w:rFonts w:hint="eastAsia"/>
              </w:rPr>
              <w:t>岡田佳樹</w:t>
            </w:r>
          </w:p>
        </w:tc>
        <w:tc>
          <w:tcPr>
            <w:tcW w:w="1354" w:type="dxa"/>
          </w:tcPr>
          <w:p w14:paraId="57449484" w14:textId="77D503CF" w:rsidR="0072435F" w:rsidRDefault="0072435F" w:rsidP="0072435F">
            <w:r>
              <w:rPr>
                <w:rFonts w:hint="eastAsia"/>
              </w:rPr>
              <w:t>2026/</w:t>
            </w:r>
            <w:r>
              <w:t>06/17</w:t>
            </w:r>
          </w:p>
        </w:tc>
      </w:tr>
      <w:tr w:rsidR="0072435F" w14:paraId="67D18280" w14:textId="77777777" w:rsidTr="00C21F54">
        <w:tc>
          <w:tcPr>
            <w:tcW w:w="729" w:type="dxa"/>
          </w:tcPr>
          <w:p w14:paraId="22EE06E9" w14:textId="243643B9" w:rsidR="0072435F" w:rsidRDefault="0072435F" w:rsidP="0072435F">
            <w:r>
              <w:rPr>
                <w:rFonts w:hint="eastAsia"/>
              </w:rPr>
              <w:t>9.5</w:t>
            </w:r>
          </w:p>
        </w:tc>
        <w:tc>
          <w:tcPr>
            <w:tcW w:w="837" w:type="dxa"/>
          </w:tcPr>
          <w:p w14:paraId="208BDEB4" w14:textId="77777777" w:rsidR="0072435F" w:rsidRDefault="0072435F" w:rsidP="0072435F"/>
        </w:tc>
        <w:tc>
          <w:tcPr>
            <w:tcW w:w="5093" w:type="dxa"/>
          </w:tcPr>
          <w:p w14:paraId="30EB72DD" w14:textId="77D2A528" w:rsidR="0072435F" w:rsidRDefault="0072435F" w:rsidP="0072435F">
            <w:r>
              <w:rPr>
                <w:rFonts w:hint="eastAsia"/>
              </w:rPr>
              <w:t>画面遷移図に自分の予約確認を追加。</w:t>
            </w:r>
          </w:p>
        </w:tc>
        <w:tc>
          <w:tcPr>
            <w:tcW w:w="1225" w:type="dxa"/>
          </w:tcPr>
          <w:p w14:paraId="53A24919" w14:textId="65D2074C" w:rsidR="0072435F" w:rsidRDefault="00C21F54" w:rsidP="0072435F">
            <w:r>
              <w:t>4.2</w:t>
            </w:r>
          </w:p>
        </w:tc>
        <w:tc>
          <w:tcPr>
            <w:tcW w:w="1218" w:type="dxa"/>
          </w:tcPr>
          <w:p w14:paraId="2BB88F39" w14:textId="77777777" w:rsidR="0072435F" w:rsidRDefault="0072435F" w:rsidP="0072435F">
            <w:r>
              <w:rPr>
                <w:rFonts w:hint="eastAsia"/>
              </w:rPr>
              <w:t>裵相進</w:t>
            </w:r>
          </w:p>
          <w:p w14:paraId="13DB227F" w14:textId="625B41BD" w:rsidR="0072435F" w:rsidRDefault="0072435F" w:rsidP="0072435F">
            <w:r w:rsidRPr="0075677A">
              <w:t>岡田佳樹</w:t>
            </w:r>
          </w:p>
        </w:tc>
        <w:tc>
          <w:tcPr>
            <w:tcW w:w="1354" w:type="dxa"/>
          </w:tcPr>
          <w:p w14:paraId="58C71084" w14:textId="7F72BBBE" w:rsidR="0072435F" w:rsidRDefault="0072435F" w:rsidP="0072435F">
            <w:r>
              <w:rPr>
                <w:rFonts w:hint="eastAsia"/>
              </w:rPr>
              <w:t>2026/</w:t>
            </w:r>
            <w:r>
              <w:t>06/17</w:t>
            </w:r>
          </w:p>
        </w:tc>
      </w:tr>
      <w:tr w:rsidR="0072435F" w14:paraId="3BEEB320" w14:textId="77777777" w:rsidTr="00C21F54">
        <w:tc>
          <w:tcPr>
            <w:tcW w:w="729" w:type="dxa"/>
          </w:tcPr>
          <w:p w14:paraId="7170F5EF" w14:textId="66C6E136" w:rsidR="0072435F" w:rsidRDefault="0072435F" w:rsidP="0072435F">
            <w:r>
              <w:rPr>
                <w:rFonts w:hint="eastAsia"/>
              </w:rPr>
              <w:t>9.6</w:t>
            </w:r>
          </w:p>
        </w:tc>
        <w:tc>
          <w:tcPr>
            <w:tcW w:w="837" w:type="dxa"/>
          </w:tcPr>
          <w:p w14:paraId="1597B495" w14:textId="77777777" w:rsidR="0072435F" w:rsidRDefault="0072435F" w:rsidP="0072435F"/>
        </w:tc>
        <w:tc>
          <w:tcPr>
            <w:tcW w:w="5093" w:type="dxa"/>
          </w:tcPr>
          <w:p w14:paraId="77F77B09" w14:textId="746B22E3" w:rsidR="0072435F" w:rsidRDefault="0072435F" w:rsidP="0072435F">
            <w:r>
              <w:rPr>
                <w:rFonts w:hint="eastAsia"/>
              </w:rPr>
              <w:t>画面遷移の図全てに自分の予約確認ボタンを追加。</w:t>
            </w:r>
          </w:p>
        </w:tc>
        <w:tc>
          <w:tcPr>
            <w:tcW w:w="1225" w:type="dxa"/>
          </w:tcPr>
          <w:p w14:paraId="6C381056" w14:textId="28D9B1FC" w:rsidR="0072435F" w:rsidRDefault="00C21F54" w:rsidP="0072435F">
            <w:r>
              <w:t>4.3</w:t>
            </w:r>
          </w:p>
        </w:tc>
        <w:tc>
          <w:tcPr>
            <w:tcW w:w="1218" w:type="dxa"/>
          </w:tcPr>
          <w:p w14:paraId="4FA0AD69" w14:textId="77777777" w:rsidR="0072435F" w:rsidRDefault="0072435F" w:rsidP="0072435F">
            <w:r>
              <w:rPr>
                <w:rFonts w:hint="eastAsia"/>
              </w:rPr>
              <w:t>裵相進</w:t>
            </w:r>
          </w:p>
          <w:p w14:paraId="3DD7AE0D" w14:textId="622974C0" w:rsidR="0072435F" w:rsidRDefault="0072435F" w:rsidP="0072435F">
            <w:r w:rsidRPr="0075677A">
              <w:t>岡田佳樹</w:t>
            </w:r>
          </w:p>
        </w:tc>
        <w:tc>
          <w:tcPr>
            <w:tcW w:w="1354" w:type="dxa"/>
          </w:tcPr>
          <w:p w14:paraId="163CF77A" w14:textId="07511CB1" w:rsidR="0072435F" w:rsidRDefault="0072435F" w:rsidP="0072435F">
            <w:r>
              <w:rPr>
                <w:rFonts w:hint="eastAsia"/>
              </w:rPr>
              <w:t>2026/</w:t>
            </w:r>
            <w:r>
              <w:t>06/17</w:t>
            </w:r>
          </w:p>
        </w:tc>
      </w:tr>
      <w:tr w:rsidR="0072435F" w14:paraId="601ABDBB" w14:textId="77777777" w:rsidTr="00C21F54">
        <w:tc>
          <w:tcPr>
            <w:tcW w:w="729" w:type="dxa"/>
          </w:tcPr>
          <w:p w14:paraId="4FE35789" w14:textId="5F205222" w:rsidR="0072435F" w:rsidRDefault="0072435F" w:rsidP="0072435F">
            <w:r>
              <w:rPr>
                <w:rFonts w:hint="eastAsia"/>
              </w:rPr>
              <w:t>9.7</w:t>
            </w:r>
          </w:p>
        </w:tc>
        <w:tc>
          <w:tcPr>
            <w:tcW w:w="837" w:type="dxa"/>
          </w:tcPr>
          <w:p w14:paraId="5FA212C9" w14:textId="77777777" w:rsidR="0072435F" w:rsidRDefault="0072435F" w:rsidP="0072435F"/>
        </w:tc>
        <w:tc>
          <w:tcPr>
            <w:tcW w:w="5093" w:type="dxa"/>
          </w:tcPr>
          <w:p w14:paraId="67B79810" w14:textId="452465B3" w:rsidR="0072435F" w:rsidRDefault="0072435F" w:rsidP="0072435F">
            <w:r>
              <w:rPr>
                <w:rFonts w:hint="eastAsia"/>
              </w:rPr>
              <w:t>未ログイン時の自己予約状況確認ボタン押下時の説明を追加。</w:t>
            </w:r>
          </w:p>
        </w:tc>
        <w:tc>
          <w:tcPr>
            <w:tcW w:w="1225" w:type="dxa"/>
          </w:tcPr>
          <w:p w14:paraId="09517F00" w14:textId="3585FAFD" w:rsidR="0072435F" w:rsidRDefault="00C21F54" w:rsidP="0072435F">
            <w:r>
              <w:t>4.3.1</w:t>
            </w:r>
          </w:p>
        </w:tc>
        <w:tc>
          <w:tcPr>
            <w:tcW w:w="1218" w:type="dxa"/>
          </w:tcPr>
          <w:p w14:paraId="1681C6AB" w14:textId="36EDCB0D" w:rsidR="0072435F" w:rsidRDefault="0072435F" w:rsidP="0072435F">
            <w:r>
              <w:rPr>
                <w:rFonts w:hint="eastAsia"/>
              </w:rPr>
              <w:t>裵相進</w:t>
            </w:r>
          </w:p>
        </w:tc>
        <w:tc>
          <w:tcPr>
            <w:tcW w:w="1354" w:type="dxa"/>
          </w:tcPr>
          <w:p w14:paraId="0BAF5349" w14:textId="11D1B8F6" w:rsidR="0072435F" w:rsidRDefault="0072435F" w:rsidP="0072435F">
            <w:r>
              <w:rPr>
                <w:rFonts w:hint="eastAsia"/>
              </w:rPr>
              <w:t>2026/</w:t>
            </w:r>
            <w:r>
              <w:t>06/17</w:t>
            </w:r>
          </w:p>
        </w:tc>
      </w:tr>
      <w:tr w:rsidR="0072435F" w14:paraId="72E85E97" w14:textId="77777777" w:rsidTr="00C21F54">
        <w:tc>
          <w:tcPr>
            <w:tcW w:w="729" w:type="dxa"/>
          </w:tcPr>
          <w:p w14:paraId="2D296A1A" w14:textId="3C8538FA" w:rsidR="0072435F" w:rsidRDefault="0072435F" w:rsidP="0072435F">
            <w:r>
              <w:rPr>
                <w:rFonts w:hint="eastAsia"/>
              </w:rPr>
              <w:t>9.8</w:t>
            </w:r>
          </w:p>
        </w:tc>
        <w:tc>
          <w:tcPr>
            <w:tcW w:w="837" w:type="dxa"/>
          </w:tcPr>
          <w:p w14:paraId="28D843AF" w14:textId="77777777" w:rsidR="0072435F" w:rsidRDefault="0072435F" w:rsidP="0072435F"/>
        </w:tc>
        <w:tc>
          <w:tcPr>
            <w:tcW w:w="5093" w:type="dxa"/>
          </w:tcPr>
          <w:p w14:paraId="0BA95B0E" w14:textId="206F9CFB" w:rsidR="0072435F" w:rsidRDefault="0072435F" w:rsidP="0072435F">
            <w:r>
              <w:rPr>
                <w:rFonts w:hint="eastAsia"/>
              </w:rPr>
              <w:t>ログイン時の自己予約状況確認ボタン押下時の説明を追加。</w:t>
            </w:r>
          </w:p>
        </w:tc>
        <w:tc>
          <w:tcPr>
            <w:tcW w:w="1225" w:type="dxa"/>
          </w:tcPr>
          <w:p w14:paraId="7B16F0B0" w14:textId="08D4C03C" w:rsidR="0072435F" w:rsidRDefault="00C21F54" w:rsidP="0072435F">
            <w:r>
              <w:t>4.3.3</w:t>
            </w:r>
          </w:p>
        </w:tc>
        <w:tc>
          <w:tcPr>
            <w:tcW w:w="1218" w:type="dxa"/>
          </w:tcPr>
          <w:p w14:paraId="3A1C9084" w14:textId="79A0DAF7" w:rsidR="0072435F" w:rsidRDefault="0072435F" w:rsidP="0072435F">
            <w:r>
              <w:rPr>
                <w:rFonts w:hint="eastAsia"/>
              </w:rPr>
              <w:t>裵相進</w:t>
            </w:r>
          </w:p>
        </w:tc>
        <w:tc>
          <w:tcPr>
            <w:tcW w:w="1354" w:type="dxa"/>
          </w:tcPr>
          <w:p w14:paraId="74E0E61A" w14:textId="2ED5A39E" w:rsidR="0072435F" w:rsidRDefault="0072435F" w:rsidP="0072435F">
            <w:r>
              <w:rPr>
                <w:rFonts w:hint="eastAsia"/>
              </w:rPr>
              <w:t>2026/</w:t>
            </w:r>
            <w:r>
              <w:t>06/17</w:t>
            </w:r>
          </w:p>
        </w:tc>
      </w:tr>
      <w:tr w:rsidR="0072435F" w14:paraId="381575D4" w14:textId="77777777" w:rsidTr="00C21F54">
        <w:tc>
          <w:tcPr>
            <w:tcW w:w="729" w:type="dxa"/>
          </w:tcPr>
          <w:p w14:paraId="1C772578" w14:textId="2F6B53F0" w:rsidR="0072435F" w:rsidRDefault="0072435F" w:rsidP="0072435F">
            <w:r>
              <w:rPr>
                <w:rFonts w:hint="eastAsia"/>
              </w:rPr>
              <w:t>9.9</w:t>
            </w:r>
          </w:p>
        </w:tc>
        <w:tc>
          <w:tcPr>
            <w:tcW w:w="837" w:type="dxa"/>
          </w:tcPr>
          <w:p w14:paraId="21E527DD" w14:textId="77777777" w:rsidR="0072435F" w:rsidRDefault="0072435F" w:rsidP="0072435F"/>
        </w:tc>
        <w:tc>
          <w:tcPr>
            <w:tcW w:w="5093" w:type="dxa"/>
          </w:tcPr>
          <w:p w14:paraId="6F3716C2" w14:textId="02F3151F" w:rsidR="0072435F" w:rsidRDefault="0072435F" w:rsidP="0072435F">
            <w:r>
              <w:rPr>
                <w:rFonts w:hint="eastAsia"/>
              </w:rPr>
              <w:t>自己予約状況確認の画面遷移を追加。</w:t>
            </w:r>
          </w:p>
        </w:tc>
        <w:tc>
          <w:tcPr>
            <w:tcW w:w="1225" w:type="dxa"/>
          </w:tcPr>
          <w:p w14:paraId="2F7109A3" w14:textId="0AD9DDAC" w:rsidR="0072435F" w:rsidRDefault="00C21F54" w:rsidP="0072435F">
            <w:r>
              <w:t>4.3.8</w:t>
            </w:r>
          </w:p>
        </w:tc>
        <w:tc>
          <w:tcPr>
            <w:tcW w:w="1218" w:type="dxa"/>
          </w:tcPr>
          <w:p w14:paraId="1E8B811E" w14:textId="725FA429" w:rsidR="0072435F" w:rsidRDefault="0072435F" w:rsidP="0072435F">
            <w:r>
              <w:rPr>
                <w:rFonts w:hint="eastAsia"/>
              </w:rPr>
              <w:t>裵相進</w:t>
            </w:r>
          </w:p>
        </w:tc>
        <w:tc>
          <w:tcPr>
            <w:tcW w:w="1354" w:type="dxa"/>
          </w:tcPr>
          <w:p w14:paraId="68E519A3" w14:textId="4CDBC13C" w:rsidR="0072435F" w:rsidRDefault="0072435F" w:rsidP="0072435F">
            <w:r>
              <w:rPr>
                <w:rFonts w:hint="eastAsia"/>
              </w:rPr>
              <w:t>2026/</w:t>
            </w:r>
            <w:r>
              <w:t>06/17</w:t>
            </w:r>
          </w:p>
        </w:tc>
      </w:tr>
      <w:tr w:rsidR="0072435F" w14:paraId="34D3DE26" w14:textId="77777777" w:rsidTr="00C21F54">
        <w:tc>
          <w:tcPr>
            <w:tcW w:w="729" w:type="dxa"/>
          </w:tcPr>
          <w:p w14:paraId="41BA685A" w14:textId="79D5E3F9" w:rsidR="0072435F" w:rsidRDefault="0072435F" w:rsidP="0072435F">
            <w:r>
              <w:rPr>
                <w:rFonts w:hint="eastAsia"/>
              </w:rPr>
              <w:t>9.10</w:t>
            </w:r>
          </w:p>
        </w:tc>
        <w:tc>
          <w:tcPr>
            <w:tcW w:w="837" w:type="dxa"/>
          </w:tcPr>
          <w:p w14:paraId="27422A4D" w14:textId="77777777" w:rsidR="0072435F" w:rsidRDefault="0072435F" w:rsidP="0072435F"/>
        </w:tc>
        <w:tc>
          <w:tcPr>
            <w:tcW w:w="5093" w:type="dxa"/>
          </w:tcPr>
          <w:p w14:paraId="305D8B23" w14:textId="66A3B6F4" w:rsidR="0072435F" w:rsidRDefault="0072435F" w:rsidP="0072435F">
            <w:r>
              <w:rPr>
                <w:rFonts w:hint="eastAsia"/>
              </w:rPr>
              <w:t>結果表示エリアの誤字を修正</w:t>
            </w:r>
          </w:p>
        </w:tc>
        <w:tc>
          <w:tcPr>
            <w:tcW w:w="1225" w:type="dxa"/>
          </w:tcPr>
          <w:p w14:paraId="0FAF9C47" w14:textId="21D24D8F" w:rsidR="0072435F" w:rsidRDefault="00C21F54" w:rsidP="0072435F">
            <w:r>
              <w:t>3.1.3</w:t>
            </w:r>
          </w:p>
        </w:tc>
        <w:tc>
          <w:tcPr>
            <w:tcW w:w="1218" w:type="dxa"/>
          </w:tcPr>
          <w:p w14:paraId="5F0B0C1C" w14:textId="56FAD5DF" w:rsidR="0072435F" w:rsidRDefault="0072435F" w:rsidP="0072435F">
            <w:r>
              <w:rPr>
                <w:rFonts w:hint="eastAsia"/>
              </w:rPr>
              <w:t>裵相進</w:t>
            </w:r>
          </w:p>
        </w:tc>
        <w:tc>
          <w:tcPr>
            <w:tcW w:w="1354" w:type="dxa"/>
          </w:tcPr>
          <w:p w14:paraId="45DC707A" w14:textId="2CD2C0E8" w:rsidR="0072435F" w:rsidRDefault="0072435F" w:rsidP="0072435F">
            <w:r>
              <w:rPr>
                <w:rFonts w:hint="eastAsia"/>
              </w:rPr>
              <w:t>2026/</w:t>
            </w:r>
            <w:r>
              <w:t>06/17</w:t>
            </w:r>
          </w:p>
        </w:tc>
      </w:tr>
      <w:tr w:rsidR="0072435F" w14:paraId="6767C957" w14:textId="77777777" w:rsidTr="00C21F54">
        <w:tc>
          <w:tcPr>
            <w:tcW w:w="729" w:type="dxa"/>
          </w:tcPr>
          <w:p w14:paraId="03FD4B01" w14:textId="5D51E8F3" w:rsidR="0072435F" w:rsidRDefault="0072435F" w:rsidP="0072435F">
            <w:r>
              <w:rPr>
                <w:rFonts w:hint="eastAsia"/>
              </w:rPr>
              <w:t>10</w:t>
            </w:r>
          </w:p>
        </w:tc>
        <w:tc>
          <w:tcPr>
            <w:tcW w:w="837" w:type="dxa"/>
          </w:tcPr>
          <w:p w14:paraId="27331D69" w14:textId="4730DA8E" w:rsidR="0072435F" w:rsidRDefault="0072435F" w:rsidP="0072435F">
            <w:r>
              <w:rPr>
                <w:rFonts w:hint="eastAsia"/>
              </w:rPr>
              <w:t>4</w:t>
            </w:r>
            <w:r>
              <w:t>.2</w:t>
            </w:r>
          </w:p>
        </w:tc>
        <w:tc>
          <w:tcPr>
            <w:tcW w:w="5093" w:type="dxa"/>
          </w:tcPr>
          <w:p w14:paraId="6EFC19E3" w14:textId="08C37598" w:rsidR="0072435F" w:rsidRDefault="0072435F" w:rsidP="0072435F">
            <w:r>
              <w:rPr>
                <w:rFonts w:hint="eastAsia"/>
              </w:rPr>
              <w:t>レビュー指摘事項反映</w:t>
            </w:r>
          </w:p>
        </w:tc>
        <w:tc>
          <w:tcPr>
            <w:tcW w:w="1225" w:type="dxa"/>
          </w:tcPr>
          <w:p w14:paraId="587A0403" w14:textId="631AC9E3" w:rsidR="0072435F" w:rsidRDefault="00C21F54" w:rsidP="0072435F">
            <w:r>
              <w:rPr>
                <w:rFonts w:hint="eastAsia"/>
              </w:rPr>
              <w:t>全頁</w:t>
            </w:r>
          </w:p>
        </w:tc>
        <w:tc>
          <w:tcPr>
            <w:tcW w:w="1218" w:type="dxa"/>
          </w:tcPr>
          <w:p w14:paraId="0009D8C4" w14:textId="449781EC" w:rsidR="0072435F" w:rsidRDefault="0072435F" w:rsidP="0072435F">
            <w:r>
              <w:rPr>
                <w:rFonts w:hint="eastAsia"/>
              </w:rPr>
              <w:t>岡田佳樹</w:t>
            </w:r>
          </w:p>
          <w:p w14:paraId="5BF8CC2B" w14:textId="298F7861" w:rsidR="0072435F" w:rsidRDefault="0072435F" w:rsidP="0072435F">
            <w:r>
              <w:rPr>
                <w:rFonts w:hint="eastAsia"/>
              </w:rPr>
              <w:t>裵相進</w:t>
            </w:r>
          </w:p>
        </w:tc>
        <w:tc>
          <w:tcPr>
            <w:tcW w:w="1354" w:type="dxa"/>
          </w:tcPr>
          <w:p w14:paraId="72BD68BB" w14:textId="031C3531" w:rsidR="0072435F" w:rsidRDefault="0072435F" w:rsidP="0072435F">
            <w:r>
              <w:t>2026/06/18</w:t>
            </w:r>
          </w:p>
        </w:tc>
      </w:tr>
      <w:tr w:rsidR="0072435F" w14:paraId="22A76B9C" w14:textId="77777777" w:rsidTr="00C21F54">
        <w:tc>
          <w:tcPr>
            <w:tcW w:w="729" w:type="dxa"/>
          </w:tcPr>
          <w:p w14:paraId="7D557C0D" w14:textId="2265E2B7" w:rsidR="0072435F" w:rsidRDefault="0072435F" w:rsidP="0072435F">
            <w:r>
              <w:t>10.1</w:t>
            </w:r>
          </w:p>
        </w:tc>
        <w:tc>
          <w:tcPr>
            <w:tcW w:w="837" w:type="dxa"/>
          </w:tcPr>
          <w:p w14:paraId="5384F8C8" w14:textId="77777777" w:rsidR="0072435F" w:rsidRDefault="0072435F" w:rsidP="0072435F"/>
        </w:tc>
        <w:tc>
          <w:tcPr>
            <w:tcW w:w="5093" w:type="dxa"/>
          </w:tcPr>
          <w:p w14:paraId="2F48E673" w14:textId="6A541DFA" w:rsidR="0072435F" w:rsidRDefault="0072435F" w:rsidP="0072435F">
            <w:r>
              <w:rPr>
                <w:rFonts w:hint="eastAsia"/>
              </w:rPr>
              <w:t>結果表示エリアの誤字修正</w:t>
            </w:r>
          </w:p>
        </w:tc>
        <w:tc>
          <w:tcPr>
            <w:tcW w:w="1225" w:type="dxa"/>
          </w:tcPr>
          <w:p w14:paraId="1ABDA2CB" w14:textId="77777777" w:rsidR="0072435F" w:rsidRDefault="0072435F" w:rsidP="0072435F"/>
        </w:tc>
        <w:tc>
          <w:tcPr>
            <w:tcW w:w="1218" w:type="dxa"/>
          </w:tcPr>
          <w:p w14:paraId="5EADCB65" w14:textId="77777777" w:rsidR="0072435F" w:rsidRDefault="0072435F" w:rsidP="0072435F">
            <w:r>
              <w:rPr>
                <w:rFonts w:hint="eastAsia"/>
              </w:rPr>
              <w:t>岡田佳樹</w:t>
            </w:r>
          </w:p>
          <w:p w14:paraId="781B177D" w14:textId="4C60BF34" w:rsidR="0072435F" w:rsidRDefault="0072435F" w:rsidP="0072435F">
            <w:r>
              <w:rPr>
                <w:rFonts w:hint="eastAsia"/>
              </w:rPr>
              <w:t>裵相進</w:t>
            </w:r>
          </w:p>
        </w:tc>
        <w:tc>
          <w:tcPr>
            <w:tcW w:w="1354" w:type="dxa"/>
          </w:tcPr>
          <w:p w14:paraId="42611D22" w14:textId="6542060A" w:rsidR="0072435F" w:rsidRDefault="0072435F" w:rsidP="0072435F">
            <w:r>
              <w:t>2026/06/18</w:t>
            </w:r>
          </w:p>
        </w:tc>
      </w:tr>
      <w:tr w:rsidR="0072435F" w14:paraId="3D288B9D" w14:textId="77777777" w:rsidTr="00C21F54">
        <w:tc>
          <w:tcPr>
            <w:tcW w:w="729" w:type="dxa"/>
          </w:tcPr>
          <w:p w14:paraId="3D2FCBCB" w14:textId="39C58A4F" w:rsidR="0072435F" w:rsidRDefault="0072435F" w:rsidP="0072435F">
            <w:r>
              <w:t>10.2</w:t>
            </w:r>
          </w:p>
        </w:tc>
        <w:tc>
          <w:tcPr>
            <w:tcW w:w="837" w:type="dxa"/>
          </w:tcPr>
          <w:p w14:paraId="6DAA0A5A" w14:textId="77777777" w:rsidR="0072435F" w:rsidRDefault="0072435F" w:rsidP="0072435F"/>
        </w:tc>
        <w:tc>
          <w:tcPr>
            <w:tcW w:w="5093" w:type="dxa"/>
          </w:tcPr>
          <w:p w14:paraId="2F5C1635" w14:textId="544683AC" w:rsidR="0072435F" w:rsidRDefault="0072435F" w:rsidP="0072435F">
            <w:r>
              <w:rPr>
                <w:rFonts w:hint="eastAsia"/>
              </w:rPr>
              <w:t>表示形式を表示式に全面改訂</w:t>
            </w:r>
          </w:p>
        </w:tc>
        <w:tc>
          <w:tcPr>
            <w:tcW w:w="1225" w:type="dxa"/>
          </w:tcPr>
          <w:p w14:paraId="7ACCBE4D" w14:textId="77777777" w:rsidR="0072435F" w:rsidRDefault="0072435F" w:rsidP="0072435F"/>
        </w:tc>
        <w:tc>
          <w:tcPr>
            <w:tcW w:w="1218" w:type="dxa"/>
          </w:tcPr>
          <w:p w14:paraId="42D793EE" w14:textId="77777777" w:rsidR="0072435F" w:rsidRDefault="0072435F" w:rsidP="0072435F">
            <w:r>
              <w:rPr>
                <w:rFonts w:hint="eastAsia"/>
              </w:rPr>
              <w:t>岡田佳樹</w:t>
            </w:r>
          </w:p>
          <w:p w14:paraId="1BAD8204" w14:textId="6352F497" w:rsidR="0072435F" w:rsidRDefault="0072435F" w:rsidP="0072435F">
            <w:r>
              <w:rPr>
                <w:rFonts w:hint="eastAsia"/>
              </w:rPr>
              <w:t>裵相進</w:t>
            </w:r>
          </w:p>
        </w:tc>
        <w:tc>
          <w:tcPr>
            <w:tcW w:w="1354" w:type="dxa"/>
          </w:tcPr>
          <w:p w14:paraId="6A61989C" w14:textId="096E674F" w:rsidR="0072435F" w:rsidRDefault="0072435F" w:rsidP="0072435F">
            <w:r>
              <w:t>2026/06/18</w:t>
            </w:r>
          </w:p>
        </w:tc>
      </w:tr>
      <w:tr w:rsidR="0072435F" w14:paraId="5931C45E" w14:textId="77777777" w:rsidTr="00C21F54">
        <w:tc>
          <w:tcPr>
            <w:tcW w:w="729" w:type="dxa"/>
          </w:tcPr>
          <w:p w14:paraId="6EBCCF6F" w14:textId="5F55D66F" w:rsidR="0072435F" w:rsidRDefault="0072435F" w:rsidP="0072435F">
            <w:r>
              <w:t>10.3</w:t>
            </w:r>
          </w:p>
        </w:tc>
        <w:tc>
          <w:tcPr>
            <w:tcW w:w="837" w:type="dxa"/>
          </w:tcPr>
          <w:p w14:paraId="5C6ECD35" w14:textId="77777777" w:rsidR="0072435F" w:rsidRDefault="0072435F" w:rsidP="0072435F"/>
        </w:tc>
        <w:tc>
          <w:tcPr>
            <w:tcW w:w="5093" w:type="dxa"/>
          </w:tcPr>
          <w:p w14:paraId="21C35C12" w14:textId="4C18887B" w:rsidR="0072435F" w:rsidRDefault="0072435F" w:rsidP="0072435F">
            <w:r>
              <w:rPr>
                <w:rFonts w:hint="eastAsia"/>
              </w:rPr>
              <w:t>誤字の修正</w:t>
            </w:r>
          </w:p>
        </w:tc>
        <w:tc>
          <w:tcPr>
            <w:tcW w:w="1225" w:type="dxa"/>
          </w:tcPr>
          <w:p w14:paraId="5EAFF501" w14:textId="77777777" w:rsidR="0072435F" w:rsidRDefault="0072435F" w:rsidP="0072435F"/>
        </w:tc>
        <w:tc>
          <w:tcPr>
            <w:tcW w:w="1218" w:type="dxa"/>
          </w:tcPr>
          <w:p w14:paraId="7B1AB124" w14:textId="77777777" w:rsidR="0072435F" w:rsidRDefault="0072435F" w:rsidP="0072435F">
            <w:r>
              <w:rPr>
                <w:rFonts w:hint="eastAsia"/>
              </w:rPr>
              <w:t>岡田佳樹</w:t>
            </w:r>
          </w:p>
          <w:p w14:paraId="1F5718BB" w14:textId="4A0AB79A" w:rsidR="0072435F" w:rsidRDefault="0072435F" w:rsidP="0072435F">
            <w:r>
              <w:rPr>
                <w:rFonts w:hint="eastAsia"/>
              </w:rPr>
              <w:t>裵相進</w:t>
            </w:r>
          </w:p>
        </w:tc>
        <w:tc>
          <w:tcPr>
            <w:tcW w:w="1354" w:type="dxa"/>
          </w:tcPr>
          <w:p w14:paraId="6B5C90F4" w14:textId="703C0D17" w:rsidR="0072435F" w:rsidRDefault="0072435F" w:rsidP="0072435F">
            <w:r>
              <w:t>2026/06/18</w:t>
            </w:r>
          </w:p>
        </w:tc>
      </w:tr>
      <w:tr w:rsidR="0072435F" w14:paraId="27D4B1E0" w14:textId="77777777" w:rsidTr="00C21F54">
        <w:tc>
          <w:tcPr>
            <w:tcW w:w="729" w:type="dxa"/>
          </w:tcPr>
          <w:p w14:paraId="6DFC60D1" w14:textId="3C1D2B4D" w:rsidR="0072435F" w:rsidRDefault="0072435F" w:rsidP="0072435F">
            <w:r>
              <w:t>11</w:t>
            </w:r>
          </w:p>
        </w:tc>
        <w:tc>
          <w:tcPr>
            <w:tcW w:w="837" w:type="dxa"/>
          </w:tcPr>
          <w:p w14:paraId="061B10F0" w14:textId="5FAF6736" w:rsidR="0072435F" w:rsidRDefault="0072435F" w:rsidP="0072435F">
            <w:r>
              <w:rPr>
                <w:rFonts w:hint="eastAsia"/>
              </w:rPr>
              <w:t>5.0</w:t>
            </w:r>
          </w:p>
        </w:tc>
        <w:tc>
          <w:tcPr>
            <w:tcW w:w="5093" w:type="dxa"/>
          </w:tcPr>
          <w:p w14:paraId="576586F3" w14:textId="74926F40" w:rsidR="0072435F" w:rsidRDefault="0072435F" w:rsidP="0072435F">
            <w:r>
              <w:rPr>
                <w:rFonts w:hint="eastAsia"/>
              </w:rPr>
              <w:t>自分の予約変更対応。</w:t>
            </w:r>
          </w:p>
        </w:tc>
        <w:tc>
          <w:tcPr>
            <w:tcW w:w="1225" w:type="dxa"/>
          </w:tcPr>
          <w:p w14:paraId="6CF70838" w14:textId="77777777" w:rsidR="0072435F" w:rsidRDefault="0072435F" w:rsidP="0072435F"/>
        </w:tc>
        <w:tc>
          <w:tcPr>
            <w:tcW w:w="1218" w:type="dxa"/>
          </w:tcPr>
          <w:p w14:paraId="09BF36A3" w14:textId="77777777" w:rsidR="0072435F" w:rsidRDefault="0072435F" w:rsidP="0072435F">
            <w:r>
              <w:rPr>
                <w:rFonts w:hint="eastAsia"/>
              </w:rPr>
              <w:t>岡田佳樹</w:t>
            </w:r>
          </w:p>
          <w:p w14:paraId="5C03346B" w14:textId="079FBBD9" w:rsidR="0072435F" w:rsidRDefault="0072435F" w:rsidP="0072435F">
            <w:r>
              <w:rPr>
                <w:rFonts w:hint="eastAsia"/>
              </w:rPr>
              <w:t>裵相進</w:t>
            </w:r>
          </w:p>
        </w:tc>
        <w:tc>
          <w:tcPr>
            <w:tcW w:w="1354" w:type="dxa"/>
          </w:tcPr>
          <w:p w14:paraId="01FED241" w14:textId="385DA864" w:rsidR="0072435F" w:rsidRDefault="0072435F" w:rsidP="0072435F">
            <w:r>
              <w:t>2026/07/08</w:t>
            </w:r>
          </w:p>
        </w:tc>
      </w:tr>
      <w:tr w:rsidR="00C21F54" w14:paraId="48987DB1" w14:textId="77777777" w:rsidTr="00C21F54">
        <w:tc>
          <w:tcPr>
            <w:tcW w:w="729" w:type="dxa"/>
          </w:tcPr>
          <w:p w14:paraId="5AC3F99D" w14:textId="738B6F33" w:rsidR="00C21F54" w:rsidRDefault="00C21F54" w:rsidP="00C21F54">
            <w:r>
              <w:t>11.1</w:t>
            </w:r>
          </w:p>
        </w:tc>
        <w:tc>
          <w:tcPr>
            <w:tcW w:w="837" w:type="dxa"/>
          </w:tcPr>
          <w:p w14:paraId="2B4BE1A4" w14:textId="59A3933E" w:rsidR="00C21F54" w:rsidRDefault="00C21F54" w:rsidP="00C21F54">
            <w:r>
              <w:t>5.1</w:t>
            </w:r>
          </w:p>
        </w:tc>
        <w:tc>
          <w:tcPr>
            <w:tcW w:w="5093" w:type="dxa"/>
          </w:tcPr>
          <w:p w14:paraId="191C0FBF" w14:textId="3810AA68" w:rsidR="00C21F54" w:rsidRDefault="00C21F54" w:rsidP="00C21F54">
            <w:r>
              <w:rPr>
                <w:rFonts w:hint="eastAsia"/>
              </w:rPr>
              <w:t>予約変更機能対応。レビュー直前版発行。</w:t>
            </w:r>
          </w:p>
        </w:tc>
        <w:tc>
          <w:tcPr>
            <w:tcW w:w="1225" w:type="dxa"/>
          </w:tcPr>
          <w:p w14:paraId="6494CA95" w14:textId="6B93CA15" w:rsidR="00C21F54" w:rsidRDefault="00C21F54" w:rsidP="00C21F54">
            <w:r>
              <w:rPr>
                <w:rFonts w:hint="eastAsia"/>
              </w:rPr>
              <w:t>全頁</w:t>
            </w:r>
          </w:p>
        </w:tc>
        <w:tc>
          <w:tcPr>
            <w:tcW w:w="1218" w:type="dxa"/>
          </w:tcPr>
          <w:p w14:paraId="44C99895" w14:textId="77777777" w:rsidR="00C21F54" w:rsidRDefault="00C21F54" w:rsidP="00C21F54">
            <w:r>
              <w:rPr>
                <w:rFonts w:hint="eastAsia"/>
              </w:rPr>
              <w:t>岡田佳樹</w:t>
            </w:r>
          </w:p>
          <w:p w14:paraId="3B2C98CF" w14:textId="04EF5EDB" w:rsidR="00C21F54" w:rsidRDefault="00C21F54" w:rsidP="00C21F54">
            <w:r>
              <w:rPr>
                <w:rFonts w:hint="eastAsia"/>
              </w:rPr>
              <w:lastRenderedPageBreak/>
              <w:t>裵相進</w:t>
            </w:r>
          </w:p>
        </w:tc>
        <w:tc>
          <w:tcPr>
            <w:tcW w:w="1354" w:type="dxa"/>
          </w:tcPr>
          <w:p w14:paraId="38EF1F82" w14:textId="53543700" w:rsidR="00C21F54" w:rsidRDefault="00C21F54" w:rsidP="00C21F54">
            <w:r>
              <w:lastRenderedPageBreak/>
              <w:t>2026/07/08</w:t>
            </w:r>
          </w:p>
        </w:tc>
      </w:tr>
      <w:tr w:rsidR="00C21F54" w14:paraId="01789B79" w14:textId="77777777" w:rsidTr="00C21F54">
        <w:tc>
          <w:tcPr>
            <w:tcW w:w="729" w:type="dxa"/>
          </w:tcPr>
          <w:p w14:paraId="30F6C5C4" w14:textId="7F1D6A2F" w:rsidR="00C21F54" w:rsidRDefault="00C21F54" w:rsidP="00C21F54">
            <w:r>
              <w:t>11.2</w:t>
            </w:r>
          </w:p>
        </w:tc>
        <w:tc>
          <w:tcPr>
            <w:tcW w:w="837" w:type="dxa"/>
          </w:tcPr>
          <w:p w14:paraId="060DBD02" w14:textId="7C1E0258" w:rsidR="00C21F54" w:rsidRDefault="00C21F54" w:rsidP="00C21F54"/>
        </w:tc>
        <w:tc>
          <w:tcPr>
            <w:tcW w:w="5093" w:type="dxa"/>
          </w:tcPr>
          <w:p w14:paraId="5818B02B" w14:textId="5A08D086" w:rsidR="00C21F54" w:rsidRDefault="007723B5" w:rsidP="00C21F54">
            <w:r>
              <w:rPr>
                <w:rFonts w:hint="eastAsia"/>
              </w:rPr>
              <w:t>機能範囲。⑥までを今回の対象に更新。</w:t>
            </w:r>
          </w:p>
        </w:tc>
        <w:tc>
          <w:tcPr>
            <w:tcW w:w="1225" w:type="dxa"/>
          </w:tcPr>
          <w:p w14:paraId="462B5589" w14:textId="68944181" w:rsidR="00C21F54" w:rsidRDefault="00C21F54" w:rsidP="00C21F54">
            <w:r>
              <w:t>1.2</w:t>
            </w:r>
          </w:p>
        </w:tc>
        <w:tc>
          <w:tcPr>
            <w:tcW w:w="1218" w:type="dxa"/>
          </w:tcPr>
          <w:p w14:paraId="51725FF6" w14:textId="77777777" w:rsidR="00C21F54" w:rsidRDefault="00C21F54" w:rsidP="00C21F54">
            <w:r>
              <w:rPr>
                <w:rFonts w:hint="eastAsia"/>
              </w:rPr>
              <w:t>岡田佳樹</w:t>
            </w:r>
          </w:p>
          <w:p w14:paraId="077D428A" w14:textId="2BD82F45" w:rsidR="00C21F54" w:rsidRDefault="00C21F54" w:rsidP="00C21F54">
            <w:r>
              <w:rPr>
                <w:rFonts w:hint="eastAsia"/>
              </w:rPr>
              <w:t>裵相進</w:t>
            </w:r>
          </w:p>
        </w:tc>
        <w:tc>
          <w:tcPr>
            <w:tcW w:w="1354" w:type="dxa"/>
          </w:tcPr>
          <w:p w14:paraId="6B6E4C79" w14:textId="7BEFF4F2" w:rsidR="00C21F54" w:rsidRDefault="00C21F54" w:rsidP="00C21F54">
            <w:r>
              <w:t>2026/07/08</w:t>
            </w:r>
          </w:p>
        </w:tc>
      </w:tr>
      <w:tr w:rsidR="00C21F54" w14:paraId="6CDD208E" w14:textId="77777777" w:rsidTr="00C21F54">
        <w:tc>
          <w:tcPr>
            <w:tcW w:w="729" w:type="dxa"/>
          </w:tcPr>
          <w:p w14:paraId="352D1A8C" w14:textId="7E02B5F7" w:rsidR="00C21F54" w:rsidRDefault="00C21F54" w:rsidP="00C21F54">
            <w:r>
              <w:t>11.3</w:t>
            </w:r>
          </w:p>
        </w:tc>
        <w:tc>
          <w:tcPr>
            <w:tcW w:w="837" w:type="dxa"/>
          </w:tcPr>
          <w:p w14:paraId="1E602C67" w14:textId="77777777" w:rsidR="00C21F54" w:rsidRDefault="00C21F54" w:rsidP="00C21F54"/>
        </w:tc>
        <w:tc>
          <w:tcPr>
            <w:tcW w:w="5093" w:type="dxa"/>
          </w:tcPr>
          <w:p w14:paraId="6A942017" w14:textId="62A45C2C" w:rsidR="00C21F54" w:rsidRDefault="007723B5" w:rsidP="00C21F54">
            <w:proofErr w:type="spellStart"/>
            <w:r>
              <w:rPr>
                <w:rFonts w:hint="eastAsia"/>
              </w:rPr>
              <w:t>MainFrame</w:t>
            </w:r>
            <w:proofErr w:type="spellEnd"/>
            <w:r>
              <w:rPr>
                <w:rFonts w:hint="eastAsia"/>
              </w:rPr>
              <w:t>の画面に予約変更ボタンを追加。</w:t>
            </w:r>
          </w:p>
        </w:tc>
        <w:tc>
          <w:tcPr>
            <w:tcW w:w="1225" w:type="dxa"/>
          </w:tcPr>
          <w:p w14:paraId="4FA006CB" w14:textId="3E1F49AC" w:rsidR="00C21F54" w:rsidRDefault="00C21F54" w:rsidP="00C21F54">
            <w:r>
              <w:t>3.1</w:t>
            </w:r>
          </w:p>
        </w:tc>
        <w:tc>
          <w:tcPr>
            <w:tcW w:w="1218" w:type="dxa"/>
          </w:tcPr>
          <w:p w14:paraId="1F9A27CF" w14:textId="77777777" w:rsidR="00C21F54" w:rsidRDefault="00C21F54" w:rsidP="00C21F54">
            <w:r>
              <w:rPr>
                <w:rFonts w:hint="eastAsia"/>
              </w:rPr>
              <w:t>岡田佳樹</w:t>
            </w:r>
          </w:p>
          <w:p w14:paraId="49317DED" w14:textId="77F5FD72" w:rsidR="00C21F54" w:rsidRDefault="00C21F54" w:rsidP="00C21F54">
            <w:r>
              <w:rPr>
                <w:rFonts w:hint="eastAsia"/>
              </w:rPr>
              <w:t>裵相進</w:t>
            </w:r>
          </w:p>
        </w:tc>
        <w:tc>
          <w:tcPr>
            <w:tcW w:w="1354" w:type="dxa"/>
          </w:tcPr>
          <w:p w14:paraId="0AB8C152" w14:textId="4AF082CE" w:rsidR="00C21F54" w:rsidRDefault="00C21F54" w:rsidP="00C21F54">
            <w:r>
              <w:t>2026/07/08</w:t>
            </w:r>
          </w:p>
        </w:tc>
      </w:tr>
      <w:tr w:rsidR="00C21F54" w14:paraId="562ECC14" w14:textId="77777777" w:rsidTr="00C21F54">
        <w:tc>
          <w:tcPr>
            <w:tcW w:w="729" w:type="dxa"/>
          </w:tcPr>
          <w:p w14:paraId="0C2711CD" w14:textId="293C0A66" w:rsidR="00C21F54" w:rsidRDefault="00C21F54" w:rsidP="00C21F54">
            <w:r>
              <w:t>11.4</w:t>
            </w:r>
          </w:p>
        </w:tc>
        <w:tc>
          <w:tcPr>
            <w:tcW w:w="837" w:type="dxa"/>
          </w:tcPr>
          <w:p w14:paraId="51E28F0F" w14:textId="77777777" w:rsidR="00C21F54" w:rsidRDefault="00C21F54" w:rsidP="00C21F54"/>
        </w:tc>
        <w:tc>
          <w:tcPr>
            <w:tcW w:w="5093" w:type="dxa"/>
          </w:tcPr>
          <w:p w14:paraId="7B970504" w14:textId="5A547BFE" w:rsidR="00C21F54" w:rsidRDefault="007723B5" w:rsidP="00C21F54">
            <w:r>
              <w:rPr>
                <w:rFonts w:hint="eastAsia"/>
              </w:rPr>
              <w:t>結果表示エリアの予約変更時・予約削除の表示を追加。</w:t>
            </w:r>
          </w:p>
        </w:tc>
        <w:tc>
          <w:tcPr>
            <w:tcW w:w="1225" w:type="dxa"/>
          </w:tcPr>
          <w:p w14:paraId="6BA87119" w14:textId="1E750368" w:rsidR="00C21F54" w:rsidRDefault="00C21F54" w:rsidP="00C21F54">
            <w:r>
              <w:t>3.1.3</w:t>
            </w:r>
          </w:p>
        </w:tc>
        <w:tc>
          <w:tcPr>
            <w:tcW w:w="1218" w:type="dxa"/>
          </w:tcPr>
          <w:p w14:paraId="33090908" w14:textId="77777777" w:rsidR="00C21F54" w:rsidRDefault="00C21F54" w:rsidP="00C21F54">
            <w:r>
              <w:rPr>
                <w:rFonts w:hint="eastAsia"/>
              </w:rPr>
              <w:t>岡田佳樹</w:t>
            </w:r>
          </w:p>
          <w:p w14:paraId="3807B5A8" w14:textId="7CAC5317" w:rsidR="00C21F54" w:rsidRDefault="00C21F54" w:rsidP="00C21F54">
            <w:r>
              <w:rPr>
                <w:rFonts w:hint="eastAsia"/>
              </w:rPr>
              <w:t>裵相進</w:t>
            </w:r>
          </w:p>
        </w:tc>
        <w:tc>
          <w:tcPr>
            <w:tcW w:w="1354" w:type="dxa"/>
          </w:tcPr>
          <w:p w14:paraId="1AD0C553" w14:textId="4ACFC989" w:rsidR="00C21F54" w:rsidRDefault="007723B5" w:rsidP="00C21F54">
            <w:r>
              <w:t>2026/07/08</w:t>
            </w:r>
          </w:p>
        </w:tc>
      </w:tr>
      <w:tr w:rsidR="007723B5" w14:paraId="0D55AB9C" w14:textId="77777777" w:rsidTr="00C21F54">
        <w:tc>
          <w:tcPr>
            <w:tcW w:w="729" w:type="dxa"/>
          </w:tcPr>
          <w:p w14:paraId="1A6EAA88" w14:textId="3500F8D4" w:rsidR="007723B5" w:rsidRDefault="007723B5" w:rsidP="007723B5">
            <w:r>
              <w:t>11.5</w:t>
            </w:r>
          </w:p>
        </w:tc>
        <w:tc>
          <w:tcPr>
            <w:tcW w:w="837" w:type="dxa"/>
          </w:tcPr>
          <w:p w14:paraId="2290E89B" w14:textId="77777777" w:rsidR="007723B5" w:rsidRDefault="007723B5" w:rsidP="007723B5"/>
        </w:tc>
        <w:tc>
          <w:tcPr>
            <w:tcW w:w="5093" w:type="dxa"/>
          </w:tcPr>
          <w:p w14:paraId="2C383F30" w14:textId="3A44B827" w:rsidR="007723B5" w:rsidRDefault="007723B5" w:rsidP="007723B5">
            <w:proofErr w:type="spellStart"/>
            <w:r>
              <w:rPr>
                <w:rFonts w:hint="eastAsia"/>
              </w:rPr>
              <w:t>ChangeReservationDialog</w:t>
            </w:r>
            <w:proofErr w:type="spellEnd"/>
            <w:r>
              <w:rPr>
                <w:rFonts w:hint="eastAsia"/>
              </w:rPr>
              <w:t>の説明を追加。</w:t>
            </w:r>
          </w:p>
        </w:tc>
        <w:tc>
          <w:tcPr>
            <w:tcW w:w="1225" w:type="dxa"/>
          </w:tcPr>
          <w:p w14:paraId="04DCF177" w14:textId="78DEA655" w:rsidR="007723B5" w:rsidRDefault="007723B5" w:rsidP="007723B5">
            <w:r>
              <w:t>3.5</w:t>
            </w:r>
          </w:p>
        </w:tc>
        <w:tc>
          <w:tcPr>
            <w:tcW w:w="1218" w:type="dxa"/>
          </w:tcPr>
          <w:p w14:paraId="79FC9BBA" w14:textId="77777777" w:rsidR="007723B5" w:rsidRDefault="007723B5" w:rsidP="007723B5">
            <w:r>
              <w:rPr>
                <w:rFonts w:hint="eastAsia"/>
              </w:rPr>
              <w:t>岡田佳樹</w:t>
            </w:r>
          </w:p>
          <w:p w14:paraId="2B2815F8" w14:textId="6AEF30DE" w:rsidR="007723B5" w:rsidRDefault="007723B5" w:rsidP="007723B5">
            <w:r>
              <w:rPr>
                <w:rFonts w:hint="eastAsia"/>
              </w:rPr>
              <w:t>裵相進</w:t>
            </w:r>
          </w:p>
        </w:tc>
        <w:tc>
          <w:tcPr>
            <w:tcW w:w="1354" w:type="dxa"/>
          </w:tcPr>
          <w:p w14:paraId="3BDFA1F9" w14:textId="072B753A" w:rsidR="007723B5" w:rsidRDefault="007723B5" w:rsidP="007723B5">
            <w:r>
              <w:t>2026/07/08</w:t>
            </w:r>
          </w:p>
        </w:tc>
      </w:tr>
      <w:tr w:rsidR="007723B5" w14:paraId="0854D860" w14:textId="77777777" w:rsidTr="00C21F54">
        <w:tc>
          <w:tcPr>
            <w:tcW w:w="729" w:type="dxa"/>
          </w:tcPr>
          <w:p w14:paraId="6ACD713F" w14:textId="41BB3BE3" w:rsidR="007723B5" w:rsidRDefault="007723B5" w:rsidP="007723B5">
            <w:r>
              <w:t>11.6</w:t>
            </w:r>
          </w:p>
        </w:tc>
        <w:tc>
          <w:tcPr>
            <w:tcW w:w="837" w:type="dxa"/>
          </w:tcPr>
          <w:p w14:paraId="667E5D32" w14:textId="77777777" w:rsidR="007723B5" w:rsidRDefault="007723B5" w:rsidP="007723B5"/>
        </w:tc>
        <w:tc>
          <w:tcPr>
            <w:tcW w:w="5093" w:type="dxa"/>
          </w:tcPr>
          <w:p w14:paraId="18CA22CE" w14:textId="2AB7F2D7" w:rsidR="007723B5" w:rsidRDefault="007723B5" w:rsidP="007723B5">
            <w:r>
              <w:rPr>
                <w:rFonts w:hint="eastAsia"/>
              </w:rPr>
              <w:t>画面遷移図に予約変更を追加。</w:t>
            </w:r>
          </w:p>
        </w:tc>
        <w:tc>
          <w:tcPr>
            <w:tcW w:w="1225" w:type="dxa"/>
          </w:tcPr>
          <w:p w14:paraId="1DA5F1EF" w14:textId="26167E62" w:rsidR="007723B5" w:rsidRDefault="007723B5" w:rsidP="007723B5">
            <w:r>
              <w:t>4.2</w:t>
            </w:r>
          </w:p>
        </w:tc>
        <w:tc>
          <w:tcPr>
            <w:tcW w:w="1218" w:type="dxa"/>
          </w:tcPr>
          <w:p w14:paraId="7532B00D" w14:textId="77777777" w:rsidR="007723B5" w:rsidRDefault="007723B5" w:rsidP="007723B5">
            <w:r>
              <w:rPr>
                <w:rFonts w:hint="eastAsia"/>
              </w:rPr>
              <w:t>岡田佳樹</w:t>
            </w:r>
          </w:p>
          <w:p w14:paraId="023F210A" w14:textId="3498E938" w:rsidR="007723B5" w:rsidRDefault="007723B5" w:rsidP="007723B5">
            <w:r>
              <w:rPr>
                <w:rFonts w:hint="eastAsia"/>
              </w:rPr>
              <w:t>裵相進</w:t>
            </w:r>
          </w:p>
        </w:tc>
        <w:tc>
          <w:tcPr>
            <w:tcW w:w="1354" w:type="dxa"/>
          </w:tcPr>
          <w:p w14:paraId="4AE32D7C" w14:textId="1ECF0E16" w:rsidR="007723B5" w:rsidRDefault="007723B5" w:rsidP="007723B5">
            <w:r>
              <w:t>2026/07/08</w:t>
            </w:r>
          </w:p>
        </w:tc>
      </w:tr>
      <w:tr w:rsidR="007723B5" w14:paraId="3F0F24A9" w14:textId="77777777" w:rsidTr="00C21F54">
        <w:tc>
          <w:tcPr>
            <w:tcW w:w="729" w:type="dxa"/>
          </w:tcPr>
          <w:p w14:paraId="62C20844" w14:textId="5F9F4C3E" w:rsidR="007723B5" w:rsidRDefault="007723B5" w:rsidP="007723B5">
            <w:r>
              <w:t>11.7</w:t>
            </w:r>
          </w:p>
        </w:tc>
        <w:tc>
          <w:tcPr>
            <w:tcW w:w="837" w:type="dxa"/>
          </w:tcPr>
          <w:p w14:paraId="48C4002E" w14:textId="77777777" w:rsidR="007723B5" w:rsidRDefault="007723B5" w:rsidP="007723B5"/>
        </w:tc>
        <w:tc>
          <w:tcPr>
            <w:tcW w:w="5093" w:type="dxa"/>
          </w:tcPr>
          <w:p w14:paraId="2247B8A2" w14:textId="77B90B4C" w:rsidR="007723B5" w:rsidRDefault="007723B5" w:rsidP="007723B5">
            <w:r>
              <w:rPr>
                <w:rFonts w:hint="eastAsia"/>
              </w:rPr>
              <w:t>画面遷移の図全てに予約変更ボタンを追加。</w:t>
            </w:r>
          </w:p>
        </w:tc>
        <w:tc>
          <w:tcPr>
            <w:tcW w:w="1225" w:type="dxa"/>
          </w:tcPr>
          <w:p w14:paraId="3482E31D" w14:textId="21B05E56" w:rsidR="007723B5" w:rsidRDefault="007723B5" w:rsidP="007723B5">
            <w:r>
              <w:t>4.3</w:t>
            </w:r>
          </w:p>
        </w:tc>
        <w:tc>
          <w:tcPr>
            <w:tcW w:w="1218" w:type="dxa"/>
          </w:tcPr>
          <w:p w14:paraId="6937E4FB" w14:textId="77777777" w:rsidR="007723B5" w:rsidRDefault="007723B5" w:rsidP="007723B5">
            <w:r>
              <w:rPr>
                <w:rFonts w:hint="eastAsia"/>
              </w:rPr>
              <w:t>岡田佳樹</w:t>
            </w:r>
          </w:p>
          <w:p w14:paraId="1C4F9539" w14:textId="205850A5" w:rsidR="007723B5" w:rsidRDefault="007723B5" w:rsidP="007723B5">
            <w:r>
              <w:rPr>
                <w:rFonts w:hint="eastAsia"/>
              </w:rPr>
              <w:t>裵相進</w:t>
            </w:r>
          </w:p>
        </w:tc>
        <w:tc>
          <w:tcPr>
            <w:tcW w:w="1354" w:type="dxa"/>
          </w:tcPr>
          <w:p w14:paraId="341C5C56" w14:textId="53EEFD61" w:rsidR="007723B5" w:rsidRDefault="007723B5" w:rsidP="007723B5">
            <w:r>
              <w:t>2026/07/08</w:t>
            </w:r>
          </w:p>
        </w:tc>
      </w:tr>
      <w:tr w:rsidR="007723B5" w14:paraId="6A67C93F" w14:textId="77777777" w:rsidTr="00C21F54">
        <w:tc>
          <w:tcPr>
            <w:tcW w:w="729" w:type="dxa"/>
          </w:tcPr>
          <w:p w14:paraId="15C9B66E" w14:textId="495CFE99" w:rsidR="007723B5" w:rsidRDefault="007723B5" w:rsidP="007723B5">
            <w:r>
              <w:t>11.8</w:t>
            </w:r>
          </w:p>
        </w:tc>
        <w:tc>
          <w:tcPr>
            <w:tcW w:w="837" w:type="dxa"/>
          </w:tcPr>
          <w:p w14:paraId="766869FB" w14:textId="77777777" w:rsidR="007723B5" w:rsidRDefault="007723B5" w:rsidP="007723B5"/>
        </w:tc>
        <w:tc>
          <w:tcPr>
            <w:tcW w:w="5093" w:type="dxa"/>
          </w:tcPr>
          <w:p w14:paraId="1EB6C217" w14:textId="08B645BE" w:rsidR="007723B5" w:rsidRDefault="007723B5" w:rsidP="007723B5">
            <w:r>
              <w:rPr>
                <w:rFonts w:hint="eastAsia"/>
              </w:rPr>
              <w:t>未ログイン時及びログイン時の予約変更ボタン押下時の説明を追加。</w:t>
            </w:r>
          </w:p>
        </w:tc>
        <w:tc>
          <w:tcPr>
            <w:tcW w:w="1225" w:type="dxa"/>
          </w:tcPr>
          <w:p w14:paraId="221DD71E" w14:textId="77777777" w:rsidR="007723B5" w:rsidRDefault="007723B5" w:rsidP="007723B5">
            <w:r>
              <w:t>4.3.1</w:t>
            </w:r>
          </w:p>
          <w:p w14:paraId="6440A23A" w14:textId="0D912A87" w:rsidR="007723B5" w:rsidRDefault="007723B5" w:rsidP="007723B5">
            <w:r>
              <w:t>4.3.3</w:t>
            </w:r>
          </w:p>
        </w:tc>
        <w:tc>
          <w:tcPr>
            <w:tcW w:w="1218" w:type="dxa"/>
          </w:tcPr>
          <w:p w14:paraId="771A8D26" w14:textId="77777777" w:rsidR="007723B5" w:rsidRDefault="007723B5" w:rsidP="007723B5">
            <w:r>
              <w:rPr>
                <w:rFonts w:hint="eastAsia"/>
              </w:rPr>
              <w:t>岡田佳樹</w:t>
            </w:r>
          </w:p>
          <w:p w14:paraId="1E9C7BEA" w14:textId="50A5E862" w:rsidR="007723B5" w:rsidRDefault="007723B5" w:rsidP="007723B5">
            <w:r>
              <w:rPr>
                <w:rFonts w:hint="eastAsia"/>
              </w:rPr>
              <w:t>裵相進</w:t>
            </w:r>
          </w:p>
        </w:tc>
        <w:tc>
          <w:tcPr>
            <w:tcW w:w="1354" w:type="dxa"/>
          </w:tcPr>
          <w:p w14:paraId="744A889C" w14:textId="30EEBFBC" w:rsidR="007723B5" w:rsidRDefault="007723B5" w:rsidP="007723B5">
            <w:r>
              <w:t>2026/07/08</w:t>
            </w:r>
          </w:p>
        </w:tc>
      </w:tr>
      <w:tr w:rsidR="007723B5" w14:paraId="5788F6C8" w14:textId="77777777" w:rsidTr="00C21F54">
        <w:tc>
          <w:tcPr>
            <w:tcW w:w="729" w:type="dxa"/>
          </w:tcPr>
          <w:p w14:paraId="7E3689BA" w14:textId="18D42968" w:rsidR="007723B5" w:rsidRDefault="007723B5" w:rsidP="007723B5">
            <w:r>
              <w:t>11.9</w:t>
            </w:r>
          </w:p>
        </w:tc>
        <w:tc>
          <w:tcPr>
            <w:tcW w:w="837" w:type="dxa"/>
          </w:tcPr>
          <w:p w14:paraId="0D4EA6CD" w14:textId="77777777" w:rsidR="007723B5" w:rsidRDefault="007723B5" w:rsidP="007723B5"/>
        </w:tc>
        <w:tc>
          <w:tcPr>
            <w:tcW w:w="5093" w:type="dxa"/>
          </w:tcPr>
          <w:p w14:paraId="1D61AE1D" w14:textId="3F87F31B" w:rsidR="007723B5" w:rsidRDefault="007723B5" w:rsidP="007723B5">
            <w:r>
              <w:rPr>
                <w:rFonts w:hint="eastAsia"/>
              </w:rPr>
              <w:t>予約変更の画面遷移を追加</w:t>
            </w:r>
          </w:p>
        </w:tc>
        <w:tc>
          <w:tcPr>
            <w:tcW w:w="1225" w:type="dxa"/>
          </w:tcPr>
          <w:p w14:paraId="47614562" w14:textId="0B6ABB35" w:rsidR="007723B5" w:rsidRDefault="007723B5" w:rsidP="007723B5">
            <w:r>
              <w:t>4.3.9</w:t>
            </w:r>
          </w:p>
        </w:tc>
        <w:tc>
          <w:tcPr>
            <w:tcW w:w="1218" w:type="dxa"/>
          </w:tcPr>
          <w:p w14:paraId="37B80740" w14:textId="77777777" w:rsidR="007723B5" w:rsidRDefault="007723B5" w:rsidP="007723B5">
            <w:r>
              <w:rPr>
                <w:rFonts w:hint="eastAsia"/>
              </w:rPr>
              <w:t>岡田佳樹</w:t>
            </w:r>
          </w:p>
          <w:p w14:paraId="79AF98F0" w14:textId="29FAE610" w:rsidR="007723B5" w:rsidRDefault="007723B5" w:rsidP="007723B5">
            <w:r>
              <w:rPr>
                <w:rFonts w:hint="eastAsia"/>
              </w:rPr>
              <w:t>裵相進</w:t>
            </w:r>
          </w:p>
        </w:tc>
        <w:tc>
          <w:tcPr>
            <w:tcW w:w="1354" w:type="dxa"/>
          </w:tcPr>
          <w:p w14:paraId="608B354F" w14:textId="20B95C3A" w:rsidR="007723B5" w:rsidRDefault="007723B5" w:rsidP="007723B5">
            <w:r>
              <w:t>2026/07/08</w:t>
            </w:r>
          </w:p>
        </w:tc>
      </w:tr>
      <w:tr w:rsidR="007723B5" w14:paraId="6E9A9591" w14:textId="77777777" w:rsidTr="00C21F54">
        <w:tc>
          <w:tcPr>
            <w:tcW w:w="729" w:type="dxa"/>
          </w:tcPr>
          <w:p w14:paraId="49408D9A" w14:textId="2F1B807A" w:rsidR="007723B5" w:rsidRDefault="007723B5" w:rsidP="007723B5">
            <w:r>
              <w:t>12</w:t>
            </w:r>
          </w:p>
        </w:tc>
        <w:tc>
          <w:tcPr>
            <w:tcW w:w="837" w:type="dxa"/>
          </w:tcPr>
          <w:p w14:paraId="4C853804" w14:textId="5289BD2C" w:rsidR="007723B5" w:rsidRDefault="007723B5" w:rsidP="007723B5">
            <w:r>
              <w:t>5.2</w:t>
            </w:r>
          </w:p>
        </w:tc>
        <w:tc>
          <w:tcPr>
            <w:tcW w:w="5093" w:type="dxa"/>
          </w:tcPr>
          <w:p w14:paraId="2DC2E0F3" w14:textId="27D2D6B1" w:rsidR="007723B5" w:rsidRDefault="007723B5" w:rsidP="007723B5">
            <w:r>
              <w:rPr>
                <w:rFonts w:hint="eastAsia"/>
              </w:rPr>
              <w:t>レビュー指摘事項反映</w:t>
            </w:r>
          </w:p>
        </w:tc>
        <w:tc>
          <w:tcPr>
            <w:tcW w:w="1225" w:type="dxa"/>
          </w:tcPr>
          <w:p w14:paraId="283C888B" w14:textId="513FEC5F" w:rsidR="007723B5" w:rsidRDefault="007723B5" w:rsidP="007723B5">
            <w:r>
              <w:rPr>
                <w:rFonts w:hint="eastAsia"/>
              </w:rPr>
              <w:t>全頁</w:t>
            </w:r>
          </w:p>
        </w:tc>
        <w:tc>
          <w:tcPr>
            <w:tcW w:w="1218" w:type="dxa"/>
          </w:tcPr>
          <w:p w14:paraId="5A5D0E9C" w14:textId="77777777" w:rsidR="007723B5" w:rsidRDefault="007723B5" w:rsidP="007723B5">
            <w:r>
              <w:rPr>
                <w:rFonts w:hint="eastAsia"/>
              </w:rPr>
              <w:t>岡田佳樹</w:t>
            </w:r>
          </w:p>
          <w:p w14:paraId="354F142A" w14:textId="3F06669D" w:rsidR="007723B5" w:rsidRDefault="007723B5" w:rsidP="007723B5">
            <w:r>
              <w:rPr>
                <w:rFonts w:hint="eastAsia"/>
              </w:rPr>
              <w:t>裵相進</w:t>
            </w:r>
          </w:p>
        </w:tc>
        <w:tc>
          <w:tcPr>
            <w:tcW w:w="1354" w:type="dxa"/>
          </w:tcPr>
          <w:p w14:paraId="35C556AA" w14:textId="7F125C85" w:rsidR="007723B5" w:rsidRDefault="007723B5" w:rsidP="007723B5">
            <w:r>
              <w:t>2026/07/09</w:t>
            </w:r>
          </w:p>
        </w:tc>
      </w:tr>
      <w:tr w:rsidR="007723B5" w14:paraId="504F349D" w14:textId="77777777" w:rsidTr="00C21F54">
        <w:tc>
          <w:tcPr>
            <w:tcW w:w="729" w:type="dxa"/>
          </w:tcPr>
          <w:p w14:paraId="2A2603A4" w14:textId="52CE4D73" w:rsidR="007723B5" w:rsidRDefault="007723B5" w:rsidP="007723B5">
            <w:r>
              <w:t>12.1</w:t>
            </w:r>
          </w:p>
        </w:tc>
        <w:tc>
          <w:tcPr>
            <w:tcW w:w="837" w:type="dxa"/>
          </w:tcPr>
          <w:p w14:paraId="0F667AAE" w14:textId="77777777" w:rsidR="007723B5" w:rsidRDefault="007723B5" w:rsidP="007723B5"/>
        </w:tc>
        <w:tc>
          <w:tcPr>
            <w:tcW w:w="5093" w:type="dxa"/>
          </w:tcPr>
          <w:p w14:paraId="697D1F5A" w14:textId="726FB173" w:rsidR="007723B5" w:rsidRDefault="007723B5" w:rsidP="007723B5">
            <w:r>
              <w:rPr>
                <w:rFonts w:hint="eastAsia"/>
              </w:rPr>
              <w:t>ログインID用のテキストボックスの表示内容を箇条書きに整形。</w:t>
            </w:r>
          </w:p>
        </w:tc>
        <w:tc>
          <w:tcPr>
            <w:tcW w:w="1225" w:type="dxa"/>
          </w:tcPr>
          <w:p w14:paraId="0028BE1B" w14:textId="3F815188" w:rsidR="007723B5" w:rsidRDefault="007723B5" w:rsidP="007723B5">
            <w:r>
              <w:t>3.1.2</w:t>
            </w:r>
          </w:p>
        </w:tc>
        <w:tc>
          <w:tcPr>
            <w:tcW w:w="1218" w:type="dxa"/>
          </w:tcPr>
          <w:p w14:paraId="603B6B8A" w14:textId="77777777" w:rsidR="007723B5" w:rsidRDefault="007723B5" w:rsidP="007723B5">
            <w:r>
              <w:rPr>
                <w:rFonts w:hint="eastAsia"/>
              </w:rPr>
              <w:t>岡田佳樹</w:t>
            </w:r>
          </w:p>
          <w:p w14:paraId="3611AF55" w14:textId="6299877D" w:rsidR="007723B5" w:rsidRDefault="007723B5" w:rsidP="007723B5">
            <w:r>
              <w:rPr>
                <w:rFonts w:hint="eastAsia"/>
              </w:rPr>
              <w:t>裵相進</w:t>
            </w:r>
          </w:p>
        </w:tc>
        <w:tc>
          <w:tcPr>
            <w:tcW w:w="1354" w:type="dxa"/>
          </w:tcPr>
          <w:p w14:paraId="5F801915" w14:textId="146DD039" w:rsidR="007723B5" w:rsidRDefault="007723B5" w:rsidP="007723B5">
            <w:r>
              <w:t>2026/07/09</w:t>
            </w:r>
          </w:p>
        </w:tc>
      </w:tr>
      <w:tr w:rsidR="007723B5" w14:paraId="509BF348" w14:textId="77777777" w:rsidTr="00C21F54">
        <w:tc>
          <w:tcPr>
            <w:tcW w:w="729" w:type="dxa"/>
          </w:tcPr>
          <w:p w14:paraId="07AF000E" w14:textId="306E474E" w:rsidR="007723B5" w:rsidRDefault="007723B5" w:rsidP="007723B5">
            <w:r>
              <w:t>12.2</w:t>
            </w:r>
          </w:p>
        </w:tc>
        <w:tc>
          <w:tcPr>
            <w:tcW w:w="837" w:type="dxa"/>
          </w:tcPr>
          <w:p w14:paraId="5FA1D241" w14:textId="77777777" w:rsidR="007723B5" w:rsidRDefault="007723B5" w:rsidP="007723B5"/>
        </w:tc>
        <w:tc>
          <w:tcPr>
            <w:tcW w:w="5093" w:type="dxa"/>
          </w:tcPr>
          <w:p w14:paraId="5E0BF827" w14:textId="01832240" w:rsidR="007723B5" w:rsidRDefault="007723B5" w:rsidP="007723B5">
            <w:r>
              <w:rPr>
                <w:rFonts w:hint="eastAsia"/>
              </w:rPr>
              <w:t>結果表示エリアの予約状況確認の表示形式を全面改訂。</w:t>
            </w:r>
          </w:p>
        </w:tc>
        <w:tc>
          <w:tcPr>
            <w:tcW w:w="1225" w:type="dxa"/>
          </w:tcPr>
          <w:p w14:paraId="0C3BE9A1" w14:textId="30BADEFC" w:rsidR="007723B5" w:rsidRDefault="007723B5" w:rsidP="007723B5">
            <w:r>
              <w:t>3.1.3</w:t>
            </w:r>
          </w:p>
        </w:tc>
        <w:tc>
          <w:tcPr>
            <w:tcW w:w="1218" w:type="dxa"/>
          </w:tcPr>
          <w:p w14:paraId="36EFB801" w14:textId="77777777" w:rsidR="007723B5" w:rsidRDefault="007723B5" w:rsidP="007723B5">
            <w:r>
              <w:rPr>
                <w:rFonts w:hint="eastAsia"/>
              </w:rPr>
              <w:t>岡田佳樹</w:t>
            </w:r>
          </w:p>
          <w:p w14:paraId="717E89D2" w14:textId="2572BFED" w:rsidR="007723B5" w:rsidRDefault="007723B5" w:rsidP="007723B5">
            <w:r>
              <w:rPr>
                <w:rFonts w:hint="eastAsia"/>
              </w:rPr>
              <w:t>裵相進</w:t>
            </w:r>
          </w:p>
        </w:tc>
        <w:tc>
          <w:tcPr>
            <w:tcW w:w="1354" w:type="dxa"/>
          </w:tcPr>
          <w:p w14:paraId="1E7A304E" w14:textId="519AFD75" w:rsidR="007723B5" w:rsidRDefault="007723B5" w:rsidP="007723B5">
            <w:r>
              <w:t>2026/07/09</w:t>
            </w:r>
          </w:p>
        </w:tc>
      </w:tr>
      <w:tr w:rsidR="007723B5" w14:paraId="51F3487A" w14:textId="77777777" w:rsidTr="00C21F54">
        <w:tc>
          <w:tcPr>
            <w:tcW w:w="729" w:type="dxa"/>
          </w:tcPr>
          <w:p w14:paraId="1B5B6912" w14:textId="0240C81A" w:rsidR="007723B5" w:rsidRDefault="007723B5" w:rsidP="007723B5">
            <w:r>
              <w:t>12.3</w:t>
            </w:r>
          </w:p>
        </w:tc>
        <w:tc>
          <w:tcPr>
            <w:tcW w:w="837" w:type="dxa"/>
          </w:tcPr>
          <w:p w14:paraId="1CDA9E6C" w14:textId="77777777" w:rsidR="007723B5" w:rsidRDefault="007723B5" w:rsidP="007723B5"/>
        </w:tc>
        <w:tc>
          <w:tcPr>
            <w:tcW w:w="5093" w:type="dxa"/>
          </w:tcPr>
          <w:p w14:paraId="09FC68A2" w14:textId="35D55FD0" w:rsidR="007723B5" w:rsidRDefault="007723B5" w:rsidP="007723B5">
            <w:r>
              <w:rPr>
                <w:rFonts w:hint="eastAsia"/>
              </w:rPr>
              <w:t>結果表示エリアに空欄検索の仕様を追加。</w:t>
            </w:r>
          </w:p>
        </w:tc>
        <w:tc>
          <w:tcPr>
            <w:tcW w:w="1225" w:type="dxa"/>
          </w:tcPr>
          <w:p w14:paraId="3346C8B3" w14:textId="00D5DFDB" w:rsidR="007723B5" w:rsidRDefault="007723B5" w:rsidP="007723B5">
            <w:r>
              <w:t>3.1.3</w:t>
            </w:r>
          </w:p>
        </w:tc>
        <w:tc>
          <w:tcPr>
            <w:tcW w:w="1218" w:type="dxa"/>
          </w:tcPr>
          <w:p w14:paraId="3E39BE77" w14:textId="77777777" w:rsidR="007723B5" w:rsidRDefault="007723B5" w:rsidP="007723B5">
            <w:r>
              <w:rPr>
                <w:rFonts w:hint="eastAsia"/>
              </w:rPr>
              <w:t>岡田佳樹</w:t>
            </w:r>
          </w:p>
          <w:p w14:paraId="3D8E3732" w14:textId="484CAD20" w:rsidR="007723B5" w:rsidRDefault="007723B5" w:rsidP="007723B5">
            <w:r>
              <w:rPr>
                <w:rFonts w:hint="eastAsia"/>
              </w:rPr>
              <w:t>裵相進</w:t>
            </w:r>
          </w:p>
        </w:tc>
        <w:tc>
          <w:tcPr>
            <w:tcW w:w="1354" w:type="dxa"/>
          </w:tcPr>
          <w:p w14:paraId="13E84D89" w14:textId="526713EE" w:rsidR="007723B5" w:rsidRDefault="007723B5" w:rsidP="007723B5">
            <w:r>
              <w:t>2026/07/09</w:t>
            </w:r>
          </w:p>
        </w:tc>
      </w:tr>
      <w:tr w:rsidR="007723B5" w14:paraId="45E90C60" w14:textId="77777777" w:rsidTr="00C21F54">
        <w:tc>
          <w:tcPr>
            <w:tcW w:w="729" w:type="dxa"/>
          </w:tcPr>
          <w:p w14:paraId="365B5C28" w14:textId="34DCAB79" w:rsidR="007723B5" w:rsidRDefault="007723B5" w:rsidP="007723B5">
            <w:r>
              <w:t>12.4</w:t>
            </w:r>
          </w:p>
        </w:tc>
        <w:tc>
          <w:tcPr>
            <w:tcW w:w="837" w:type="dxa"/>
          </w:tcPr>
          <w:p w14:paraId="69EB37EE" w14:textId="77777777" w:rsidR="007723B5" w:rsidRDefault="007723B5" w:rsidP="007723B5"/>
        </w:tc>
        <w:tc>
          <w:tcPr>
            <w:tcW w:w="5093" w:type="dxa"/>
          </w:tcPr>
          <w:p w14:paraId="7FCD97A6" w14:textId="4BC26E56" w:rsidR="007723B5" w:rsidRDefault="007723B5" w:rsidP="007723B5">
            <w:r>
              <w:rPr>
                <w:rFonts w:hint="eastAsia"/>
              </w:rPr>
              <w:t>結果表示エリアの「自分の予約確認時」を「自己予約状況確認時」に改題。</w:t>
            </w:r>
          </w:p>
        </w:tc>
        <w:tc>
          <w:tcPr>
            <w:tcW w:w="1225" w:type="dxa"/>
          </w:tcPr>
          <w:p w14:paraId="0D3FB49E" w14:textId="143EC48D" w:rsidR="007723B5" w:rsidRDefault="007723B5" w:rsidP="007723B5">
            <w:r>
              <w:t>3.1.3</w:t>
            </w:r>
          </w:p>
        </w:tc>
        <w:tc>
          <w:tcPr>
            <w:tcW w:w="1218" w:type="dxa"/>
          </w:tcPr>
          <w:p w14:paraId="409A92EB" w14:textId="77777777" w:rsidR="007723B5" w:rsidRDefault="007723B5" w:rsidP="007723B5">
            <w:r>
              <w:rPr>
                <w:rFonts w:hint="eastAsia"/>
              </w:rPr>
              <w:t>岡田佳樹</w:t>
            </w:r>
          </w:p>
          <w:p w14:paraId="6000C7DF" w14:textId="0503299A" w:rsidR="007723B5" w:rsidRDefault="007723B5" w:rsidP="007723B5">
            <w:r>
              <w:rPr>
                <w:rFonts w:hint="eastAsia"/>
              </w:rPr>
              <w:t>裵相進</w:t>
            </w:r>
          </w:p>
        </w:tc>
        <w:tc>
          <w:tcPr>
            <w:tcW w:w="1354" w:type="dxa"/>
          </w:tcPr>
          <w:p w14:paraId="190091E0" w14:textId="222F202F" w:rsidR="007723B5" w:rsidRDefault="007723B5" w:rsidP="007723B5">
            <w:r>
              <w:t>2026/07/09</w:t>
            </w:r>
          </w:p>
        </w:tc>
      </w:tr>
      <w:tr w:rsidR="007723B5" w14:paraId="5CBCD87A" w14:textId="77777777" w:rsidTr="00C21F54">
        <w:tc>
          <w:tcPr>
            <w:tcW w:w="729" w:type="dxa"/>
          </w:tcPr>
          <w:p w14:paraId="5C9F186C" w14:textId="0E9A0089" w:rsidR="007723B5" w:rsidRDefault="007723B5" w:rsidP="007723B5">
            <w:r>
              <w:t>12.5</w:t>
            </w:r>
          </w:p>
        </w:tc>
        <w:tc>
          <w:tcPr>
            <w:tcW w:w="837" w:type="dxa"/>
          </w:tcPr>
          <w:p w14:paraId="5E78D12E" w14:textId="77777777" w:rsidR="007723B5" w:rsidRDefault="007723B5" w:rsidP="007723B5"/>
        </w:tc>
        <w:tc>
          <w:tcPr>
            <w:tcW w:w="5093" w:type="dxa"/>
          </w:tcPr>
          <w:p w14:paraId="5BFDCBC5" w14:textId="754850B3" w:rsidR="007723B5" w:rsidRDefault="007723B5" w:rsidP="007723B5">
            <w:r>
              <w:rPr>
                <w:rFonts w:hint="eastAsia"/>
              </w:rPr>
              <w:t>結果表示エリアの誤字を修正。</w:t>
            </w:r>
          </w:p>
        </w:tc>
        <w:tc>
          <w:tcPr>
            <w:tcW w:w="1225" w:type="dxa"/>
          </w:tcPr>
          <w:p w14:paraId="327F1A49" w14:textId="3FD03ED4" w:rsidR="007723B5" w:rsidRDefault="007723B5" w:rsidP="007723B5">
            <w:r>
              <w:t>3.1.3</w:t>
            </w:r>
          </w:p>
        </w:tc>
        <w:tc>
          <w:tcPr>
            <w:tcW w:w="1218" w:type="dxa"/>
          </w:tcPr>
          <w:p w14:paraId="655F9F75" w14:textId="77777777" w:rsidR="007723B5" w:rsidRDefault="007723B5" w:rsidP="007723B5">
            <w:r>
              <w:rPr>
                <w:rFonts w:hint="eastAsia"/>
              </w:rPr>
              <w:t>岡田佳樹</w:t>
            </w:r>
          </w:p>
          <w:p w14:paraId="51203491" w14:textId="20753348" w:rsidR="007723B5" w:rsidRDefault="007723B5" w:rsidP="007723B5">
            <w:r>
              <w:rPr>
                <w:rFonts w:hint="eastAsia"/>
              </w:rPr>
              <w:t>裵相進</w:t>
            </w:r>
          </w:p>
        </w:tc>
        <w:tc>
          <w:tcPr>
            <w:tcW w:w="1354" w:type="dxa"/>
          </w:tcPr>
          <w:p w14:paraId="5B8D748B" w14:textId="6A97F582" w:rsidR="007723B5" w:rsidRDefault="007723B5" w:rsidP="007723B5">
            <w:r>
              <w:t>2026/07/09</w:t>
            </w:r>
          </w:p>
        </w:tc>
      </w:tr>
      <w:tr w:rsidR="007723B5" w14:paraId="199506F0" w14:textId="77777777" w:rsidTr="00C21F54">
        <w:tc>
          <w:tcPr>
            <w:tcW w:w="729" w:type="dxa"/>
          </w:tcPr>
          <w:p w14:paraId="4DC77468" w14:textId="0E771A41" w:rsidR="007723B5" w:rsidRDefault="007723B5" w:rsidP="007723B5">
            <w:r>
              <w:t>12.6</w:t>
            </w:r>
          </w:p>
        </w:tc>
        <w:tc>
          <w:tcPr>
            <w:tcW w:w="837" w:type="dxa"/>
          </w:tcPr>
          <w:p w14:paraId="77C9AB38" w14:textId="77777777" w:rsidR="007723B5" w:rsidRDefault="007723B5" w:rsidP="007723B5"/>
        </w:tc>
        <w:tc>
          <w:tcPr>
            <w:tcW w:w="5093" w:type="dxa"/>
          </w:tcPr>
          <w:p w14:paraId="0EBA83B3" w14:textId="14083536" w:rsidR="007723B5" w:rsidRDefault="007723B5" w:rsidP="007723B5">
            <w:r>
              <w:rPr>
                <w:rFonts w:hint="eastAsia"/>
              </w:rPr>
              <w:t>新規予約ダイアログの初期</w:t>
            </w:r>
            <w:r>
              <w:t>Window</w:t>
            </w:r>
            <w:r>
              <w:rPr>
                <w:rFonts w:hint="eastAsia"/>
              </w:rPr>
              <w:t>サイズを（</w:t>
            </w:r>
            <w:r>
              <w:t>350,150</w:t>
            </w:r>
            <w:r>
              <w:rPr>
                <w:rFonts w:hint="eastAsia"/>
              </w:rPr>
              <w:t>）から（</w:t>
            </w:r>
            <w:r>
              <w:t>500,150</w:t>
            </w:r>
            <w:r>
              <w:rPr>
                <w:rFonts w:hint="eastAsia"/>
              </w:rPr>
              <w:t>）に修正。</w:t>
            </w:r>
          </w:p>
        </w:tc>
        <w:tc>
          <w:tcPr>
            <w:tcW w:w="1225" w:type="dxa"/>
          </w:tcPr>
          <w:p w14:paraId="245B2359" w14:textId="52A08955" w:rsidR="007723B5" w:rsidRDefault="007723B5" w:rsidP="007723B5">
            <w:r>
              <w:t>3.3.1</w:t>
            </w:r>
          </w:p>
        </w:tc>
        <w:tc>
          <w:tcPr>
            <w:tcW w:w="1218" w:type="dxa"/>
          </w:tcPr>
          <w:p w14:paraId="4B3D1A96" w14:textId="77777777" w:rsidR="007723B5" w:rsidRDefault="007723B5" w:rsidP="007723B5">
            <w:r>
              <w:rPr>
                <w:rFonts w:hint="eastAsia"/>
              </w:rPr>
              <w:t>岡田佳樹</w:t>
            </w:r>
          </w:p>
          <w:p w14:paraId="5767E572" w14:textId="0231C6A3" w:rsidR="007723B5" w:rsidRDefault="007723B5" w:rsidP="007723B5">
            <w:r>
              <w:rPr>
                <w:rFonts w:hint="eastAsia"/>
              </w:rPr>
              <w:t>裵相進</w:t>
            </w:r>
          </w:p>
        </w:tc>
        <w:tc>
          <w:tcPr>
            <w:tcW w:w="1354" w:type="dxa"/>
          </w:tcPr>
          <w:p w14:paraId="47DA37A1" w14:textId="1164D6B5" w:rsidR="007723B5" w:rsidRDefault="007723B5" w:rsidP="007723B5">
            <w:r>
              <w:t>2026/07/09</w:t>
            </w:r>
          </w:p>
        </w:tc>
      </w:tr>
      <w:tr w:rsidR="007723B5" w14:paraId="3B78A0B8" w14:textId="77777777" w:rsidTr="00C21F54">
        <w:tc>
          <w:tcPr>
            <w:tcW w:w="729" w:type="dxa"/>
          </w:tcPr>
          <w:p w14:paraId="1507DB2D" w14:textId="791CBF38" w:rsidR="007723B5" w:rsidRDefault="007723B5" w:rsidP="007723B5">
            <w:r>
              <w:t>12.7</w:t>
            </w:r>
          </w:p>
        </w:tc>
        <w:tc>
          <w:tcPr>
            <w:tcW w:w="837" w:type="dxa"/>
          </w:tcPr>
          <w:p w14:paraId="69700085" w14:textId="77777777" w:rsidR="007723B5" w:rsidRDefault="007723B5" w:rsidP="007723B5"/>
        </w:tc>
        <w:tc>
          <w:tcPr>
            <w:tcW w:w="5093" w:type="dxa"/>
          </w:tcPr>
          <w:p w14:paraId="08D0F0D8" w14:textId="435914F6" w:rsidR="007723B5" w:rsidRDefault="007723B5" w:rsidP="007723B5">
            <w:r>
              <w:rPr>
                <w:rFonts w:hint="eastAsia"/>
              </w:rPr>
              <w:t>新規予約ダイアログのモーダルの説明の誤記を修正。</w:t>
            </w:r>
          </w:p>
        </w:tc>
        <w:tc>
          <w:tcPr>
            <w:tcW w:w="1225" w:type="dxa"/>
          </w:tcPr>
          <w:p w14:paraId="52B451FA" w14:textId="37B7AE45" w:rsidR="007723B5" w:rsidRDefault="007723B5" w:rsidP="007723B5">
            <w:r>
              <w:t>3.3.1</w:t>
            </w:r>
          </w:p>
        </w:tc>
        <w:tc>
          <w:tcPr>
            <w:tcW w:w="1218" w:type="dxa"/>
          </w:tcPr>
          <w:p w14:paraId="4A9DFC08" w14:textId="77777777" w:rsidR="007723B5" w:rsidRDefault="007723B5" w:rsidP="007723B5">
            <w:r>
              <w:rPr>
                <w:rFonts w:hint="eastAsia"/>
              </w:rPr>
              <w:t>岡田佳樹</w:t>
            </w:r>
          </w:p>
          <w:p w14:paraId="6AB9D6E8" w14:textId="29DAAE2E" w:rsidR="007723B5" w:rsidRDefault="007723B5" w:rsidP="007723B5">
            <w:r>
              <w:rPr>
                <w:rFonts w:hint="eastAsia"/>
              </w:rPr>
              <w:t>裵相進</w:t>
            </w:r>
          </w:p>
        </w:tc>
        <w:tc>
          <w:tcPr>
            <w:tcW w:w="1354" w:type="dxa"/>
          </w:tcPr>
          <w:p w14:paraId="7676827B" w14:textId="59F4D479" w:rsidR="007723B5" w:rsidRDefault="007723B5" w:rsidP="007723B5">
            <w:r>
              <w:t>2026/07/09</w:t>
            </w:r>
          </w:p>
        </w:tc>
      </w:tr>
      <w:tr w:rsidR="007723B5" w14:paraId="003D8F9A" w14:textId="77777777" w:rsidTr="00C21F54">
        <w:tc>
          <w:tcPr>
            <w:tcW w:w="729" w:type="dxa"/>
          </w:tcPr>
          <w:p w14:paraId="2A66E321" w14:textId="6FB5FEA4" w:rsidR="007723B5" w:rsidRDefault="007723B5" w:rsidP="007723B5">
            <w:r>
              <w:t>12.8</w:t>
            </w:r>
          </w:p>
        </w:tc>
        <w:tc>
          <w:tcPr>
            <w:tcW w:w="837" w:type="dxa"/>
          </w:tcPr>
          <w:p w14:paraId="48242F59" w14:textId="77777777" w:rsidR="007723B5" w:rsidRDefault="007723B5" w:rsidP="007723B5"/>
        </w:tc>
        <w:tc>
          <w:tcPr>
            <w:tcW w:w="5093" w:type="dxa"/>
          </w:tcPr>
          <w:p w14:paraId="2F393250" w14:textId="097B3F21" w:rsidR="007723B5" w:rsidRDefault="007723B5" w:rsidP="007723B5">
            <w:r>
              <w:rPr>
                <w:rFonts w:hint="eastAsia"/>
              </w:rPr>
              <w:t>利用開始分・利用終了分コンボボックスの選択肢表記を</w:t>
            </w:r>
            <w:r>
              <w:t>0,15</w:t>
            </w:r>
            <w:proofErr w:type="gramStart"/>
            <w:r>
              <w:t>...</w:t>
            </w:r>
            <w:proofErr w:type="gramEnd"/>
            <w:r>
              <w:rPr>
                <w:rFonts w:hint="eastAsia"/>
              </w:rPr>
              <w:t>から</w:t>
            </w:r>
            <w:r>
              <w:t>00,15</w:t>
            </w:r>
            <w:proofErr w:type="gramStart"/>
            <w:r>
              <w:t>...</w:t>
            </w:r>
            <w:proofErr w:type="gramEnd"/>
            <w:r>
              <w:rPr>
                <w:rFonts w:hint="eastAsia"/>
              </w:rPr>
              <w:t>に修正</w:t>
            </w:r>
          </w:p>
        </w:tc>
        <w:tc>
          <w:tcPr>
            <w:tcW w:w="1225" w:type="dxa"/>
          </w:tcPr>
          <w:p w14:paraId="40043450" w14:textId="77777777" w:rsidR="007723B5" w:rsidRDefault="007723B5" w:rsidP="007723B5">
            <w:r>
              <w:t>3.3.7</w:t>
            </w:r>
          </w:p>
          <w:p w14:paraId="404BFDC1" w14:textId="0648A4F1" w:rsidR="007723B5" w:rsidRDefault="007723B5" w:rsidP="007723B5">
            <w:r>
              <w:t>3.3.9</w:t>
            </w:r>
          </w:p>
        </w:tc>
        <w:tc>
          <w:tcPr>
            <w:tcW w:w="1218" w:type="dxa"/>
          </w:tcPr>
          <w:p w14:paraId="4558DB13" w14:textId="77777777" w:rsidR="007723B5" w:rsidRDefault="007723B5" w:rsidP="007723B5">
            <w:r>
              <w:rPr>
                <w:rFonts w:hint="eastAsia"/>
              </w:rPr>
              <w:t>岡田佳樹</w:t>
            </w:r>
          </w:p>
          <w:p w14:paraId="3E52B506" w14:textId="7CD942DD" w:rsidR="007723B5" w:rsidRDefault="007723B5" w:rsidP="007723B5">
            <w:r>
              <w:rPr>
                <w:rFonts w:hint="eastAsia"/>
              </w:rPr>
              <w:t>裵相進</w:t>
            </w:r>
          </w:p>
        </w:tc>
        <w:tc>
          <w:tcPr>
            <w:tcW w:w="1354" w:type="dxa"/>
          </w:tcPr>
          <w:p w14:paraId="05F76DD7" w14:textId="2087FBFA" w:rsidR="007723B5" w:rsidRDefault="007723B5" w:rsidP="007723B5">
            <w:r>
              <w:t>2026/07/09</w:t>
            </w:r>
          </w:p>
        </w:tc>
      </w:tr>
      <w:tr w:rsidR="007723B5" w14:paraId="2747A34C" w14:textId="77777777" w:rsidTr="00C21F54">
        <w:tc>
          <w:tcPr>
            <w:tcW w:w="729" w:type="dxa"/>
          </w:tcPr>
          <w:p w14:paraId="364A6533" w14:textId="711246B2" w:rsidR="007723B5" w:rsidRDefault="007723B5" w:rsidP="007723B5">
            <w:r>
              <w:t>12.9</w:t>
            </w:r>
          </w:p>
        </w:tc>
        <w:tc>
          <w:tcPr>
            <w:tcW w:w="837" w:type="dxa"/>
          </w:tcPr>
          <w:p w14:paraId="5F191D88" w14:textId="77777777" w:rsidR="007723B5" w:rsidRDefault="007723B5" w:rsidP="007723B5"/>
        </w:tc>
        <w:tc>
          <w:tcPr>
            <w:tcW w:w="5093" w:type="dxa"/>
          </w:tcPr>
          <w:p w14:paraId="618ED999" w14:textId="59C58285" w:rsidR="007723B5" w:rsidRDefault="00C82AD1" w:rsidP="007723B5">
            <w:r>
              <w:rPr>
                <w:rFonts w:hint="eastAsia"/>
              </w:rPr>
              <w:t>見出しの表記揺れを統一</w:t>
            </w:r>
          </w:p>
        </w:tc>
        <w:tc>
          <w:tcPr>
            <w:tcW w:w="1225" w:type="dxa"/>
          </w:tcPr>
          <w:p w14:paraId="403EB1B3" w14:textId="172078E4" w:rsidR="007723B5" w:rsidRDefault="007723B5" w:rsidP="007723B5">
            <w:r>
              <w:t>3.4</w:t>
            </w:r>
          </w:p>
        </w:tc>
        <w:tc>
          <w:tcPr>
            <w:tcW w:w="1218" w:type="dxa"/>
          </w:tcPr>
          <w:p w14:paraId="35E705C2" w14:textId="77777777" w:rsidR="007723B5" w:rsidRDefault="007723B5" w:rsidP="007723B5">
            <w:r>
              <w:rPr>
                <w:rFonts w:hint="eastAsia"/>
              </w:rPr>
              <w:t>岡田佳樹</w:t>
            </w:r>
          </w:p>
          <w:p w14:paraId="4034082E" w14:textId="7AD4A57C" w:rsidR="007723B5" w:rsidRDefault="007723B5" w:rsidP="007723B5">
            <w:r>
              <w:rPr>
                <w:rFonts w:hint="eastAsia"/>
              </w:rPr>
              <w:t>裵相進</w:t>
            </w:r>
          </w:p>
        </w:tc>
        <w:tc>
          <w:tcPr>
            <w:tcW w:w="1354" w:type="dxa"/>
          </w:tcPr>
          <w:p w14:paraId="272A929F" w14:textId="1BDA6D61" w:rsidR="007723B5" w:rsidRDefault="007723B5" w:rsidP="007723B5">
            <w:r>
              <w:t>2026/07/09</w:t>
            </w:r>
          </w:p>
        </w:tc>
      </w:tr>
      <w:tr w:rsidR="007723B5" w14:paraId="04A07CF2" w14:textId="77777777" w:rsidTr="00C21F54">
        <w:tc>
          <w:tcPr>
            <w:tcW w:w="729" w:type="dxa"/>
          </w:tcPr>
          <w:p w14:paraId="2509BB25" w14:textId="5C2EFC7F" w:rsidR="007723B5" w:rsidRDefault="007723B5" w:rsidP="007723B5">
            <w:r>
              <w:t>12.10</w:t>
            </w:r>
          </w:p>
        </w:tc>
        <w:tc>
          <w:tcPr>
            <w:tcW w:w="837" w:type="dxa"/>
          </w:tcPr>
          <w:p w14:paraId="015D3F74" w14:textId="77777777" w:rsidR="007723B5" w:rsidRDefault="007723B5" w:rsidP="007723B5"/>
        </w:tc>
        <w:tc>
          <w:tcPr>
            <w:tcW w:w="5093" w:type="dxa"/>
          </w:tcPr>
          <w:p w14:paraId="715803C7" w14:textId="2C29DBCC" w:rsidR="007723B5" w:rsidRDefault="00C82AD1" w:rsidP="007723B5">
            <w:r>
              <w:rPr>
                <w:rFonts w:hint="eastAsia"/>
              </w:rPr>
              <w:t>教室選択コンボボックスに「</w:t>
            </w:r>
            <w:r>
              <w:t>3.1.4</w:t>
            </w:r>
            <w:r>
              <w:rPr>
                <w:rFonts w:hint="eastAsia"/>
              </w:rPr>
              <w:t>と同様」を追記。</w:t>
            </w:r>
          </w:p>
        </w:tc>
        <w:tc>
          <w:tcPr>
            <w:tcW w:w="1225" w:type="dxa"/>
          </w:tcPr>
          <w:p w14:paraId="5895E3CD" w14:textId="536F8CE8" w:rsidR="007723B5" w:rsidRDefault="007723B5" w:rsidP="007723B5">
            <w:r>
              <w:t>3.4.2</w:t>
            </w:r>
          </w:p>
        </w:tc>
        <w:tc>
          <w:tcPr>
            <w:tcW w:w="1218" w:type="dxa"/>
          </w:tcPr>
          <w:p w14:paraId="4ADD8739" w14:textId="77777777" w:rsidR="007723B5" w:rsidRDefault="007723B5" w:rsidP="007723B5">
            <w:r>
              <w:rPr>
                <w:rFonts w:hint="eastAsia"/>
              </w:rPr>
              <w:t>岡田佳樹</w:t>
            </w:r>
          </w:p>
          <w:p w14:paraId="0951141B" w14:textId="2F99753E" w:rsidR="007723B5" w:rsidRDefault="007723B5" w:rsidP="007723B5">
            <w:r>
              <w:rPr>
                <w:rFonts w:hint="eastAsia"/>
              </w:rPr>
              <w:t>裵相進</w:t>
            </w:r>
          </w:p>
        </w:tc>
        <w:tc>
          <w:tcPr>
            <w:tcW w:w="1354" w:type="dxa"/>
          </w:tcPr>
          <w:p w14:paraId="067D011E" w14:textId="25A2E7A0" w:rsidR="007723B5" w:rsidRDefault="007723B5" w:rsidP="007723B5">
            <w:r>
              <w:t>2026/07/09</w:t>
            </w:r>
          </w:p>
        </w:tc>
      </w:tr>
      <w:tr w:rsidR="007723B5" w14:paraId="365B6301" w14:textId="77777777" w:rsidTr="00C21F54">
        <w:tc>
          <w:tcPr>
            <w:tcW w:w="729" w:type="dxa"/>
          </w:tcPr>
          <w:p w14:paraId="4FC9A55D" w14:textId="47C36E7B" w:rsidR="007723B5" w:rsidRDefault="007723B5" w:rsidP="007723B5">
            <w:r>
              <w:t>12.11</w:t>
            </w:r>
          </w:p>
        </w:tc>
        <w:tc>
          <w:tcPr>
            <w:tcW w:w="837" w:type="dxa"/>
          </w:tcPr>
          <w:p w14:paraId="05D9D2C1" w14:textId="77777777" w:rsidR="007723B5" w:rsidRDefault="007723B5" w:rsidP="007723B5"/>
        </w:tc>
        <w:tc>
          <w:tcPr>
            <w:tcW w:w="5093" w:type="dxa"/>
          </w:tcPr>
          <w:p w14:paraId="1076F428" w14:textId="52EF8A9E" w:rsidR="007723B5" w:rsidRDefault="00C82AD1" w:rsidP="007723B5">
            <w:r>
              <w:rPr>
                <w:rFonts w:hint="eastAsia"/>
              </w:rPr>
              <w:t>キャンセルボタンの説明を追加。</w:t>
            </w:r>
          </w:p>
        </w:tc>
        <w:tc>
          <w:tcPr>
            <w:tcW w:w="1225" w:type="dxa"/>
          </w:tcPr>
          <w:p w14:paraId="3E81654B" w14:textId="3E065A8E" w:rsidR="007723B5" w:rsidRDefault="007723B5" w:rsidP="007723B5">
            <w:r>
              <w:t>3.4.6</w:t>
            </w:r>
          </w:p>
        </w:tc>
        <w:tc>
          <w:tcPr>
            <w:tcW w:w="1218" w:type="dxa"/>
          </w:tcPr>
          <w:p w14:paraId="2D3395B4" w14:textId="77777777" w:rsidR="007723B5" w:rsidRDefault="007723B5" w:rsidP="007723B5">
            <w:r>
              <w:rPr>
                <w:rFonts w:hint="eastAsia"/>
              </w:rPr>
              <w:t>岡田佳樹</w:t>
            </w:r>
          </w:p>
          <w:p w14:paraId="0517C205" w14:textId="2F02ED7D" w:rsidR="007723B5" w:rsidRDefault="007723B5" w:rsidP="007723B5">
            <w:r>
              <w:rPr>
                <w:rFonts w:hint="eastAsia"/>
              </w:rPr>
              <w:lastRenderedPageBreak/>
              <w:t>裵相進</w:t>
            </w:r>
          </w:p>
        </w:tc>
        <w:tc>
          <w:tcPr>
            <w:tcW w:w="1354" w:type="dxa"/>
          </w:tcPr>
          <w:p w14:paraId="7B7AF023" w14:textId="759CA03E" w:rsidR="007723B5" w:rsidRDefault="007723B5" w:rsidP="007723B5">
            <w:r>
              <w:lastRenderedPageBreak/>
              <w:t>2026/07/09</w:t>
            </w:r>
          </w:p>
        </w:tc>
      </w:tr>
      <w:tr w:rsidR="007723B5" w14:paraId="67EDDBF5" w14:textId="77777777" w:rsidTr="00C21F54">
        <w:tc>
          <w:tcPr>
            <w:tcW w:w="729" w:type="dxa"/>
          </w:tcPr>
          <w:p w14:paraId="694BE454" w14:textId="4DF7BF4A" w:rsidR="007723B5" w:rsidRDefault="007723B5" w:rsidP="007723B5">
            <w:r>
              <w:t>12.12</w:t>
            </w:r>
          </w:p>
        </w:tc>
        <w:tc>
          <w:tcPr>
            <w:tcW w:w="837" w:type="dxa"/>
          </w:tcPr>
          <w:p w14:paraId="1F8360AE" w14:textId="77777777" w:rsidR="007723B5" w:rsidRDefault="007723B5" w:rsidP="007723B5"/>
        </w:tc>
        <w:tc>
          <w:tcPr>
            <w:tcW w:w="5093" w:type="dxa"/>
          </w:tcPr>
          <w:p w14:paraId="0E20B7D9" w14:textId="0AE7979A" w:rsidR="007723B5" w:rsidRDefault="00C82AD1" w:rsidP="007723B5">
            <w:r>
              <w:rPr>
                <w:rFonts w:hint="eastAsia"/>
              </w:rPr>
              <w:t>テキストフィールドへの入力文字の文言を一段落に整形。</w:t>
            </w:r>
          </w:p>
        </w:tc>
        <w:tc>
          <w:tcPr>
            <w:tcW w:w="1225" w:type="dxa"/>
          </w:tcPr>
          <w:p w14:paraId="1839C1FF" w14:textId="3B75BEFC" w:rsidR="007723B5" w:rsidRDefault="007723B5" w:rsidP="007723B5">
            <w:r>
              <w:t>4.1.2</w:t>
            </w:r>
          </w:p>
        </w:tc>
        <w:tc>
          <w:tcPr>
            <w:tcW w:w="1218" w:type="dxa"/>
          </w:tcPr>
          <w:p w14:paraId="1E5D98BF" w14:textId="77777777" w:rsidR="007723B5" w:rsidRDefault="007723B5" w:rsidP="007723B5">
            <w:r>
              <w:rPr>
                <w:rFonts w:hint="eastAsia"/>
              </w:rPr>
              <w:t>岡田佳樹</w:t>
            </w:r>
          </w:p>
          <w:p w14:paraId="7AD41605" w14:textId="07B9A40B" w:rsidR="007723B5" w:rsidRDefault="007723B5" w:rsidP="007723B5">
            <w:r>
              <w:rPr>
                <w:rFonts w:hint="eastAsia"/>
              </w:rPr>
              <w:t>裵相進</w:t>
            </w:r>
          </w:p>
        </w:tc>
        <w:tc>
          <w:tcPr>
            <w:tcW w:w="1354" w:type="dxa"/>
          </w:tcPr>
          <w:p w14:paraId="355DBB79" w14:textId="14BC506E" w:rsidR="007723B5" w:rsidRDefault="007723B5" w:rsidP="007723B5">
            <w:r>
              <w:t>2026/07/09</w:t>
            </w:r>
          </w:p>
        </w:tc>
      </w:tr>
      <w:tr w:rsidR="007723B5" w14:paraId="0C335BB8" w14:textId="77777777" w:rsidTr="00C21F54">
        <w:tc>
          <w:tcPr>
            <w:tcW w:w="729" w:type="dxa"/>
          </w:tcPr>
          <w:p w14:paraId="5AC67469" w14:textId="21CEC8B3" w:rsidR="007723B5" w:rsidRDefault="007723B5" w:rsidP="007723B5">
            <w:r>
              <w:t>12.13</w:t>
            </w:r>
          </w:p>
        </w:tc>
        <w:tc>
          <w:tcPr>
            <w:tcW w:w="837" w:type="dxa"/>
          </w:tcPr>
          <w:p w14:paraId="0A6CC4ED" w14:textId="77777777" w:rsidR="007723B5" w:rsidRDefault="007723B5" w:rsidP="007723B5"/>
        </w:tc>
        <w:tc>
          <w:tcPr>
            <w:tcW w:w="5093" w:type="dxa"/>
          </w:tcPr>
          <w:p w14:paraId="09CB7757" w14:textId="6C000983" w:rsidR="007723B5" w:rsidRDefault="00C82AD1" w:rsidP="007723B5">
            <w:r>
              <w:rPr>
                <w:rFonts w:hint="eastAsia"/>
              </w:rPr>
              <w:t>利用可能時間の表記揺れを修正。</w:t>
            </w:r>
          </w:p>
        </w:tc>
        <w:tc>
          <w:tcPr>
            <w:tcW w:w="1225" w:type="dxa"/>
          </w:tcPr>
          <w:p w14:paraId="5DAE03C5" w14:textId="2A0AB745" w:rsidR="007723B5" w:rsidRDefault="007723B5" w:rsidP="007723B5">
            <w:r>
              <w:t>4.3.5.1</w:t>
            </w:r>
          </w:p>
        </w:tc>
        <w:tc>
          <w:tcPr>
            <w:tcW w:w="1218" w:type="dxa"/>
          </w:tcPr>
          <w:p w14:paraId="77D6E680" w14:textId="77777777" w:rsidR="007723B5" w:rsidRDefault="007723B5" w:rsidP="007723B5">
            <w:r>
              <w:rPr>
                <w:rFonts w:hint="eastAsia"/>
              </w:rPr>
              <w:t>岡田佳樹</w:t>
            </w:r>
          </w:p>
          <w:p w14:paraId="77D37B1F" w14:textId="0A55B8A9" w:rsidR="007723B5" w:rsidRDefault="007723B5" w:rsidP="007723B5">
            <w:r>
              <w:rPr>
                <w:rFonts w:hint="eastAsia"/>
              </w:rPr>
              <w:t>裵相進</w:t>
            </w:r>
          </w:p>
        </w:tc>
        <w:tc>
          <w:tcPr>
            <w:tcW w:w="1354" w:type="dxa"/>
          </w:tcPr>
          <w:p w14:paraId="07275D4F" w14:textId="176640A3" w:rsidR="007723B5" w:rsidRDefault="007723B5" w:rsidP="007723B5">
            <w:r>
              <w:t>2026/07/09</w:t>
            </w:r>
          </w:p>
        </w:tc>
      </w:tr>
      <w:tr w:rsidR="007723B5" w14:paraId="445104A4" w14:textId="77777777" w:rsidTr="00C21F54">
        <w:tc>
          <w:tcPr>
            <w:tcW w:w="729" w:type="dxa"/>
          </w:tcPr>
          <w:p w14:paraId="25116600" w14:textId="4576A49C" w:rsidR="007723B5" w:rsidRDefault="007723B5" w:rsidP="007723B5">
            <w:r>
              <w:t>12.14</w:t>
            </w:r>
          </w:p>
        </w:tc>
        <w:tc>
          <w:tcPr>
            <w:tcW w:w="837" w:type="dxa"/>
          </w:tcPr>
          <w:p w14:paraId="2782CF57" w14:textId="77777777" w:rsidR="007723B5" w:rsidRDefault="007723B5" w:rsidP="007723B5"/>
        </w:tc>
        <w:tc>
          <w:tcPr>
            <w:tcW w:w="5093" w:type="dxa"/>
          </w:tcPr>
          <w:p w14:paraId="6058FF11" w14:textId="76E4E195" w:rsidR="007723B5" w:rsidRDefault="00C82AD1" w:rsidP="007723B5">
            <w:r>
              <w:rPr>
                <w:rFonts w:hint="eastAsia"/>
              </w:rPr>
              <w:t>予約成功メッセージの時刻表記を修正。</w:t>
            </w:r>
          </w:p>
        </w:tc>
        <w:tc>
          <w:tcPr>
            <w:tcW w:w="1225" w:type="dxa"/>
          </w:tcPr>
          <w:p w14:paraId="513E0D6F" w14:textId="034D1DF9" w:rsidR="007723B5" w:rsidRDefault="007723B5" w:rsidP="007723B5">
            <w:r>
              <w:t>4.3.6.2</w:t>
            </w:r>
          </w:p>
        </w:tc>
        <w:tc>
          <w:tcPr>
            <w:tcW w:w="1218" w:type="dxa"/>
          </w:tcPr>
          <w:p w14:paraId="1599DE20" w14:textId="77777777" w:rsidR="007723B5" w:rsidRDefault="007723B5" w:rsidP="007723B5">
            <w:r>
              <w:rPr>
                <w:rFonts w:hint="eastAsia"/>
              </w:rPr>
              <w:t>岡田佳樹</w:t>
            </w:r>
          </w:p>
          <w:p w14:paraId="5496487E" w14:textId="4AEB23FA" w:rsidR="007723B5" w:rsidRDefault="007723B5" w:rsidP="007723B5">
            <w:r>
              <w:rPr>
                <w:rFonts w:hint="eastAsia"/>
              </w:rPr>
              <w:t>裵相進</w:t>
            </w:r>
          </w:p>
        </w:tc>
        <w:tc>
          <w:tcPr>
            <w:tcW w:w="1354" w:type="dxa"/>
          </w:tcPr>
          <w:p w14:paraId="2467FC91" w14:textId="48CA7B4A" w:rsidR="007723B5" w:rsidRDefault="007723B5" w:rsidP="007723B5">
            <w:r>
              <w:t>2026/07/09</w:t>
            </w:r>
          </w:p>
        </w:tc>
      </w:tr>
      <w:tr w:rsidR="007723B5" w14:paraId="03272E0C" w14:textId="77777777" w:rsidTr="00C21F54">
        <w:tc>
          <w:tcPr>
            <w:tcW w:w="729" w:type="dxa"/>
          </w:tcPr>
          <w:p w14:paraId="2EA4B47E" w14:textId="55C9E1A1" w:rsidR="007723B5" w:rsidRDefault="007723B5" w:rsidP="007723B5">
            <w:r>
              <w:t>12.15</w:t>
            </w:r>
          </w:p>
        </w:tc>
        <w:tc>
          <w:tcPr>
            <w:tcW w:w="837" w:type="dxa"/>
          </w:tcPr>
          <w:p w14:paraId="7FAD20A8" w14:textId="77777777" w:rsidR="007723B5" w:rsidRDefault="007723B5" w:rsidP="007723B5"/>
        </w:tc>
        <w:tc>
          <w:tcPr>
            <w:tcW w:w="5093" w:type="dxa"/>
          </w:tcPr>
          <w:p w14:paraId="2FCAD9E6" w14:textId="7B495794" w:rsidR="007723B5" w:rsidRDefault="00C82AD1" w:rsidP="007723B5">
            <w:r>
              <w:rPr>
                <w:rFonts w:hint="eastAsia"/>
              </w:rPr>
              <w:t>予約状況確認の表示項目を改訂。</w:t>
            </w:r>
          </w:p>
        </w:tc>
        <w:tc>
          <w:tcPr>
            <w:tcW w:w="1225" w:type="dxa"/>
          </w:tcPr>
          <w:p w14:paraId="24B02AEF" w14:textId="77777777" w:rsidR="007723B5" w:rsidRDefault="007723B5" w:rsidP="007723B5">
            <w:r>
              <w:t>4.3.7.2</w:t>
            </w:r>
          </w:p>
          <w:p w14:paraId="1416129E" w14:textId="45A6DEF3" w:rsidR="007723B5" w:rsidRDefault="007723B5" w:rsidP="007723B5">
            <w:r>
              <w:t>4.3.7.5</w:t>
            </w:r>
          </w:p>
        </w:tc>
        <w:tc>
          <w:tcPr>
            <w:tcW w:w="1218" w:type="dxa"/>
          </w:tcPr>
          <w:p w14:paraId="39D00A0F" w14:textId="77777777" w:rsidR="007723B5" w:rsidRDefault="007723B5" w:rsidP="007723B5">
            <w:r>
              <w:rPr>
                <w:rFonts w:hint="eastAsia"/>
              </w:rPr>
              <w:t>岡田佳樹</w:t>
            </w:r>
          </w:p>
          <w:p w14:paraId="2DD4E482" w14:textId="7D1EABED" w:rsidR="007723B5" w:rsidRDefault="007723B5" w:rsidP="007723B5">
            <w:r>
              <w:rPr>
                <w:rFonts w:hint="eastAsia"/>
              </w:rPr>
              <w:t>裵相進</w:t>
            </w:r>
          </w:p>
        </w:tc>
        <w:tc>
          <w:tcPr>
            <w:tcW w:w="1354" w:type="dxa"/>
          </w:tcPr>
          <w:p w14:paraId="5B4F100A" w14:textId="44E7D41B" w:rsidR="007723B5" w:rsidRDefault="007723B5" w:rsidP="007723B5">
            <w:r>
              <w:t>2026/07/09</w:t>
            </w:r>
          </w:p>
        </w:tc>
      </w:tr>
      <w:tr w:rsidR="007723B5" w14:paraId="532B1927" w14:textId="77777777" w:rsidTr="00C21F54">
        <w:tc>
          <w:tcPr>
            <w:tcW w:w="729" w:type="dxa"/>
          </w:tcPr>
          <w:p w14:paraId="55D1A749" w14:textId="3E02F7FE" w:rsidR="007723B5" w:rsidRDefault="007723B5" w:rsidP="007723B5">
            <w:r>
              <w:t>12.16</w:t>
            </w:r>
          </w:p>
        </w:tc>
        <w:tc>
          <w:tcPr>
            <w:tcW w:w="837" w:type="dxa"/>
          </w:tcPr>
          <w:p w14:paraId="670B8564" w14:textId="77777777" w:rsidR="007723B5" w:rsidRDefault="007723B5" w:rsidP="007723B5"/>
        </w:tc>
        <w:tc>
          <w:tcPr>
            <w:tcW w:w="5093" w:type="dxa"/>
          </w:tcPr>
          <w:p w14:paraId="4009406B" w14:textId="641C99E6" w:rsidR="007723B5" w:rsidRDefault="00C82AD1" w:rsidP="007723B5">
            <w:r>
              <w:rPr>
                <w:rFonts w:hint="eastAsia"/>
              </w:rPr>
              <w:t>未ログイン時メッセージを「ログインして下さい。」に統一。</w:t>
            </w:r>
          </w:p>
        </w:tc>
        <w:tc>
          <w:tcPr>
            <w:tcW w:w="1225" w:type="dxa"/>
          </w:tcPr>
          <w:p w14:paraId="3DF922B6" w14:textId="52E469A0" w:rsidR="007723B5" w:rsidRDefault="007723B5" w:rsidP="007723B5">
            <w:r>
              <w:t>4.3.8.1</w:t>
            </w:r>
          </w:p>
        </w:tc>
        <w:tc>
          <w:tcPr>
            <w:tcW w:w="1218" w:type="dxa"/>
          </w:tcPr>
          <w:p w14:paraId="1CB69212" w14:textId="77777777" w:rsidR="007723B5" w:rsidRDefault="007723B5" w:rsidP="007723B5">
            <w:r>
              <w:rPr>
                <w:rFonts w:hint="eastAsia"/>
              </w:rPr>
              <w:t>岡田佳樹</w:t>
            </w:r>
          </w:p>
          <w:p w14:paraId="19B571CB" w14:textId="230E7077" w:rsidR="007723B5" w:rsidRDefault="007723B5" w:rsidP="007723B5">
            <w:r>
              <w:rPr>
                <w:rFonts w:hint="eastAsia"/>
              </w:rPr>
              <w:t>裵相進</w:t>
            </w:r>
          </w:p>
        </w:tc>
        <w:tc>
          <w:tcPr>
            <w:tcW w:w="1354" w:type="dxa"/>
          </w:tcPr>
          <w:p w14:paraId="60DB2BC5" w14:textId="0CC0F304" w:rsidR="007723B5" w:rsidRDefault="007723B5" w:rsidP="007723B5">
            <w:r>
              <w:t>2026/07/09</w:t>
            </w:r>
          </w:p>
        </w:tc>
      </w:tr>
      <w:tr w:rsidR="007723B5" w14:paraId="69A3A874" w14:textId="77777777" w:rsidTr="00C21F54">
        <w:tc>
          <w:tcPr>
            <w:tcW w:w="729" w:type="dxa"/>
          </w:tcPr>
          <w:p w14:paraId="7A109DC9" w14:textId="359C13F7" w:rsidR="007723B5" w:rsidRDefault="007723B5" w:rsidP="007723B5">
            <w:r>
              <w:t>12.17</w:t>
            </w:r>
          </w:p>
        </w:tc>
        <w:tc>
          <w:tcPr>
            <w:tcW w:w="837" w:type="dxa"/>
          </w:tcPr>
          <w:p w14:paraId="6A821A0F" w14:textId="77777777" w:rsidR="007723B5" w:rsidRDefault="007723B5" w:rsidP="007723B5"/>
        </w:tc>
        <w:tc>
          <w:tcPr>
            <w:tcW w:w="5093" w:type="dxa"/>
          </w:tcPr>
          <w:p w14:paraId="1C2E9CD3" w14:textId="55571AEB" w:rsidR="007723B5" w:rsidRDefault="00C82AD1" w:rsidP="007723B5">
            <w:r>
              <w:rPr>
                <w:rFonts w:hint="eastAsia"/>
              </w:rPr>
              <w:t>見出し番号の番号書式が固定文字列かしていたため、全見出しを単一の番号定義に統一。</w:t>
            </w:r>
          </w:p>
        </w:tc>
        <w:tc>
          <w:tcPr>
            <w:tcW w:w="1225" w:type="dxa"/>
          </w:tcPr>
          <w:p w14:paraId="4343094B" w14:textId="7FDC2993" w:rsidR="007723B5" w:rsidRDefault="007723B5" w:rsidP="007723B5">
            <w:r>
              <w:rPr>
                <w:rFonts w:hint="eastAsia"/>
              </w:rPr>
              <w:t>全頁</w:t>
            </w:r>
          </w:p>
        </w:tc>
        <w:tc>
          <w:tcPr>
            <w:tcW w:w="1218" w:type="dxa"/>
          </w:tcPr>
          <w:p w14:paraId="7DC85663" w14:textId="70D8FCA7" w:rsidR="007723B5" w:rsidRDefault="00C82AD1" w:rsidP="007723B5">
            <w:r>
              <w:rPr>
                <w:rFonts w:hint="eastAsia"/>
              </w:rPr>
              <w:t>渡邊</w:t>
            </w:r>
            <w:r>
              <w:rPr>
                <w:rFonts w:ascii="Apple Color Emoji" w:hAnsi="Apple Color Emoji" w:cs="Apple Color Emoji" w:hint="eastAsia"/>
              </w:rPr>
              <w:t>光</w:t>
            </w:r>
          </w:p>
        </w:tc>
        <w:tc>
          <w:tcPr>
            <w:tcW w:w="1354" w:type="dxa"/>
          </w:tcPr>
          <w:p w14:paraId="09A7137F" w14:textId="6137A6CF" w:rsidR="007723B5" w:rsidRDefault="007723B5" w:rsidP="007723B5">
            <w:r>
              <w:t>2026/07/09</w:t>
            </w:r>
          </w:p>
        </w:tc>
      </w:tr>
      <w:tr w:rsidR="007723B5" w14:paraId="04DA24EB" w14:textId="77777777" w:rsidTr="00C21F54">
        <w:tc>
          <w:tcPr>
            <w:tcW w:w="729" w:type="dxa"/>
          </w:tcPr>
          <w:p w14:paraId="281C1377" w14:textId="6177A885" w:rsidR="007723B5" w:rsidRDefault="007723B5" w:rsidP="007723B5">
            <w:r>
              <w:t>12.18</w:t>
            </w:r>
          </w:p>
        </w:tc>
        <w:tc>
          <w:tcPr>
            <w:tcW w:w="837" w:type="dxa"/>
          </w:tcPr>
          <w:p w14:paraId="58238775" w14:textId="77777777" w:rsidR="007723B5" w:rsidRDefault="007723B5" w:rsidP="007723B5"/>
        </w:tc>
        <w:tc>
          <w:tcPr>
            <w:tcW w:w="5093" w:type="dxa"/>
          </w:tcPr>
          <w:p w14:paraId="66107B6D" w14:textId="780507B3" w:rsidR="007723B5" w:rsidRDefault="00C82AD1" w:rsidP="007723B5">
            <w:r>
              <w:rPr>
                <w:rFonts w:hint="eastAsia"/>
              </w:rPr>
              <w:t>見出しでない段落に残っていたアウトラインレベルを除去。</w:t>
            </w:r>
          </w:p>
        </w:tc>
        <w:tc>
          <w:tcPr>
            <w:tcW w:w="1225" w:type="dxa"/>
          </w:tcPr>
          <w:p w14:paraId="215C0254" w14:textId="3C33F586" w:rsidR="007723B5" w:rsidRDefault="007723B5" w:rsidP="007723B5">
            <w:r>
              <w:rPr>
                <w:rFonts w:hint="eastAsia"/>
              </w:rPr>
              <w:t>全頁</w:t>
            </w:r>
          </w:p>
        </w:tc>
        <w:tc>
          <w:tcPr>
            <w:tcW w:w="1218" w:type="dxa"/>
          </w:tcPr>
          <w:p w14:paraId="61D22269" w14:textId="2308627F" w:rsidR="007723B5" w:rsidRDefault="00C82AD1" w:rsidP="007723B5">
            <w:r>
              <w:rPr>
                <w:rFonts w:hint="eastAsia"/>
              </w:rPr>
              <w:t>渡邊光</w:t>
            </w:r>
          </w:p>
        </w:tc>
        <w:tc>
          <w:tcPr>
            <w:tcW w:w="1354" w:type="dxa"/>
          </w:tcPr>
          <w:p w14:paraId="557F0470" w14:textId="2F07428B" w:rsidR="007723B5" w:rsidRDefault="007723B5" w:rsidP="007723B5">
            <w:r>
              <w:t>2026/07/09</w:t>
            </w:r>
          </w:p>
        </w:tc>
      </w:tr>
      <w:tr w:rsidR="00E56F51" w14:paraId="1AD2DEBE" w14:textId="77777777" w:rsidTr="00C21F54">
        <w:tc>
          <w:tcPr>
            <w:tcW w:w="729" w:type="dxa"/>
          </w:tcPr>
          <w:p w14:paraId="747596A7" w14:textId="6584F7B8" w:rsidR="00E56F51" w:rsidRDefault="00E56F51" w:rsidP="00E56F51">
            <w:r>
              <w:t>13</w:t>
            </w:r>
          </w:p>
        </w:tc>
        <w:tc>
          <w:tcPr>
            <w:tcW w:w="837" w:type="dxa"/>
          </w:tcPr>
          <w:p w14:paraId="5E217CED" w14:textId="3F85DFB9" w:rsidR="00E56F51" w:rsidRDefault="00E56F51" w:rsidP="00E56F51">
            <w:r>
              <w:t>5.3</w:t>
            </w:r>
          </w:p>
        </w:tc>
        <w:tc>
          <w:tcPr>
            <w:tcW w:w="5093" w:type="dxa"/>
          </w:tcPr>
          <w:p w14:paraId="45C27E78" w14:textId="0424B094" w:rsidR="00E56F51" w:rsidRDefault="00E56F51" w:rsidP="00E56F51">
            <w:r>
              <w:rPr>
                <w:rFonts w:hint="eastAsia"/>
              </w:rPr>
              <w:t>再レビュー指摘事項反映</w:t>
            </w:r>
          </w:p>
        </w:tc>
        <w:tc>
          <w:tcPr>
            <w:tcW w:w="1225" w:type="dxa"/>
          </w:tcPr>
          <w:p w14:paraId="517A8A6C" w14:textId="0F1A0CE2" w:rsidR="00E56F51" w:rsidRDefault="00E56F51" w:rsidP="00E56F51">
            <w:r>
              <w:rPr>
                <w:rFonts w:hint="eastAsia"/>
              </w:rPr>
              <w:t>全頁</w:t>
            </w:r>
          </w:p>
        </w:tc>
        <w:tc>
          <w:tcPr>
            <w:tcW w:w="1218" w:type="dxa"/>
          </w:tcPr>
          <w:p w14:paraId="0371A489" w14:textId="77777777" w:rsidR="00E56F51" w:rsidRDefault="00E56F51" w:rsidP="00E56F51">
            <w:r>
              <w:rPr>
                <w:rFonts w:hint="eastAsia"/>
              </w:rPr>
              <w:t>岡田佳樹</w:t>
            </w:r>
          </w:p>
          <w:p w14:paraId="651D405A" w14:textId="39C1C1E9" w:rsidR="00E56F51" w:rsidRDefault="00E56F51" w:rsidP="00E56F51">
            <w:r>
              <w:rPr>
                <w:rFonts w:hint="eastAsia"/>
              </w:rPr>
              <w:t>裵相進</w:t>
            </w:r>
          </w:p>
        </w:tc>
        <w:tc>
          <w:tcPr>
            <w:tcW w:w="1354" w:type="dxa"/>
          </w:tcPr>
          <w:p w14:paraId="2E3AA4D9" w14:textId="5ABCBBBD" w:rsidR="00E56F51" w:rsidRDefault="00E56F51" w:rsidP="00E56F51">
            <w:r>
              <w:t>2026/07/09</w:t>
            </w:r>
          </w:p>
        </w:tc>
      </w:tr>
      <w:tr w:rsidR="00E56F51" w14:paraId="22F219A2" w14:textId="77777777" w:rsidTr="00C21F54">
        <w:tc>
          <w:tcPr>
            <w:tcW w:w="729" w:type="dxa"/>
          </w:tcPr>
          <w:p w14:paraId="7AFCF034" w14:textId="69BAE871" w:rsidR="00E56F51" w:rsidRDefault="00E56F51" w:rsidP="00E56F51">
            <w:r>
              <w:t>13.1</w:t>
            </w:r>
          </w:p>
        </w:tc>
        <w:tc>
          <w:tcPr>
            <w:tcW w:w="837" w:type="dxa"/>
          </w:tcPr>
          <w:p w14:paraId="5497E2BE" w14:textId="77777777" w:rsidR="00E56F51" w:rsidRDefault="00E56F51" w:rsidP="00E56F51"/>
        </w:tc>
        <w:tc>
          <w:tcPr>
            <w:tcW w:w="5093" w:type="dxa"/>
          </w:tcPr>
          <w:p w14:paraId="61E2636B" w14:textId="0D19E1F7" w:rsidR="00E56F51" w:rsidRDefault="00E56F51" w:rsidP="00E56F51">
            <w:r>
              <w:rPr>
                <w:rFonts w:hint="eastAsia"/>
              </w:rPr>
              <w:t>機能範囲①及び⑥の説明が旧「予約キャンセル機能」の文言のままだったため修正。</w:t>
            </w:r>
          </w:p>
        </w:tc>
        <w:tc>
          <w:tcPr>
            <w:tcW w:w="1225" w:type="dxa"/>
          </w:tcPr>
          <w:p w14:paraId="450CFC41" w14:textId="09686FBB" w:rsidR="00E56F51" w:rsidRDefault="0066059A" w:rsidP="00E56F51">
            <w:r>
              <w:t>1.2</w:t>
            </w:r>
          </w:p>
        </w:tc>
        <w:tc>
          <w:tcPr>
            <w:tcW w:w="1218" w:type="dxa"/>
          </w:tcPr>
          <w:p w14:paraId="49393FC5" w14:textId="77777777" w:rsidR="00E56F51" w:rsidRDefault="00E56F51" w:rsidP="00E56F51">
            <w:r>
              <w:rPr>
                <w:rFonts w:hint="eastAsia"/>
              </w:rPr>
              <w:t>岡田佳樹</w:t>
            </w:r>
          </w:p>
          <w:p w14:paraId="1E36112C" w14:textId="34504C39" w:rsidR="00E56F51" w:rsidRDefault="00E56F51" w:rsidP="00E56F51">
            <w:r>
              <w:rPr>
                <w:rFonts w:hint="eastAsia"/>
              </w:rPr>
              <w:t>裵相進</w:t>
            </w:r>
          </w:p>
        </w:tc>
        <w:tc>
          <w:tcPr>
            <w:tcW w:w="1354" w:type="dxa"/>
          </w:tcPr>
          <w:p w14:paraId="1B3D8A5F" w14:textId="4FEB8B89" w:rsidR="00E56F51" w:rsidRDefault="00E56F51" w:rsidP="00E56F51">
            <w:r>
              <w:t>2026/07/09</w:t>
            </w:r>
          </w:p>
        </w:tc>
      </w:tr>
      <w:tr w:rsidR="00E56F51" w14:paraId="5717A051" w14:textId="77777777" w:rsidTr="00C21F54">
        <w:tc>
          <w:tcPr>
            <w:tcW w:w="729" w:type="dxa"/>
          </w:tcPr>
          <w:p w14:paraId="3CCE1B64" w14:textId="03822136" w:rsidR="00E56F51" w:rsidRDefault="00E56F51" w:rsidP="00E56F51">
            <w:r>
              <w:t>13.2</w:t>
            </w:r>
          </w:p>
        </w:tc>
        <w:tc>
          <w:tcPr>
            <w:tcW w:w="837" w:type="dxa"/>
          </w:tcPr>
          <w:p w14:paraId="49FDA65E" w14:textId="77777777" w:rsidR="00E56F51" w:rsidRDefault="00E56F51" w:rsidP="00E56F51"/>
        </w:tc>
        <w:tc>
          <w:tcPr>
            <w:tcW w:w="5093" w:type="dxa"/>
          </w:tcPr>
          <w:p w14:paraId="22E4323A" w14:textId="4449CF68" w:rsidR="00E56F51" w:rsidRPr="00B34D8F" w:rsidRDefault="00B34D8F" w:rsidP="00E56F51">
            <w:r>
              <w:rPr>
                <w:rFonts w:hint="eastAsia"/>
              </w:rPr>
              <w:t>結果表示エリアの予約変更成功メッセージのプレースホルダを予約</w:t>
            </w:r>
            <w:r>
              <w:t>ID</w:t>
            </w:r>
            <w:r>
              <w:rPr>
                <w:rFonts w:hint="eastAsia"/>
              </w:rPr>
              <w:t>のXに修正</w:t>
            </w:r>
          </w:p>
        </w:tc>
        <w:tc>
          <w:tcPr>
            <w:tcW w:w="1225" w:type="dxa"/>
          </w:tcPr>
          <w:p w14:paraId="276798E3" w14:textId="5022F4F6" w:rsidR="00E56F51" w:rsidRDefault="0066059A" w:rsidP="00E56F51">
            <w:r>
              <w:t>3.1.3</w:t>
            </w:r>
          </w:p>
        </w:tc>
        <w:tc>
          <w:tcPr>
            <w:tcW w:w="1218" w:type="dxa"/>
          </w:tcPr>
          <w:p w14:paraId="0788F084" w14:textId="77777777" w:rsidR="00E56F51" w:rsidRDefault="00E56F51" w:rsidP="00E56F51">
            <w:r>
              <w:rPr>
                <w:rFonts w:hint="eastAsia"/>
              </w:rPr>
              <w:t>岡田佳樹</w:t>
            </w:r>
          </w:p>
          <w:p w14:paraId="4C6110AF" w14:textId="2B7FA835" w:rsidR="00E56F51" w:rsidRDefault="00E56F51" w:rsidP="00E56F51">
            <w:r>
              <w:rPr>
                <w:rFonts w:hint="eastAsia"/>
              </w:rPr>
              <w:t>裵相進</w:t>
            </w:r>
          </w:p>
        </w:tc>
        <w:tc>
          <w:tcPr>
            <w:tcW w:w="1354" w:type="dxa"/>
          </w:tcPr>
          <w:p w14:paraId="42C9E9B5" w14:textId="2F8B6AA4" w:rsidR="00E56F51" w:rsidRDefault="00E56F51" w:rsidP="00E56F51">
            <w:r>
              <w:t>2026/07/09</w:t>
            </w:r>
          </w:p>
        </w:tc>
      </w:tr>
      <w:tr w:rsidR="00E56F51" w14:paraId="2B39A11C" w14:textId="77777777" w:rsidTr="00C21F54">
        <w:tc>
          <w:tcPr>
            <w:tcW w:w="729" w:type="dxa"/>
          </w:tcPr>
          <w:p w14:paraId="406E1BEB" w14:textId="5641338B" w:rsidR="00E56F51" w:rsidRDefault="00E56F51" w:rsidP="00E56F51">
            <w:r>
              <w:t>13.3</w:t>
            </w:r>
          </w:p>
        </w:tc>
        <w:tc>
          <w:tcPr>
            <w:tcW w:w="837" w:type="dxa"/>
          </w:tcPr>
          <w:p w14:paraId="5B31CDB4" w14:textId="77777777" w:rsidR="00E56F51" w:rsidRDefault="00E56F51" w:rsidP="00E56F51"/>
        </w:tc>
        <w:tc>
          <w:tcPr>
            <w:tcW w:w="5093" w:type="dxa"/>
          </w:tcPr>
          <w:p w14:paraId="20AD493C" w14:textId="68CA0C50" w:rsidR="00E56F51" w:rsidRDefault="00B34D8F" w:rsidP="00E56F51">
            <w:r>
              <w:rPr>
                <w:rFonts w:hint="eastAsia"/>
              </w:rPr>
              <w:t>参照先の節タイトル及び項名の誤りを実際の名称に訂正。</w:t>
            </w:r>
          </w:p>
        </w:tc>
        <w:tc>
          <w:tcPr>
            <w:tcW w:w="1225" w:type="dxa"/>
          </w:tcPr>
          <w:p w14:paraId="7103D509" w14:textId="77777777" w:rsidR="00E56F51" w:rsidRDefault="0066059A" w:rsidP="00E56F51">
            <w:r>
              <w:t>4.3.1</w:t>
            </w:r>
          </w:p>
          <w:p w14:paraId="59BFCDFB" w14:textId="77777777" w:rsidR="0066059A" w:rsidRDefault="0066059A" w:rsidP="00E56F51">
            <w:r>
              <w:t>4.3.3</w:t>
            </w:r>
          </w:p>
          <w:p w14:paraId="1772192B" w14:textId="77777777" w:rsidR="0066059A" w:rsidRDefault="0066059A" w:rsidP="00E56F51">
            <w:r>
              <w:t>4.3.7.1</w:t>
            </w:r>
          </w:p>
          <w:p w14:paraId="4866C59C" w14:textId="77777777" w:rsidR="0066059A" w:rsidRDefault="0066059A" w:rsidP="00E56F51">
            <w:r>
              <w:t>4.3.7.4</w:t>
            </w:r>
          </w:p>
          <w:p w14:paraId="32DF4A48" w14:textId="47B8778C" w:rsidR="0066059A" w:rsidRDefault="0066059A" w:rsidP="00E56F51">
            <w:r>
              <w:t>4.3.9.2</w:t>
            </w:r>
          </w:p>
        </w:tc>
        <w:tc>
          <w:tcPr>
            <w:tcW w:w="1218" w:type="dxa"/>
          </w:tcPr>
          <w:p w14:paraId="5B64D231" w14:textId="77777777" w:rsidR="00E56F51" w:rsidRDefault="00E56F51" w:rsidP="00E56F51">
            <w:r>
              <w:rPr>
                <w:rFonts w:hint="eastAsia"/>
              </w:rPr>
              <w:t>岡田佳樹</w:t>
            </w:r>
          </w:p>
          <w:p w14:paraId="3B316A92" w14:textId="45E092F1" w:rsidR="00E56F51" w:rsidRDefault="00E56F51" w:rsidP="00E56F51">
            <w:r>
              <w:rPr>
                <w:rFonts w:hint="eastAsia"/>
              </w:rPr>
              <w:t>裵相進</w:t>
            </w:r>
          </w:p>
        </w:tc>
        <w:tc>
          <w:tcPr>
            <w:tcW w:w="1354" w:type="dxa"/>
          </w:tcPr>
          <w:p w14:paraId="71D248A4" w14:textId="56A4C714" w:rsidR="00E56F51" w:rsidRDefault="00E56F51" w:rsidP="00E56F51">
            <w:r>
              <w:t>2026/07/09</w:t>
            </w:r>
          </w:p>
        </w:tc>
      </w:tr>
      <w:tr w:rsidR="00E56F51" w14:paraId="3BE79458" w14:textId="77777777" w:rsidTr="00C21F54">
        <w:tc>
          <w:tcPr>
            <w:tcW w:w="729" w:type="dxa"/>
          </w:tcPr>
          <w:p w14:paraId="5CE66771" w14:textId="3EB2A2DF" w:rsidR="00E56F51" w:rsidRDefault="00E56F51" w:rsidP="00E56F51">
            <w:r>
              <w:t>13.4</w:t>
            </w:r>
          </w:p>
        </w:tc>
        <w:tc>
          <w:tcPr>
            <w:tcW w:w="837" w:type="dxa"/>
          </w:tcPr>
          <w:p w14:paraId="0E1B43B4" w14:textId="77777777" w:rsidR="00E56F51" w:rsidRDefault="00E56F51" w:rsidP="00E56F51"/>
        </w:tc>
        <w:tc>
          <w:tcPr>
            <w:tcW w:w="5093" w:type="dxa"/>
          </w:tcPr>
          <w:p w14:paraId="47010836" w14:textId="007431AB" w:rsidR="00E56F51" w:rsidRDefault="00B34D8F" w:rsidP="00E56F51">
            <w:r>
              <w:rPr>
                <w:rFonts w:hint="eastAsia"/>
              </w:rPr>
              <w:t>ユーザID未登録の画面イメージを「IDが違います。」に修正。</w:t>
            </w:r>
          </w:p>
        </w:tc>
        <w:tc>
          <w:tcPr>
            <w:tcW w:w="1225" w:type="dxa"/>
          </w:tcPr>
          <w:p w14:paraId="0DA4E5D3" w14:textId="0347D2CD" w:rsidR="00E56F51" w:rsidRDefault="0066059A" w:rsidP="00E56F51">
            <w:r>
              <w:t>4.3.4.1</w:t>
            </w:r>
          </w:p>
        </w:tc>
        <w:tc>
          <w:tcPr>
            <w:tcW w:w="1218" w:type="dxa"/>
          </w:tcPr>
          <w:p w14:paraId="53720C07" w14:textId="77777777" w:rsidR="00E56F51" w:rsidRDefault="00E56F51" w:rsidP="00E56F51">
            <w:r>
              <w:rPr>
                <w:rFonts w:hint="eastAsia"/>
              </w:rPr>
              <w:t>岡田佳樹</w:t>
            </w:r>
          </w:p>
          <w:p w14:paraId="0A1179D7" w14:textId="594458A2" w:rsidR="00E56F51" w:rsidRDefault="00E56F51" w:rsidP="00E56F51">
            <w:r>
              <w:rPr>
                <w:rFonts w:hint="eastAsia"/>
              </w:rPr>
              <w:t>裵相進</w:t>
            </w:r>
          </w:p>
        </w:tc>
        <w:tc>
          <w:tcPr>
            <w:tcW w:w="1354" w:type="dxa"/>
          </w:tcPr>
          <w:p w14:paraId="5B7BEAB2" w14:textId="6B482848" w:rsidR="00E56F51" w:rsidRDefault="00E56F51" w:rsidP="00E56F51">
            <w:r>
              <w:t>2026/07/09</w:t>
            </w:r>
          </w:p>
        </w:tc>
      </w:tr>
      <w:tr w:rsidR="00E56F51" w14:paraId="628152BA" w14:textId="77777777" w:rsidTr="00C21F54">
        <w:tc>
          <w:tcPr>
            <w:tcW w:w="729" w:type="dxa"/>
          </w:tcPr>
          <w:p w14:paraId="3E32BA1A" w14:textId="3E2B559E" w:rsidR="00E56F51" w:rsidRDefault="00E56F51" w:rsidP="00E56F51">
            <w:r>
              <w:t>13.5</w:t>
            </w:r>
          </w:p>
        </w:tc>
        <w:tc>
          <w:tcPr>
            <w:tcW w:w="837" w:type="dxa"/>
          </w:tcPr>
          <w:p w14:paraId="3B1A51E2" w14:textId="77777777" w:rsidR="00E56F51" w:rsidRDefault="00E56F51" w:rsidP="00E56F51"/>
        </w:tc>
        <w:tc>
          <w:tcPr>
            <w:tcW w:w="5093" w:type="dxa"/>
          </w:tcPr>
          <w:p w14:paraId="7BC42E27" w14:textId="28CAA441" w:rsidR="00E56F51" w:rsidRDefault="00B34D8F" w:rsidP="00E56F51">
            <w:r>
              <w:rPr>
                <w:rFonts w:hint="eastAsia"/>
              </w:rPr>
              <w:t>認証失敗の画面イメージのメッセージを「IDまたはパスワードが違います。」に修正。</w:t>
            </w:r>
          </w:p>
        </w:tc>
        <w:tc>
          <w:tcPr>
            <w:tcW w:w="1225" w:type="dxa"/>
          </w:tcPr>
          <w:p w14:paraId="302B9351" w14:textId="0886C526" w:rsidR="00E56F51" w:rsidRDefault="0066059A" w:rsidP="00E56F51">
            <w:r>
              <w:t>4.3.4.2</w:t>
            </w:r>
          </w:p>
        </w:tc>
        <w:tc>
          <w:tcPr>
            <w:tcW w:w="1218" w:type="dxa"/>
          </w:tcPr>
          <w:p w14:paraId="2E0934DD" w14:textId="77777777" w:rsidR="00E56F51" w:rsidRDefault="00E56F51" w:rsidP="00E56F51">
            <w:r>
              <w:rPr>
                <w:rFonts w:hint="eastAsia"/>
              </w:rPr>
              <w:t>岡田佳樹</w:t>
            </w:r>
          </w:p>
          <w:p w14:paraId="12BF5BBA" w14:textId="323DDF59" w:rsidR="00E56F51" w:rsidRDefault="00E56F51" w:rsidP="00E56F51">
            <w:r>
              <w:rPr>
                <w:rFonts w:hint="eastAsia"/>
              </w:rPr>
              <w:t>裵相進</w:t>
            </w:r>
          </w:p>
        </w:tc>
        <w:tc>
          <w:tcPr>
            <w:tcW w:w="1354" w:type="dxa"/>
          </w:tcPr>
          <w:p w14:paraId="522EA51E" w14:textId="2EC7F8BA" w:rsidR="00E56F51" w:rsidRDefault="00E56F51" w:rsidP="00E56F51">
            <w:r>
              <w:t>2026/07/09</w:t>
            </w:r>
          </w:p>
        </w:tc>
      </w:tr>
      <w:tr w:rsidR="00E56F51" w14:paraId="156EE572" w14:textId="77777777" w:rsidTr="00C21F54">
        <w:tc>
          <w:tcPr>
            <w:tcW w:w="729" w:type="dxa"/>
          </w:tcPr>
          <w:p w14:paraId="164F99D1" w14:textId="0D469485" w:rsidR="00E56F51" w:rsidRDefault="00E56F51" w:rsidP="00E56F51">
            <w:r>
              <w:t>13.6</w:t>
            </w:r>
          </w:p>
        </w:tc>
        <w:tc>
          <w:tcPr>
            <w:tcW w:w="837" w:type="dxa"/>
          </w:tcPr>
          <w:p w14:paraId="06CC9E27" w14:textId="77777777" w:rsidR="00E56F51" w:rsidRDefault="00E56F51" w:rsidP="00E56F51"/>
        </w:tc>
        <w:tc>
          <w:tcPr>
            <w:tcW w:w="5093" w:type="dxa"/>
          </w:tcPr>
          <w:p w14:paraId="72DBEC9F" w14:textId="0D916891" w:rsidR="00E56F51" w:rsidRDefault="00B34D8F" w:rsidP="00E56F51">
            <w:r>
              <w:rPr>
                <w:rFonts w:hint="eastAsia"/>
              </w:rPr>
              <w:t>「予約状況確認失敗」の誤字を修正。</w:t>
            </w:r>
          </w:p>
        </w:tc>
        <w:tc>
          <w:tcPr>
            <w:tcW w:w="1225" w:type="dxa"/>
          </w:tcPr>
          <w:p w14:paraId="3D97C426" w14:textId="77777777" w:rsidR="00E56F51" w:rsidRDefault="0066059A" w:rsidP="00E56F51">
            <w:r>
              <w:t>4.3.7.1</w:t>
            </w:r>
          </w:p>
          <w:p w14:paraId="7A118146" w14:textId="062AD74E" w:rsidR="0066059A" w:rsidRDefault="0066059A" w:rsidP="00E56F51">
            <w:r>
              <w:t>4.3.7.4</w:t>
            </w:r>
          </w:p>
        </w:tc>
        <w:tc>
          <w:tcPr>
            <w:tcW w:w="1218" w:type="dxa"/>
          </w:tcPr>
          <w:p w14:paraId="0AAE23BD" w14:textId="77777777" w:rsidR="00E56F51" w:rsidRDefault="00E56F51" w:rsidP="00E56F51">
            <w:r>
              <w:rPr>
                <w:rFonts w:hint="eastAsia"/>
              </w:rPr>
              <w:t>岡田佳樹</w:t>
            </w:r>
          </w:p>
          <w:p w14:paraId="0C9961D4" w14:textId="559DCB4C" w:rsidR="00E56F51" w:rsidRDefault="00E56F51" w:rsidP="00E56F51">
            <w:r>
              <w:rPr>
                <w:rFonts w:hint="eastAsia"/>
              </w:rPr>
              <w:t>裵相進</w:t>
            </w:r>
          </w:p>
        </w:tc>
        <w:tc>
          <w:tcPr>
            <w:tcW w:w="1354" w:type="dxa"/>
          </w:tcPr>
          <w:p w14:paraId="734ABE2E" w14:textId="630979D4" w:rsidR="00E56F51" w:rsidRDefault="00E56F51" w:rsidP="00E56F51">
            <w:r>
              <w:t>2026/07/09</w:t>
            </w:r>
          </w:p>
        </w:tc>
      </w:tr>
      <w:tr w:rsidR="00E56F51" w14:paraId="615BA96A" w14:textId="77777777" w:rsidTr="00C21F54">
        <w:tc>
          <w:tcPr>
            <w:tcW w:w="729" w:type="dxa"/>
          </w:tcPr>
          <w:p w14:paraId="5A650E1F" w14:textId="414D956A" w:rsidR="00E56F51" w:rsidRDefault="00E56F51" w:rsidP="00E56F51">
            <w:r>
              <w:t>13.7</w:t>
            </w:r>
          </w:p>
        </w:tc>
        <w:tc>
          <w:tcPr>
            <w:tcW w:w="837" w:type="dxa"/>
          </w:tcPr>
          <w:p w14:paraId="71DB8E94" w14:textId="77777777" w:rsidR="00E56F51" w:rsidRDefault="00E56F51" w:rsidP="00E56F51"/>
        </w:tc>
        <w:tc>
          <w:tcPr>
            <w:tcW w:w="5093" w:type="dxa"/>
          </w:tcPr>
          <w:p w14:paraId="0EF9C35F" w14:textId="6884ABF7" w:rsidR="00E56F51" w:rsidRDefault="00B34D8F" w:rsidP="00E56F51">
            <w:r>
              <w:rPr>
                <w:rFonts w:hint="eastAsia"/>
              </w:rPr>
              <w:t>ログイン中の予約状況確認の遷移先が未ログイン中の節を指していたため訂正。</w:t>
            </w:r>
          </w:p>
        </w:tc>
        <w:tc>
          <w:tcPr>
            <w:tcW w:w="1225" w:type="dxa"/>
          </w:tcPr>
          <w:p w14:paraId="1EC8D3E1" w14:textId="69E32CC1" w:rsidR="00E56F51" w:rsidRDefault="0066059A" w:rsidP="00E56F51">
            <w:r>
              <w:t>4.3.7.4</w:t>
            </w:r>
          </w:p>
        </w:tc>
        <w:tc>
          <w:tcPr>
            <w:tcW w:w="1218" w:type="dxa"/>
          </w:tcPr>
          <w:p w14:paraId="218D00F2" w14:textId="77777777" w:rsidR="00E56F51" w:rsidRDefault="00E56F51" w:rsidP="00E56F51">
            <w:r>
              <w:rPr>
                <w:rFonts w:hint="eastAsia"/>
              </w:rPr>
              <w:t>岡田佳樹</w:t>
            </w:r>
          </w:p>
          <w:p w14:paraId="19751357" w14:textId="396A11B1" w:rsidR="00E56F51" w:rsidRDefault="00E56F51" w:rsidP="00E56F51">
            <w:r>
              <w:rPr>
                <w:rFonts w:hint="eastAsia"/>
              </w:rPr>
              <w:t>裵相進</w:t>
            </w:r>
          </w:p>
        </w:tc>
        <w:tc>
          <w:tcPr>
            <w:tcW w:w="1354" w:type="dxa"/>
          </w:tcPr>
          <w:p w14:paraId="3B73B7B7" w14:textId="2AC9E85C" w:rsidR="00E56F51" w:rsidRDefault="00E56F51" w:rsidP="00E56F51">
            <w:r>
              <w:t>2026/07/09</w:t>
            </w:r>
          </w:p>
        </w:tc>
      </w:tr>
      <w:tr w:rsidR="00E56F51" w14:paraId="0C8EA5A3" w14:textId="77777777" w:rsidTr="00C21F54">
        <w:tc>
          <w:tcPr>
            <w:tcW w:w="729" w:type="dxa"/>
          </w:tcPr>
          <w:p w14:paraId="066A415E" w14:textId="47F0054A" w:rsidR="00E56F51" w:rsidRDefault="00E56F51" w:rsidP="00E56F51">
            <w:r>
              <w:t>13.8</w:t>
            </w:r>
          </w:p>
        </w:tc>
        <w:tc>
          <w:tcPr>
            <w:tcW w:w="837" w:type="dxa"/>
          </w:tcPr>
          <w:p w14:paraId="355A67D3" w14:textId="77777777" w:rsidR="00E56F51" w:rsidRDefault="00E56F51" w:rsidP="00E56F51"/>
        </w:tc>
        <w:tc>
          <w:tcPr>
            <w:tcW w:w="5093" w:type="dxa"/>
          </w:tcPr>
          <w:p w14:paraId="684DD7BA" w14:textId="7121B589" w:rsidR="00E56F51" w:rsidRDefault="00B34D8F" w:rsidP="00E56F51">
            <w:r>
              <w:rPr>
                <w:rFonts w:hint="eastAsia"/>
              </w:rPr>
              <w:t>自己予約状況確認の表示項目を「予約ID</w:t>
            </w:r>
            <w:r>
              <w:t>/</w:t>
            </w:r>
            <w:r>
              <w:rPr>
                <w:rFonts w:hint="eastAsia"/>
              </w:rPr>
              <w:t>利用日付</w:t>
            </w:r>
            <w:r>
              <w:t>/</w:t>
            </w:r>
            <w:r>
              <w:rPr>
                <w:rFonts w:hint="eastAsia"/>
              </w:rPr>
              <w:t>利用者</w:t>
            </w:r>
            <w:r>
              <w:t>ID/</w:t>
            </w:r>
            <w:r>
              <w:rPr>
                <w:rFonts w:hint="eastAsia"/>
              </w:rPr>
              <w:t>開始時刻</w:t>
            </w:r>
            <w:r>
              <w:t>~</w:t>
            </w:r>
            <w:r>
              <w:rPr>
                <w:rFonts w:hint="eastAsia"/>
              </w:rPr>
              <w:t>終了時刻」に統一。</w:t>
            </w:r>
          </w:p>
        </w:tc>
        <w:tc>
          <w:tcPr>
            <w:tcW w:w="1225" w:type="dxa"/>
          </w:tcPr>
          <w:p w14:paraId="0D59DEC1" w14:textId="2C798BE6" w:rsidR="00E56F51" w:rsidRDefault="0066059A" w:rsidP="00E56F51">
            <w:r>
              <w:t>4.3.8.2</w:t>
            </w:r>
          </w:p>
        </w:tc>
        <w:tc>
          <w:tcPr>
            <w:tcW w:w="1218" w:type="dxa"/>
          </w:tcPr>
          <w:p w14:paraId="5B9327B9" w14:textId="77777777" w:rsidR="00E56F51" w:rsidRDefault="00E56F51" w:rsidP="00E56F51">
            <w:r>
              <w:rPr>
                <w:rFonts w:hint="eastAsia"/>
              </w:rPr>
              <w:t>岡田佳樹</w:t>
            </w:r>
          </w:p>
          <w:p w14:paraId="4BC33FF8" w14:textId="3767CDDB" w:rsidR="00E56F51" w:rsidRDefault="00E56F51" w:rsidP="00E56F51">
            <w:r>
              <w:rPr>
                <w:rFonts w:hint="eastAsia"/>
              </w:rPr>
              <w:t>裵相進</w:t>
            </w:r>
          </w:p>
        </w:tc>
        <w:tc>
          <w:tcPr>
            <w:tcW w:w="1354" w:type="dxa"/>
          </w:tcPr>
          <w:p w14:paraId="1C79ED3B" w14:textId="78E089DF" w:rsidR="00E56F51" w:rsidRDefault="00E56F51" w:rsidP="00E56F51">
            <w:r>
              <w:t>2026/07/09</w:t>
            </w:r>
          </w:p>
        </w:tc>
      </w:tr>
      <w:tr w:rsidR="00E56F51" w14:paraId="6A210FC0" w14:textId="77777777" w:rsidTr="00C21F54">
        <w:tc>
          <w:tcPr>
            <w:tcW w:w="729" w:type="dxa"/>
          </w:tcPr>
          <w:p w14:paraId="57751057" w14:textId="6872B23D" w:rsidR="00E56F51" w:rsidRDefault="00E56F51" w:rsidP="00E56F51">
            <w:r>
              <w:t>13.9</w:t>
            </w:r>
          </w:p>
        </w:tc>
        <w:tc>
          <w:tcPr>
            <w:tcW w:w="837" w:type="dxa"/>
          </w:tcPr>
          <w:p w14:paraId="4100C74D" w14:textId="77777777" w:rsidR="00E56F51" w:rsidRDefault="00E56F51" w:rsidP="00E56F51"/>
        </w:tc>
        <w:tc>
          <w:tcPr>
            <w:tcW w:w="5093" w:type="dxa"/>
          </w:tcPr>
          <w:p w14:paraId="55EAABD0" w14:textId="5170F893" w:rsidR="00E56F51" w:rsidRDefault="0066059A" w:rsidP="00E56F51">
            <w:r>
              <w:rPr>
                <w:rFonts w:hint="eastAsia"/>
              </w:rPr>
              <w:t>「予約変更コンボボックス」を「予約変更ダイアログ」に訂正。</w:t>
            </w:r>
          </w:p>
        </w:tc>
        <w:tc>
          <w:tcPr>
            <w:tcW w:w="1225" w:type="dxa"/>
          </w:tcPr>
          <w:p w14:paraId="26CE3869" w14:textId="2C627607" w:rsidR="00E56F51" w:rsidRDefault="0066059A" w:rsidP="00E56F51">
            <w:r>
              <w:t>4.3.9.2</w:t>
            </w:r>
          </w:p>
        </w:tc>
        <w:tc>
          <w:tcPr>
            <w:tcW w:w="1218" w:type="dxa"/>
          </w:tcPr>
          <w:p w14:paraId="245128BF" w14:textId="77777777" w:rsidR="00E56F51" w:rsidRDefault="00E56F51" w:rsidP="00E56F51">
            <w:r>
              <w:rPr>
                <w:rFonts w:hint="eastAsia"/>
              </w:rPr>
              <w:t>岡田佳樹</w:t>
            </w:r>
          </w:p>
          <w:p w14:paraId="5056D28F" w14:textId="5894E739" w:rsidR="00E56F51" w:rsidRDefault="00E56F51" w:rsidP="00E56F51">
            <w:r>
              <w:rPr>
                <w:rFonts w:hint="eastAsia"/>
              </w:rPr>
              <w:t>裵相進</w:t>
            </w:r>
          </w:p>
        </w:tc>
        <w:tc>
          <w:tcPr>
            <w:tcW w:w="1354" w:type="dxa"/>
          </w:tcPr>
          <w:p w14:paraId="2DD89D8E" w14:textId="56F88CEF" w:rsidR="00E56F51" w:rsidRDefault="00E56F51" w:rsidP="00E56F51">
            <w:r>
              <w:t>2026/07/09</w:t>
            </w:r>
          </w:p>
        </w:tc>
      </w:tr>
      <w:tr w:rsidR="00E56F51" w14:paraId="1473D2BA" w14:textId="77777777" w:rsidTr="00C21F54">
        <w:tc>
          <w:tcPr>
            <w:tcW w:w="729" w:type="dxa"/>
          </w:tcPr>
          <w:p w14:paraId="11661750" w14:textId="2992E1A0" w:rsidR="00E56F51" w:rsidRDefault="00E56F51" w:rsidP="00E56F51">
            <w:r>
              <w:t>13.10</w:t>
            </w:r>
          </w:p>
        </w:tc>
        <w:tc>
          <w:tcPr>
            <w:tcW w:w="837" w:type="dxa"/>
          </w:tcPr>
          <w:p w14:paraId="14991462" w14:textId="77777777" w:rsidR="00E56F51" w:rsidRDefault="00E56F51" w:rsidP="00E56F51"/>
        </w:tc>
        <w:tc>
          <w:tcPr>
            <w:tcW w:w="5093" w:type="dxa"/>
          </w:tcPr>
          <w:p w14:paraId="4FAFAF8B" w14:textId="1EF7265F" w:rsidR="00E56F51" w:rsidRDefault="0066059A" w:rsidP="00E56F51">
            <w:r>
              <w:rPr>
                <w:rFonts w:hint="eastAsia"/>
              </w:rPr>
              <w:t>読込失敗の遷移を</w:t>
            </w:r>
            <w:r>
              <w:t>4.3.9.4</w:t>
            </w:r>
            <w:r>
              <w:rPr>
                <w:rFonts w:hint="eastAsia"/>
              </w:rPr>
              <w:t>・</w:t>
            </w:r>
            <w:r>
              <w:t>4.3.9.5</w:t>
            </w:r>
            <w:r>
              <w:rPr>
                <w:rFonts w:hint="eastAsia"/>
              </w:rPr>
              <w:t>に訂正。</w:t>
            </w:r>
          </w:p>
        </w:tc>
        <w:tc>
          <w:tcPr>
            <w:tcW w:w="1225" w:type="dxa"/>
          </w:tcPr>
          <w:p w14:paraId="21EE4D53" w14:textId="4221A6DC" w:rsidR="00E56F51" w:rsidRDefault="0066059A" w:rsidP="00E56F51">
            <w:r>
              <w:t>4.3.9.2</w:t>
            </w:r>
          </w:p>
        </w:tc>
        <w:tc>
          <w:tcPr>
            <w:tcW w:w="1218" w:type="dxa"/>
          </w:tcPr>
          <w:p w14:paraId="63776C9E" w14:textId="77777777" w:rsidR="00E56F51" w:rsidRDefault="00E56F51" w:rsidP="00E56F51">
            <w:r>
              <w:rPr>
                <w:rFonts w:hint="eastAsia"/>
              </w:rPr>
              <w:t>岡田佳樹</w:t>
            </w:r>
          </w:p>
          <w:p w14:paraId="4E193D39" w14:textId="778ECD5A" w:rsidR="00E56F51" w:rsidRDefault="00E56F51" w:rsidP="00E56F51">
            <w:r>
              <w:rPr>
                <w:rFonts w:hint="eastAsia"/>
              </w:rPr>
              <w:t>裵相進</w:t>
            </w:r>
          </w:p>
        </w:tc>
        <w:tc>
          <w:tcPr>
            <w:tcW w:w="1354" w:type="dxa"/>
          </w:tcPr>
          <w:p w14:paraId="394E85E7" w14:textId="732297C5" w:rsidR="00E56F51" w:rsidRDefault="00E56F51" w:rsidP="00E56F51">
            <w:r>
              <w:t>2026/07/09</w:t>
            </w:r>
          </w:p>
        </w:tc>
      </w:tr>
      <w:tr w:rsidR="00E56F51" w14:paraId="7D0365ED" w14:textId="77777777" w:rsidTr="00C21F54">
        <w:tc>
          <w:tcPr>
            <w:tcW w:w="729" w:type="dxa"/>
          </w:tcPr>
          <w:p w14:paraId="3E904489" w14:textId="7CC3B7CB" w:rsidR="00E56F51" w:rsidRDefault="00E56F51" w:rsidP="00E56F51">
            <w:r>
              <w:lastRenderedPageBreak/>
              <w:t>13.11</w:t>
            </w:r>
          </w:p>
        </w:tc>
        <w:tc>
          <w:tcPr>
            <w:tcW w:w="837" w:type="dxa"/>
          </w:tcPr>
          <w:p w14:paraId="3FA2239F" w14:textId="77777777" w:rsidR="00E56F51" w:rsidRDefault="00E56F51" w:rsidP="00E56F51"/>
        </w:tc>
        <w:tc>
          <w:tcPr>
            <w:tcW w:w="5093" w:type="dxa"/>
          </w:tcPr>
          <w:p w14:paraId="4A3D5B29" w14:textId="4CD6D78B" w:rsidR="00E56F51" w:rsidRDefault="0066059A" w:rsidP="00E56F51">
            <w:r>
              <w:rPr>
                <w:rFonts w:hint="eastAsia"/>
              </w:rPr>
              <w:t>読込成功後の遷移先を</w:t>
            </w:r>
            <w:r>
              <w:t>4.3.9.6</w:t>
            </w:r>
            <w:r>
              <w:rPr>
                <w:rFonts w:hint="eastAsia"/>
              </w:rPr>
              <w:t>・</w:t>
            </w:r>
            <w:r>
              <w:t>4.3.9.8</w:t>
            </w:r>
            <w:r>
              <w:rPr>
                <w:rFonts w:hint="eastAsia"/>
              </w:rPr>
              <w:t>に訂正。</w:t>
            </w:r>
          </w:p>
        </w:tc>
        <w:tc>
          <w:tcPr>
            <w:tcW w:w="1225" w:type="dxa"/>
          </w:tcPr>
          <w:p w14:paraId="2EDF09EA" w14:textId="2A64AB59" w:rsidR="00E56F51" w:rsidRPr="0066059A" w:rsidRDefault="0066059A" w:rsidP="00E56F51">
            <w:r>
              <w:t>4.3.9.3</w:t>
            </w:r>
          </w:p>
        </w:tc>
        <w:tc>
          <w:tcPr>
            <w:tcW w:w="1218" w:type="dxa"/>
          </w:tcPr>
          <w:p w14:paraId="3C68DB60" w14:textId="77777777" w:rsidR="00E56F51" w:rsidRDefault="00E56F51" w:rsidP="00E56F51">
            <w:r>
              <w:rPr>
                <w:rFonts w:hint="eastAsia"/>
              </w:rPr>
              <w:t>岡田佳樹</w:t>
            </w:r>
          </w:p>
          <w:p w14:paraId="3D8C1D91" w14:textId="1DB4B816" w:rsidR="00E56F51" w:rsidRDefault="00E56F51" w:rsidP="00E56F51">
            <w:r>
              <w:rPr>
                <w:rFonts w:hint="eastAsia"/>
              </w:rPr>
              <w:t>裵相進</w:t>
            </w:r>
          </w:p>
        </w:tc>
        <w:tc>
          <w:tcPr>
            <w:tcW w:w="1354" w:type="dxa"/>
          </w:tcPr>
          <w:p w14:paraId="4357090F" w14:textId="3101ED3F" w:rsidR="00E56F51" w:rsidRDefault="00E56F51" w:rsidP="00E56F51">
            <w:r>
              <w:t>2026/07/09</w:t>
            </w:r>
          </w:p>
        </w:tc>
      </w:tr>
      <w:tr w:rsidR="00E56F51" w14:paraId="3734203D" w14:textId="77777777" w:rsidTr="00C21F54">
        <w:tc>
          <w:tcPr>
            <w:tcW w:w="729" w:type="dxa"/>
          </w:tcPr>
          <w:p w14:paraId="34885A18" w14:textId="5055AECC" w:rsidR="00E56F51" w:rsidRDefault="00E56F51" w:rsidP="00E56F51">
            <w:r>
              <w:t>13.12</w:t>
            </w:r>
          </w:p>
        </w:tc>
        <w:tc>
          <w:tcPr>
            <w:tcW w:w="837" w:type="dxa"/>
          </w:tcPr>
          <w:p w14:paraId="6DF5198A" w14:textId="77777777" w:rsidR="00E56F51" w:rsidRDefault="00E56F51" w:rsidP="00E56F51"/>
        </w:tc>
        <w:tc>
          <w:tcPr>
            <w:tcW w:w="5093" w:type="dxa"/>
          </w:tcPr>
          <w:p w14:paraId="6EE1C6A1" w14:textId="7888064D" w:rsidR="00E56F51" w:rsidRDefault="0066059A" w:rsidP="00E56F51">
            <w:r>
              <w:rPr>
                <w:rFonts w:hint="eastAsia"/>
              </w:rPr>
              <w:t>読込失敗のエラーメッセージを「指定された予約</w:t>
            </w:r>
            <w:r>
              <w:t>ID</w:t>
            </w:r>
            <w:r>
              <w:rPr>
                <w:rFonts w:hint="eastAsia"/>
              </w:rPr>
              <w:t>が存在しません。」に統一。</w:t>
            </w:r>
          </w:p>
        </w:tc>
        <w:tc>
          <w:tcPr>
            <w:tcW w:w="1225" w:type="dxa"/>
          </w:tcPr>
          <w:p w14:paraId="0BBD93BD" w14:textId="77777777" w:rsidR="00E56F51" w:rsidRDefault="0066059A" w:rsidP="00E56F51">
            <w:r>
              <w:t>4.3.9.2</w:t>
            </w:r>
          </w:p>
          <w:p w14:paraId="668E064C" w14:textId="1165A875" w:rsidR="0066059A" w:rsidRDefault="0066059A" w:rsidP="00E56F51">
            <w:r>
              <w:t>4.3.9.4</w:t>
            </w:r>
          </w:p>
        </w:tc>
        <w:tc>
          <w:tcPr>
            <w:tcW w:w="1218" w:type="dxa"/>
          </w:tcPr>
          <w:p w14:paraId="3906DF09" w14:textId="77777777" w:rsidR="00E56F51" w:rsidRDefault="00E56F51" w:rsidP="00E56F51">
            <w:r>
              <w:rPr>
                <w:rFonts w:hint="eastAsia"/>
              </w:rPr>
              <w:t>岡田佳樹</w:t>
            </w:r>
          </w:p>
          <w:p w14:paraId="71947C88" w14:textId="57A73B34" w:rsidR="00E56F51" w:rsidRDefault="00E56F51" w:rsidP="00E56F51">
            <w:r>
              <w:rPr>
                <w:rFonts w:hint="eastAsia"/>
              </w:rPr>
              <w:t>裵相進</w:t>
            </w:r>
          </w:p>
        </w:tc>
        <w:tc>
          <w:tcPr>
            <w:tcW w:w="1354" w:type="dxa"/>
          </w:tcPr>
          <w:p w14:paraId="687A4EF6" w14:textId="08F2963B" w:rsidR="00E56F51" w:rsidRDefault="00E56F51" w:rsidP="00E56F51">
            <w:r>
              <w:t>2026/07/09</w:t>
            </w:r>
          </w:p>
        </w:tc>
      </w:tr>
      <w:tr w:rsidR="00E56F51" w14:paraId="1BCEF2BD" w14:textId="77777777" w:rsidTr="00C21F54">
        <w:tc>
          <w:tcPr>
            <w:tcW w:w="729" w:type="dxa"/>
          </w:tcPr>
          <w:p w14:paraId="61253C51" w14:textId="2F487719" w:rsidR="00E56F51" w:rsidRDefault="00E56F51" w:rsidP="00E56F51">
            <w:r>
              <w:t>13.13</w:t>
            </w:r>
          </w:p>
        </w:tc>
        <w:tc>
          <w:tcPr>
            <w:tcW w:w="837" w:type="dxa"/>
          </w:tcPr>
          <w:p w14:paraId="6C87D4A7" w14:textId="77777777" w:rsidR="00E56F51" w:rsidRDefault="00E56F51" w:rsidP="00E56F51"/>
        </w:tc>
        <w:tc>
          <w:tcPr>
            <w:tcW w:w="5093" w:type="dxa"/>
          </w:tcPr>
          <w:p w14:paraId="31F5F3B8" w14:textId="2E443013" w:rsidR="00E56F51" w:rsidRDefault="0066059A" w:rsidP="00E56F51">
            <w:r>
              <w:rPr>
                <w:rFonts w:hint="eastAsia"/>
              </w:rPr>
              <w:t>予約変更・削除完了後の戻り先を</w:t>
            </w:r>
            <w:r>
              <w:t>4.3.3</w:t>
            </w:r>
            <w:r>
              <w:rPr>
                <w:rFonts w:hint="eastAsia"/>
              </w:rPr>
              <w:t>ログイン成功時に訂正。</w:t>
            </w:r>
          </w:p>
        </w:tc>
        <w:tc>
          <w:tcPr>
            <w:tcW w:w="1225" w:type="dxa"/>
          </w:tcPr>
          <w:p w14:paraId="5AD9AAEA" w14:textId="77777777" w:rsidR="00E56F51" w:rsidRDefault="0066059A" w:rsidP="00E56F51">
            <w:r>
              <w:t>4.3.9.6~</w:t>
            </w:r>
          </w:p>
          <w:p w14:paraId="4393A6A5" w14:textId="384BB227" w:rsidR="0066059A" w:rsidRDefault="0066059A" w:rsidP="00E56F51">
            <w:r>
              <w:t>4.3.9.9</w:t>
            </w:r>
          </w:p>
        </w:tc>
        <w:tc>
          <w:tcPr>
            <w:tcW w:w="1218" w:type="dxa"/>
          </w:tcPr>
          <w:p w14:paraId="4597190D" w14:textId="77777777" w:rsidR="00E56F51" w:rsidRDefault="00E56F51" w:rsidP="00E56F51">
            <w:r>
              <w:rPr>
                <w:rFonts w:hint="eastAsia"/>
              </w:rPr>
              <w:t>岡田佳樹</w:t>
            </w:r>
          </w:p>
          <w:p w14:paraId="126CE8C0" w14:textId="50A8D56C" w:rsidR="00E56F51" w:rsidRDefault="00E56F51" w:rsidP="00E56F51">
            <w:r>
              <w:rPr>
                <w:rFonts w:hint="eastAsia"/>
              </w:rPr>
              <w:t>裵相進</w:t>
            </w:r>
          </w:p>
        </w:tc>
        <w:tc>
          <w:tcPr>
            <w:tcW w:w="1354" w:type="dxa"/>
          </w:tcPr>
          <w:p w14:paraId="7729DB4C" w14:textId="4FD99D0D" w:rsidR="00E56F51" w:rsidRDefault="00E56F51" w:rsidP="00E56F51">
            <w:r>
              <w:t>2026/07/09</w:t>
            </w:r>
          </w:p>
        </w:tc>
      </w:tr>
      <w:tr w:rsidR="00E56F51" w14:paraId="6BC89B8B" w14:textId="77777777" w:rsidTr="00C21F54">
        <w:tc>
          <w:tcPr>
            <w:tcW w:w="729" w:type="dxa"/>
          </w:tcPr>
          <w:p w14:paraId="6D43075C" w14:textId="11B1AAD7" w:rsidR="00E56F51" w:rsidRDefault="00E56F51" w:rsidP="00E56F51">
            <w:r>
              <w:t>13.14</w:t>
            </w:r>
          </w:p>
        </w:tc>
        <w:tc>
          <w:tcPr>
            <w:tcW w:w="837" w:type="dxa"/>
          </w:tcPr>
          <w:p w14:paraId="3F7E584C" w14:textId="77777777" w:rsidR="00E56F51" w:rsidRDefault="00E56F51" w:rsidP="00E56F51"/>
        </w:tc>
        <w:tc>
          <w:tcPr>
            <w:tcW w:w="5093" w:type="dxa"/>
          </w:tcPr>
          <w:p w14:paraId="6D0E2975" w14:textId="311E49E8" w:rsidR="00E56F51" w:rsidRDefault="0066059A" w:rsidP="00E56F51">
            <w:r>
              <w:rPr>
                <w:rFonts w:hint="eastAsia"/>
              </w:rPr>
              <w:t>「エラーメッセ時」の誤字を修正。</w:t>
            </w:r>
          </w:p>
        </w:tc>
        <w:tc>
          <w:tcPr>
            <w:tcW w:w="1225" w:type="dxa"/>
          </w:tcPr>
          <w:p w14:paraId="53596324" w14:textId="404B3AFE" w:rsidR="00E56F51" w:rsidRDefault="0066059A" w:rsidP="00E56F51">
            <w:r>
              <w:t>4.3.9.9</w:t>
            </w:r>
          </w:p>
        </w:tc>
        <w:tc>
          <w:tcPr>
            <w:tcW w:w="1218" w:type="dxa"/>
          </w:tcPr>
          <w:p w14:paraId="781077EF" w14:textId="77777777" w:rsidR="00E56F51" w:rsidRDefault="00E56F51" w:rsidP="00E56F51">
            <w:r>
              <w:rPr>
                <w:rFonts w:hint="eastAsia"/>
              </w:rPr>
              <w:t>岡田佳樹</w:t>
            </w:r>
          </w:p>
          <w:p w14:paraId="273D3CAA" w14:textId="2AD5F4A7" w:rsidR="00E56F51" w:rsidRDefault="00E56F51" w:rsidP="00E56F51">
            <w:r>
              <w:rPr>
                <w:rFonts w:hint="eastAsia"/>
              </w:rPr>
              <w:t>裵相進</w:t>
            </w:r>
          </w:p>
        </w:tc>
        <w:tc>
          <w:tcPr>
            <w:tcW w:w="1354" w:type="dxa"/>
          </w:tcPr>
          <w:p w14:paraId="734CFE67" w14:textId="11F3097E" w:rsidR="00E56F51" w:rsidRDefault="00E56F51" w:rsidP="00E56F51">
            <w:r>
              <w:t>2026/07/09</w:t>
            </w:r>
          </w:p>
        </w:tc>
      </w:tr>
      <w:tr w:rsidR="00E56F51" w14:paraId="221F1659" w14:textId="77777777" w:rsidTr="00C21F54">
        <w:tc>
          <w:tcPr>
            <w:tcW w:w="729" w:type="dxa"/>
          </w:tcPr>
          <w:p w14:paraId="0A041384" w14:textId="55487EF1" w:rsidR="00E56F51" w:rsidRDefault="00E56F51" w:rsidP="00E56F51">
            <w:r>
              <w:t>13.15</w:t>
            </w:r>
          </w:p>
        </w:tc>
        <w:tc>
          <w:tcPr>
            <w:tcW w:w="837" w:type="dxa"/>
          </w:tcPr>
          <w:p w14:paraId="596D77B5" w14:textId="77777777" w:rsidR="00E56F51" w:rsidRDefault="00E56F51" w:rsidP="00E56F51"/>
        </w:tc>
        <w:tc>
          <w:tcPr>
            <w:tcW w:w="5093" w:type="dxa"/>
          </w:tcPr>
          <w:p w14:paraId="579642E7" w14:textId="79EA9B4F" w:rsidR="00E56F51" w:rsidRDefault="0066059A" w:rsidP="00E56F51">
            <w:r>
              <w:rPr>
                <w:rFonts w:hint="eastAsia"/>
              </w:rPr>
              <w:t>表示項目の区切り文字の全角・半角混在を統一。</w:t>
            </w:r>
          </w:p>
        </w:tc>
        <w:tc>
          <w:tcPr>
            <w:tcW w:w="1225" w:type="dxa"/>
          </w:tcPr>
          <w:p w14:paraId="3A918431" w14:textId="62000B35" w:rsidR="00E56F51" w:rsidRDefault="0066059A" w:rsidP="00E56F51">
            <w:r>
              <w:t>4.3.9.6</w:t>
            </w:r>
          </w:p>
        </w:tc>
        <w:tc>
          <w:tcPr>
            <w:tcW w:w="1218" w:type="dxa"/>
          </w:tcPr>
          <w:p w14:paraId="6D1762A3" w14:textId="77777777" w:rsidR="00E56F51" w:rsidRDefault="00E56F51" w:rsidP="00E56F51">
            <w:r>
              <w:rPr>
                <w:rFonts w:hint="eastAsia"/>
              </w:rPr>
              <w:t>岡田佳樹</w:t>
            </w:r>
          </w:p>
          <w:p w14:paraId="7B891155" w14:textId="352FFB5B" w:rsidR="00E56F51" w:rsidRDefault="00E56F51" w:rsidP="00E56F51">
            <w:r>
              <w:rPr>
                <w:rFonts w:hint="eastAsia"/>
              </w:rPr>
              <w:t>裵相進</w:t>
            </w:r>
          </w:p>
        </w:tc>
        <w:tc>
          <w:tcPr>
            <w:tcW w:w="1354" w:type="dxa"/>
          </w:tcPr>
          <w:p w14:paraId="546AD94C" w14:textId="2D8B0C1A" w:rsidR="00E56F51" w:rsidRDefault="00E56F51" w:rsidP="00E56F51">
            <w:r>
              <w:t>2026/07/09</w:t>
            </w:r>
          </w:p>
        </w:tc>
      </w:tr>
      <w:tr w:rsidR="0066059A" w14:paraId="20DD4DD8" w14:textId="77777777" w:rsidTr="00C21F54">
        <w:tc>
          <w:tcPr>
            <w:tcW w:w="729" w:type="dxa"/>
          </w:tcPr>
          <w:p w14:paraId="1DA910BA" w14:textId="6F572197" w:rsidR="0066059A" w:rsidRDefault="0066059A" w:rsidP="0066059A">
            <w:r>
              <w:t>14</w:t>
            </w:r>
          </w:p>
        </w:tc>
        <w:tc>
          <w:tcPr>
            <w:tcW w:w="837" w:type="dxa"/>
          </w:tcPr>
          <w:p w14:paraId="79F3727A" w14:textId="718BAAAA" w:rsidR="0066059A" w:rsidRDefault="0066059A" w:rsidP="0066059A">
            <w:r>
              <w:t>6.0</w:t>
            </w:r>
          </w:p>
        </w:tc>
        <w:tc>
          <w:tcPr>
            <w:tcW w:w="5093" w:type="dxa"/>
          </w:tcPr>
          <w:p w14:paraId="2CC37062" w14:textId="77777777" w:rsidR="0066059A" w:rsidRDefault="0066059A" w:rsidP="0066059A">
            <w:r>
              <w:rPr>
                <w:rFonts w:hint="eastAsia"/>
              </w:rPr>
              <w:t>レビュー完了のため正式版としてリリース。</w:t>
            </w:r>
          </w:p>
          <w:p w14:paraId="0B7BBA65" w14:textId="310B3B4B" w:rsidR="0066059A" w:rsidRDefault="0066059A" w:rsidP="0066059A">
            <w:r>
              <w:rPr>
                <w:rFonts w:hint="eastAsia"/>
              </w:rPr>
              <w:t>予約変更機能対応版ここまで。</w:t>
            </w:r>
          </w:p>
        </w:tc>
        <w:tc>
          <w:tcPr>
            <w:tcW w:w="1225" w:type="dxa"/>
          </w:tcPr>
          <w:p w14:paraId="24AA62C6" w14:textId="3863A692" w:rsidR="0066059A" w:rsidRDefault="0066059A" w:rsidP="0066059A">
            <w:r>
              <w:rPr>
                <w:rFonts w:hint="eastAsia"/>
              </w:rPr>
              <w:t>全頁</w:t>
            </w:r>
          </w:p>
        </w:tc>
        <w:tc>
          <w:tcPr>
            <w:tcW w:w="1218" w:type="dxa"/>
          </w:tcPr>
          <w:p w14:paraId="379C149B" w14:textId="60291C1B" w:rsidR="0066059A" w:rsidRDefault="0066059A" w:rsidP="0066059A">
            <w:r>
              <w:t>渡邊</w:t>
            </w:r>
            <w:r>
              <w:rPr>
                <w:rFonts w:hint="eastAsia"/>
              </w:rPr>
              <w:t>光</w:t>
            </w:r>
          </w:p>
        </w:tc>
        <w:tc>
          <w:tcPr>
            <w:tcW w:w="1354" w:type="dxa"/>
          </w:tcPr>
          <w:p w14:paraId="79CF4D81" w14:textId="1ED7D95D" w:rsidR="0066059A" w:rsidRDefault="0066059A" w:rsidP="0066059A">
            <w:r>
              <w:t>2026/07/09</w:t>
            </w:r>
          </w:p>
        </w:tc>
      </w:tr>
      <w:tr w:rsidR="0066059A" w14:paraId="377FCD08" w14:textId="77777777" w:rsidTr="00C21F54">
        <w:tc>
          <w:tcPr>
            <w:tcW w:w="729" w:type="dxa"/>
          </w:tcPr>
          <w:p w14:paraId="6500143C" w14:textId="77777777" w:rsidR="0066059A" w:rsidRDefault="0066059A" w:rsidP="0066059A"/>
        </w:tc>
        <w:tc>
          <w:tcPr>
            <w:tcW w:w="837" w:type="dxa"/>
          </w:tcPr>
          <w:p w14:paraId="4F15278D" w14:textId="77777777" w:rsidR="0066059A" w:rsidRDefault="0066059A" w:rsidP="0066059A"/>
        </w:tc>
        <w:tc>
          <w:tcPr>
            <w:tcW w:w="5093" w:type="dxa"/>
          </w:tcPr>
          <w:p w14:paraId="799B1952" w14:textId="77777777" w:rsidR="0066059A" w:rsidRDefault="0066059A" w:rsidP="0066059A"/>
        </w:tc>
        <w:tc>
          <w:tcPr>
            <w:tcW w:w="1225" w:type="dxa"/>
          </w:tcPr>
          <w:p w14:paraId="4E275B78" w14:textId="77777777" w:rsidR="0066059A" w:rsidRDefault="0066059A" w:rsidP="0066059A"/>
        </w:tc>
        <w:tc>
          <w:tcPr>
            <w:tcW w:w="1218" w:type="dxa"/>
          </w:tcPr>
          <w:p w14:paraId="56ECEE06" w14:textId="77777777" w:rsidR="0066059A" w:rsidRDefault="0066059A" w:rsidP="0066059A"/>
        </w:tc>
        <w:tc>
          <w:tcPr>
            <w:tcW w:w="1354" w:type="dxa"/>
          </w:tcPr>
          <w:p w14:paraId="5A743771" w14:textId="77777777" w:rsidR="0066059A" w:rsidRDefault="0066059A" w:rsidP="0066059A"/>
        </w:tc>
      </w:tr>
      <w:tr w:rsidR="0066059A" w14:paraId="70C79E19" w14:textId="77777777" w:rsidTr="00C21F54">
        <w:tc>
          <w:tcPr>
            <w:tcW w:w="729" w:type="dxa"/>
          </w:tcPr>
          <w:p w14:paraId="3BE7F5E2" w14:textId="77777777" w:rsidR="0066059A" w:rsidRDefault="0066059A" w:rsidP="0066059A"/>
        </w:tc>
        <w:tc>
          <w:tcPr>
            <w:tcW w:w="837" w:type="dxa"/>
          </w:tcPr>
          <w:p w14:paraId="4CD0AC0D" w14:textId="77777777" w:rsidR="0066059A" w:rsidRDefault="0066059A" w:rsidP="0066059A"/>
        </w:tc>
        <w:tc>
          <w:tcPr>
            <w:tcW w:w="5093" w:type="dxa"/>
          </w:tcPr>
          <w:p w14:paraId="7C655D77" w14:textId="77777777" w:rsidR="0066059A" w:rsidRDefault="0066059A" w:rsidP="0066059A"/>
        </w:tc>
        <w:tc>
          <w:tcPr>
            <w:tcW w:w="1225" w:type="dxa"/>
          </w:tcPr>
          <w:p w14:paraId="57BF89E7" w14:textId="77777777" w:rsidR="0066059A" w:rsidRDefault="0066059A" w:rsidP="0066059A"/>
        </w:tc>
        <w:tc>
          <w:tcPr>
            <w:tcW w:w="1218" w:type="dxa"/>
          </w:tcPr>
          <w:p w14:paraId="6A1A3D81" w14:textId="77777777" w:rsidR="0066059A" w:rsidRDefault="0066059A" w:rsidP="0066059A"/>
        </w:tc>
        <w:tc>
          <w:tcPr>
            <w:tcW w:w="1354" w:type="dxa"/>
          </w:tcPr>
          <w:p w14:paraId="0BB66EDC" w14:textId="77777777" w:rsidR="0066059A" w:rsidRDefault="0066059A" w:rsidP="0066059A"/>
        </w:tc>
      </w:tr>
      <w:tr w:rsidR="0066059A" w14:paraId="2D1112B3" w14:textId="77777777" w:rsidTr="00C21F54">
        <w:tc>
          <w:tcPr>
            <w:tcW w:w="729" w:type="dxa"/>
          </w:tcPr>
          <w:p w14:paraId="69EA4495" w14:textId="77777777" w:rsidR="0066059A" w:rsidRDefault="0066059A" w:rsidP="0066059A"/>
        </w:tc>
        <w:tc>
          <w:tcPr>
            <w:tcW w:w="837" w:type="dxa"/>
          </w:tcPr>
          <w:p w14:paraId="5B55F11A" w14:textId="77777777" w:rsidR="0066059A" w:rsidRDefault="0066059A" w:rsidP="0066059A"/>
        </w:tc>
        <w:tc>
          <w:tcPr>
            <w:tcW w:w="5093" w:type="dxa"/>
          </w:tcPr>
          <w:p w14:paraId="0B0F5EA5" w14:textId="77777777" w:rsidR="0066059A" w:rsidRDefault="0066059A" w:rsidP="0066059A"/>
        </w:tc>
        <w:tc>
          <w:tcPr>
            <w:tcW w:w="1225" w:type="dxa"/>
          </w:tcPr>
          <w:p w14:paraId="67AE9E81" w14:textId="77777777" w:rsidR="0066059A" w:rsidRDefault="0066059A" w:rsidP="0066059A"/>
        </w:tc>
        <w:tc>
          <w:tcPr>
            <w:tcW w:w="1218" w:type="dxa"/>
          </w:tcPr>
          <w:p w14:paraId="3103AE67" w14:textId="77777777" w:rsidR="0066059A" w:rsidRDefault="0066059A" w:rsidP="0066059A"/>
        </w:tc>
        <w:tc>
          <w:tcPr>
            <w:tcW w:w="1354" w:type="dxa"/>
          </w:tcPr>
          <w:p w14:paraId="754682B3" w14:textId="77777777" w:rsidR="0066059A" w:rsidRDefault="0066059A" w:rsidP="0066059A"/>
        </w:tc>
      </w:tr>
      <w:tr w:rsidR="0066059A" w14:paraId="3C47D37D" w14:textId="77777777" w:rsidTr="00C21F54">
        <w:tc>
          <w:tcPr>
            <w:tcW w:w="729" w:type="dxa"/>
          </w:tcPr>
          <w:p w14:paraId="4515EA6C" w14:textId="77777777" w:rsidR="0066059A" w:rsidRDefault="0066059A" w:rsidP="0066059A"/>
        </w:tc>
        <w:tc>
          <w:tcPr>
            <w:tcW w:w="837" w:type="dxa"/>
          </w:tcPr>
          <w:p w14:paraId="74CF18EF" w14:textId="77777777" w:rsidR="0066059A" w:rsidRDefault="0066059A" w:rsidP="0066059A"/>
        </w:tc>
        <w:tc>
          <w:tcPr>
            <w:tcW w:w="5093" w:type="dxa"/>
          </w:tcPr>
          <w:p w14:paraId="47FC71A6" w14:textId="77777777" w:rsidR="0066059A" w:rsidRDefault="0066059A" w:rsidP="0066059A"/>
        </w:tc>
        <w:tc>
          <w:tcPr>
            <w:tcW w:w="1225" w:type="dxa"/>
          </w:tcPr>
          <w:p w14:paraId="3AA0CBA4" w14:textId="77777777" w:rsidR="0066059A" w:rsidRDefault="0066059A" w:rsidP="0066059A"/>
        </w:tc>
        <w:tc>
          <w:tcPr>
            <w:tcW w:w="1218" w:type="dxa"/>
          </w:tcPr>
          <w:p w14:paraId="45B1205B" w14:textId="77777777" w:rsidR="0066059A" w:rsidRDefault="0066059A" w:rsidP="0066059A"/>
        </w:tc>
        <w:tc>
          <w:tcPr>
            <w:tcW w:w="1354" w:type="dxa"/>
          </w:tcPr>
          <w:p w14:paraId="37330B5E" w14:textId="77777777" w:rsidR="0066059A" w:rsidRDefault="0066059A" w:rsidP="0066059A"/>
        </w:tc>
      </w:tr>
      <w:tr w:rsidR="0066059A" w14:paraId="7E9D6D9D" w14:textId="77777777" w:rsidTr="00C21F54">
        <w:tc>
          <w:tcPr>
            <w:tcW w:w="729" w:type="dxa"/>
          </w:tcPr>
          <w:p w14:paraId="3CE983B9" w14:textId="77777777" w:rsidR="0066059A" w:rsidRDefault="0066059A" w:rsidP="0066059A"/>
        </w:tc>
        <w:tc>
          <w:tcPr>
            <w:tcW w:w="837" w:type="dxa"/>
          </w:tcPr>
          <w:p w14:paraId="656F258C" w14:textId="77777777" w:rsidR="0066059A" w:rsidRDefault="0066059A" w:rsidP="0066059A"/>
        </w:tc>
        <w:tc>
          <w:tcPr>
            <w:tcW w:w="5093" w:type="dxa"/>
          </w:tcPr>
          <w:p w14:paraId="740067CA" w14:textId="77777777" w:rsidR="0066059A" w:rsidRDefault="0066059A" w:rsidP="0066059A"/>
        </w:tc>
        <w:tc>
          <w:tcPr>
            <w:tcW w:w="1225" w:type="dxa"/>
          </w:tcPr>
          <w:p w14:paraId="4E9A9ADB" w14:textId="77777777" w:rsidR="0066059A" w:rsidRDefault="0066059A" w:rsidP="0066059A"/>
        </w:tc>
        <w:tc>
          <w:tcPr>
            <w:tcW w:w="1218" w:type="dxa"/>
          </w:tcPr>
          <w:p w14:paraId="1C33A1BF" w14:textId="77777777" w:rsidR="0066059A" w:rsidRDefault="0066059A" w:rsidP="0066059A"/>
        </w:tc>
        <w:tc>
          <w:tcPr>
            <w:tcW w:w="1354" w:type="dxa"/>
          </w:tcPr>
          <w:p w14:paraId="03D0DC3B" w14:textId="77777777" w:rsidR="0066059A" w:rsidRDefault="0066059A" w:rsidP="0066059A"/>
        </w:tc>
      </w:tr>
      <w:tr w:rsidR="0066059A" w14:paraId="17563468" w14:textId="77777777" w:rsidTr="00C21F54">
        <w:tc>
          <w:tcPr>
            <w:tcW w:w="729" w:type="dxa"/>
          </w:tcPr>
          <w:p w14:paraId="774B6BEE" w14:textId="77777777" w:rsidR="0066059A" w:rsidRDefault="0066059A" w:rsidP="0066059A"/>
        </w:tc>
        <w:tc>
          <w:tcPr>
            <w:tcW w:w="837" w:type="dxa"/>
          </w:tcPr>
          <w:p w14:paraId="237879EE" w14:textId="77777777" w:rsidR="0066059A" w:rsidRDefault="0066059A" w:rsidP="0066059A"/>
        </w:tc>
        <w:tc>
          <w:tcPr>
            <w:tcW w:w="5093" w:type="dxa"/>
          </w:tcPr>
          <w:p w14:paraId="5FEA6BA9" w14:textId="77777777" w:rsidR="0066059A" w:rsidRDefault="0066059A" w:rsidP="0066059A"/>
        </w:tc>
        <w:tc>
          <w:tcPr>
            <w:tcW w:w="1225" w:type="dxa"/>
          </w:tcPr>
          <w:p w14:paraId="3F31282F" w14:textId="77777777" w:rsidR="0066059A" w:rsidRDefault="0066059A" w:rsidP="0066059A"/>
        </w:tc>
        <w:tc>
          <w:tcPr>
            <w:tcW w:w="1218" w:type="dxa"/>
          </w:tcPr>
          <w:p w14:paraId="5BDF5B3B" w14:textId="77777777" w:rsidR="0066059A" w:rsidRDefault="0066059A" w:rsidP="0066059A"/>
        </w:tc>
        <w:tc>
          <w:tcPr>
            <w:tcW w:w="1354" w:type="dxa"/>
          </w:tcPr>
          <w:p w14:paraId="22BBBD34" w14:textId="77777777" w:rsidR="0066059A" w:rsidRDefault="0066059A" w:rsidP="0066059A"/>
        </w:tc>
      </w:tr>
      <w:tr w:rsidR="0066059A" w14:paraId="56414759" w14:textId="77777777" w:rsidTr="006154DB">
        <w:tc>
          <w:tcPr>
            <w:tcW w:w="729" w:type="dxa"/>
          </w:tcPr>
          <w:p w14:paraId="6B4AABC4" w14:textId="77777777" w:rsidR="0066059A" w:rsidRDefault="0066059A" w:rsidP="0066059A"/>
        </w:tc>
        <w:tc>
          <w:tcPr>
            <w:tcW w:w="837" w:type="dxa"/>
          </w:tcPr>
          <w:p w14:paraId="2AAC7258" w14:textId="77777777" w:rsidR="0066059A" w:rsidRDefault="0066059A" w:rsidP="0066059A"/>
        </w:tc>
        <w:tc>
          <w:tcPr>
            <w:tcW w:w="5093" w:type="dxa"/>
          </w:tcPr>
          <w:p w14:paraId="34AB6247" w14:textId="77777777" w:rsidR="0066059A" w:rsidRDefault="0066059A" w:rsidP="0066059A"/>
        </w:tc>
        <w:tc>
          <w:tcPr>
            <w:tcW w:w="1225" w:type="dxa"/>
          </w:tcPr>
          <w:p w14:paraId="2DE5FC22" w14:textId="77777777" w:rsidR="0066059A" w:rsidRDefault="0066059A" w:rsidP="0066059A"/>
        </w:tc>
        <w:tc>
          <w:tcPr>
            <w:tcW w:w="1218" w:type="dxa"/>
          </w:tcPr>
          <w:p w14:paraId="6B0682FC" w14:textId="77777777" w:rsidR="0066059A" w:rsidRDefault="0066059A" w:rsidP="0066059A"/>
        </w:tc>
        <w:tc>
          <w:tcPr>
            <w:tcW w:w="1354" w:type="dxa"/>
          </w:tcPr>
          <w:p w14:paraId="73DBE731" w14:textId="77777777" w:rsidR="0066059A" w:rsidRDefault="0066059A" w:rsidP="0066059A"/>
        </w:tc>
      </w:tr>
      <w:tr w:rsidR="0066059A" w14:paraId="3719E92F" w14:textId="77777777" w:rsidTr="006154DB">
        <w:tc>
          <w:tcPr>
            <w:tcW w:w="729" w:type="dxa"/>
          </w:tcPr>
          <w:p w14:paraId="215B079D" w14:textId="77777777" w:rsidR="0066059A" w:rsidRDefault="0066059A" w:rsidP="0066059A"/>
        </w:tc>
        <w:tc>
          <w:tcPr>
            <w:tcW w:w="837" w:type="dxa"/>
          </w:tcPr>
          <w:p w14:paraId="3C3FC330" w14:textId="77777777" w:rsidR="0066059A" w:rsidRDefault="0066059A" w:rsidP="0066059A"/>
        </w:tc>
        <w:tc>
          <w:tcPr>
            <w:tcW w:w="5093" w:type="dxa"/>
          </w:tcPr>
          <w:p w14:paraId="752FE845" w14:textId="77777777" w:rsidR="0066059A" w:rsidRDefault="0066059A" w:rsidP="0066059A"/>
        </w:tc>
        <w:tc>
          <w:tcPr>
            <w:tcW w:w="1225" w:type="dxa"/>
          </w:tcPr>
          <w:p w14:paraId="49EE851E" w14:textId="77777777" w:rsidR="0066059A" w:rsidRDefault="0066059A" w:rsidP="0066059A"/>
        </w:tc>
        <w:tc>
          <w:tcPr>
            <w:tcW w:w="1218" w:type="dxa"/>
          </w:tcPr>
          <w:p w14:paraId="5E75B8DF" w14:textId="77777777" w:rsidR="0066059A" w:rsidRDefault="0066059A" w:rsidP="0066059A"/>
        </w:tc>
        <w:tc>
          <w:tcPr>
            <w:tcW w:w="1354" w:type="dxa"/>
          </w:tcPr>
          <w:p w14:paraId="65422F35" w14:textId="77777777" w:rsidR="0066059A" w:rsidRDefault="0066059A" w:rsidP="0066059A"/>
        </w:tc>
      </w:tr>
      <w:tr w:rsidR="0066059A" w14:paraId="2A499D5D" w14:textId="77777777" w:rsidTr="006154DB">
        <w:tc>
          <w:tcPr>
            <w:tcW w:w="729" w:type="dxa"/>
          </w:tcPr>
          <w:p w14:paraId="78137D3F" w14:textId="77777777" w:rsidR="0066059A" w:rsidRDefault="0066059A" w:rsidP="0066059A"/>
        </w:tc>
        <w:tc>
          <w:tcPr>
            <w:tcW w:w="837" w:type="dxa"/>
          </w:tcPr>
          <w:p w14:paraId="1EB8DD8A" w14:textId="77777777" w:rsidR="0066059A" w:rsidRDefault="0066059A" w:rsidP="0066059A"/>
        </w:tc>
        <w:tc>
          <w:tcPr>
            <w:tcW w:w="5093" w:type="dxa"/>
          </w:tcPr>
          <w:p w14:paraId="3517B027" w14:textId="77777777" w:rsidR="0066059A" w:rsidRDefault="0066059A" w:rsidP="0066059A"/>
        </w:tc>
        <w:tc>
          <w:tcPr>
            <w:tcW w:w="1225" w:type="dxa"/>
          </w:tcPr>
          <w:p w14:paraId="68CDAAC5" w14:textId="77777777" w:rsidR="0066059A" w:rsidRDefault="0066059A" w:rsidP="0066059A"/>
        </w:tc>
        <w:tc>
          <w:tcPr>
            <w:tcW w:w="1218" w:type="dxa"/>
          </w:tcPr>
          <w:p w14:paraId="351D4945" w14:textId="77777777" w:rsidR="0066059A" w:rsidRDefault="0066059A" w:rsidP="0066059A"/>
        </w:tc>
        <w:tc>
          <w:tcPr>
            <w:tcW w:w="1354" w:type="dxa"/>
          </w:tcPr>
          <w:p w14:paraId="3F909FA7" w14:textId="77777777" w:rsidR="0066059A" w:rsidRDefault="0066059A" w:rsidP="0066059A"/>
        </w:tc>
      </w:tr>
      <w:tr w:rsidR="0066059A" w14:paraId="01B0BB45" w14:textId="77777777" w:rsidTr="006154DB">
        <w:tc>
          <w:tcPr>
            <w:tcW w:w="729" w:type="dxa"/>
          </w:tcPr>
          <w:p w14:paraId="6526CE80" w14:textId="77777777" w:rsidR="0066059A" w:rsidRDefault="0066059A" w:rsidP="0066059A"/>
        </w:tc>
        <w:tc>
          <w:tcPr>
            <w:tcW w:w="837" w:type="dxa"/>
          </w:tcPr>
          <w:p w14:paraId="1CCCFCEA" w14:textId="77777777" w:rsidR="0066059A" w:rsidRDefault="0066059A" w:rsidP="0066059A"/>
        </w:tc>
        <w:tc>
          <w:tcPr>
            <w:tcW w:w="5093" w:type="dxa"/>
          </w:tcPr>
          <w:p w14:paraId="7F0F4C82" w14:textId="77777777" w:rsidR="0066059A" w:rsidRDefault="0066059A" w:rsidP="0066059A"/>
        </w:tc>
        <w:tc>
          <w:tcPr>
            <w:tcW w:w="1225" w:type="dxa"/>
          </w:tcPr>
          <w:p w14:paraId="08F71D94" w14:textId="77777777" w:rsidR="0066059A" w:rsidRDefault="0066059A" w:rsidP="0066059A"/>
        </w:tc>
        <w:tc>
          <w:tcPr>
            <w:tcW w:w="1218" w:type="dxa"/>
          </w:tcPr>
          <w:p w14:paraId="0B365E1B" w14:textId="77777777" w:rsidR="0066059A" w:rsidRDefault="0066059A" w:rsidP="0066059A"/>
        </w:tc>
        <w:tc>
          <w:tcPr>
            <w:tcW w:w="1354" w:type="dxa"/>
          </w:tcPr>
          <w:p w14:paraId="3FC4F325" w14:textId="77777777" w:rsidR="0066059A" w:rsidRDefault="0066059A" w:rsidP="0066059A"/>
        </w:tc>
      </w:tr>
      <w:tr w:rsidR="0066059A" w14:paraId="45B9E637" w14:textId="77777777" w:rsidTr="006154DB">
        <w:tc>
          <w:tcPr>
            <w:tcW w:w="729" w:type="dxa"/>
          </w:tcPr>
          <w:p w14:paraId="740CFDF6" w14:textId="77777777" w:rsidR="0066059A" w:rsidRDefault="0066059A" w:rsidP="0066059A"/>
        </w:tc>
        <w:tc>
          <w:tcPr>
            <w:tcW w:w="837" w:type="dxa"/>
          </w:tcPr>
          <w:p w14:paraId="3177B38B" w14:textId="77777777" w:rsidR="0066059A" w:rsidRDefault="0066059A" w:rsidP="0066059A"/>
        </w:tc>
        <w:tc>
          <w:tcPr>
            <w:tcW w:w="5093" w:type="dxa"/>
          </w:tcPr>
          <w:p w14:paraId="582F9890" w14:textId="77777777" w:rsidR="0066059A" w:rsidRDefault="0066059A" w:rsidP="0066059A"/>
        </w:tc>
        <w:tc>
          <w:tcPr>
            <w:tcW w:w="1225" w:type="dxa"/>
          </w:tcPr>
          <w:p w14:paraId="34FCA793" w14:textId="77777777" w:rsidR="0066059A" w:rsidRDefault="0066059A" w:rsidP="0066059A"/>
        </w:tc>
        <w:tc>
          <w:tcPr>
            <w:tcW w:w="1218" w:type="dxa"/>
          </w:tcPr>
          <w:p w14:paraId="5BB59562" w14:textId="77777777" w:rsidR="0066059A" w:rsidRDefault="0066059A" w:rsidP="0066059A"/>
        </w:tc>
        <w:tc>
          <w:tcPr>
            <w:tcW w:w="1354" w:type="dxa"/>
          </w:tcPr>
          <w:p w14:paraId="6030A86A" w14:textId="77777777" w:rsidR="0066059A" w:rsidRDefault="0066059A" w:rsidP="0066059A"/>
        </w:tc>
      </w:tr>
      <w:tr w:rsidR="0066059A" w14:paraId="5AF210F3" w14:textId="77777777" w:rsidTr="006154DB">
        <w:tc>
          <w:tcPr>
            <w:tcW w:w="729" w:type="dxa"/>
          </w:tcPr>
          <w:p w14:paraId="07C1A18D" w14:textId="77777777" w:rsidR="0066059A" w:rsidRDefault="0066059A" w:rsidP="0066059A"/>
        </w:tc>
        <w:tc>
          <w:tcPr>
            <w:tcW w:w="837" w:type="dxa"/>
          </w:tcPr>
          <w:p w14:paraId="2A5F6256" w14:textId="77777777" w:rsidR="0066059A" w:rsidRDefault="0066059A" w:rsidP="0066059A"/>
        </w:tc>
        <w:tc>
          <w:tcPr>
            <w:tcW w:w="5093" w:type="dxa"/>
          </w:tcPr>
          <w:p w14:paraId="284C34FE" w14:textId="77777777" w:rsidR="0066059A" w:rsidRDefault="0066059A" w:rsidP="0066059A"/>
        </w:tc>
        <w:tc>
          <w:tcPr>
            <w:tcW w:w="1225" w:type="dxa"/>
          </w:tcPr>
          <w:p w14:paraId="0E99AD26" w14:textId="77777777" w:rsidR="0066059A" w:rsidRDefault="0066059A" w:rsidP="0066059A"/>
        </w:tc>
        <w:tc>
          <w:tcPr>
            <w:tcW w:w="1218" w:type="dxa"/>
          </w:tcPr>
          <w:p w14:paraId="3894391C" w14:textId="77777777" w:rsidR="0066059A" w:rsidRDefault="0066059A" w:rsidP="0066059A"/>
        </w:tc>
        <w:tc>
          <w:tcPr>
            <w:tcW w:w="1354" w:type="dxa"/>
          </w:tcPr>
          <w:p w14:paraId="295FCAC1" w14:textId="77777777" w:rsidR="0066059A" w:rsidRDefault="0066059A" w:rsidP="0066059A"/>
        </w:tc>
      </w:tr>
      <w:tr w:rsidR="0066059A" w14:paraId="14556108" w14:textId="77777777" w:rsidTr="006154DB">
        <w:tc>
          <w:tcPr>
            <w:tcW w:w="729" w:type="dxa"/>
          </w:tcPr>
          <w:p w14:paraId="13811505" w14:textId="77777777" w:rsidR="0066059A" w:rsidRDefault="0066059A" w:rsidP="0066059A"/>
        </w:tc>
        <w:tc>
          <w:tcPr>
            <w:tcW w:w="837" w:type="dxa"/>
          </w:tcPr>
          <w:p w14:paraId="5A101304" w14:textId="77777777" w:rsidR="0066059A" w:rsidRDefault="0066059A" w:rsidP="0066059A"/>
        </w:tc>
        <w:tc>
          <w:tcPr>
            <w:tcW w:w="5093" w:type="dxa"/>
          </w:tcPr>
          <w:p w14:paraId="35B6751E" w14:textId="77777777" w:rsidR="0066059A" w:rsidRDefault="0066059A" w:rsidP="0066059A"/>
        </w:tc>
        <w:tc>
          <w:tcPr>
            <w:tcW w:w="1225" w:type="dxa"/>
          </w:tcPr>
          <w:p w14:paraId="33B7D29F" w14:textId="77777777" w:rsidR="0066059A" w:rsidRDefault="0066059A" w:rsidP="0066059A"/>
        </w:tc>
        <w:tc>
          <w:tcPr>
            <w:tcW w:w="1218" w:type="dxa"/>
          </w:tcPr>
          <w:p w14:paraId="2E17E59F" w14:textId="77777777" w:rsidR="0066059A" w:rsidRDefault="0066059A" w:rsidP="0066059A"/>
        </w:tc>
        <w:tc>
          <w:tcPr>
            <w:tcW w:w="1354" w:type="dxa"/>
          </w:tcPr>
          <w:p w14:paraId="65D0BFA7" w14:textId="77777777" w:rsidR="0066059A" w:rsidRDefault="0066059A" w:rsidP="0066059A"/>
        </w:tc>
      </w:tr>
      <w:tr w:rsidR="0066059A" w14:paraId="0E75B931" w14:textId="77777777" w:rsidTr="006154DB">
        <w:tc>
          <w:tcPr>
            <w:tcW w:w="729" w:type="dxa"/>
          </w:tcPr>
          <w:p w14:paraId="26ABC91D" w14:textId="77777777" w:rsidR="0066059A" w:rsidRDefault="0066059A" w:rsidP="0066059A"/>
        </w:tc>
        <w:tc>
          <w:tcPr>
            <w:tcW w:w="837" w:type="dxa"/>
          </w:tcPr>
          <w:p w14:paraId="274F30C8" w14:textId="77777777" w:rsidR="0066059A" w:rsidRDefault="0066059A" w:rsidP="0066059A"/>
        </w:tc>
        <w:tc>
          <w:tcPr>
            <w:tcW w:w="5093" w:type="dxa"/>
          </w:tcPr>
          <w:p w14:paraId="240F3AEE" w14:textId="77777777" w:rsidR="0066059A" w:rsidRDefault="0066059A" w:rsidP="0066059A"/>
        </w:tc>
        <w:tc>
          <w:tcPr>
            <w:tcW w:w="1225" w:type="dxa"/>
          </w:tcPr>
          <w:p w14:paraId="775480DE" w14:textId="77777777" w:rsidR="0066059A" w:rsidRDefault="0066059A" w:rsidP="0066059A"/>
        </w:tc>
        <w:tc>
          <w:tcPr>
            <w:tcW w:w="1218" w:type="dxa"/>
          </w:tcPr>
          <w:p w14:paraId="7FE0BEA1" w14:textId="77777777" w:rsidR="0066059A" w:rsidRDefault="0066059A" w:rsidP="0066059A"/>
        </w:tc>
        <w:tc>
          <w:tcPr>
            <w:tcW w:w="1354" w:type="dxa"/>
          </w:tcPr>
          <w:p w14:paraId="6BFE1B99" w14:textId="77777777" w:rsidR="0066059A" w:rsidRDefault="0066059A" w:rsidP="0066059A"/>
        </w:tc>
      </w:tr>
      <w:tr w:rsidR="0066059A" w14:paraId="5C7F04BD" w14:textId="77777777" w:rsidTr="006154DB">
        <w:tc>
          <w:tcPr>
            <w:tcW w:w="729" w:type="dxa"/>
          </w:tcPr>
          <w:p w14:paraId="554E42F9" w14:textId="77777777" w:rsidR="0066059A" w:rsidRDefault="0066059A" w:rsidP="0066059A"/>
        </w:tc>
        <w:tc>
          <w:tcPr>
            <w:tcW w:w="837" w:type="dxa"/>
          </w:tcPr>
          <w:p w14:paraId="366C30CF" w14:textId="77777777" w:rsidR="0066059A" w:rsidRDefault="0066059A" w:rsidP="0066059A"/>
        </w:tc>
        <w:tc>
          <w:tcPr>
            <w:tcW w:w="5093" w:type="dxa"/>
          </w:tcPr>
          <w:p w14:paraId="6F9953AE" w14:textId="77777777" w:rsidR="0066059A" w:rsidRDefault="0066059A" w:rsidP="0066059A"/>
        </w:tc>
        <w:tc>
          <w:tcPr>
            <w:tcW w:w="1225" w:type="dxa"/>
          </w:tcPr>
          <w:p w14:paraId="682C3C49" w14:textId="77777777" w:rsidR="0066059A" w:rsidRDefault="0066059A" w:rsidP="0066059A"/>
        </w:tc>
        <w:tc>
          <w:tcPr>
            <w:tcW w:w="1218" w:type="dxa"/>
          </w:tcPr>
          <w:p w14:paraId="0411A2F3" w14:textId="77777777" w:rsidR="0066059A" w:rsidRDefault="0066059A" w:rsidP="0066059A"/>
        </w:tc>
        <w:tc>
          <w:tcPr>
            <w:tcW w:w="1354" w:type="dxa"/>
          </w:tcPr>
          <w:p w14:paraId="33A5035E" w14:textId="77777777" w:rsidR="0066059A" w:rsidRDefault="0066059A" w:rsidP="0066059A"/>
        </w:tc>
      </w:tr>
      <w:tr w:rsidR="0066059A" w14:paraId="5B2D8F77" w14:textId="77777777" w:rsidTr="006154DB">
        <w:tc>
          <w:tcPr>
            <w:tcW w:w="729" w:type="dxa"/>
          </w:tcPr>
          <w:p w14:paraId="0FE5AD77" w14:textId="77777777" w:rsidR="0066059A" w:rsidRDefault="0066059A" w:rsidP="0066059A"/>
        </w:tc>
        <w:tc>
          <w:tcPr>
            <w:tcW w:w="837" w:type="dxa"/>
          </w:tcPr>
          <w:p w14:paraId="793C69CC" w14:textId="77777777" w:rsidR="0066059A" w:rsidRDefault="0066059A" w:rsidP="0066059A"/>
        </w:tc>
        <w:tc>
          <w:tcPr>
            <w:tcW w:w="5093" w:type="dxa"/>
          </w:tcPr>
          <w:p w14:paraId="1DB3A076" w14:textId="77777777" w:rsidR="0066059A" w:rsidRDefault="0066059A" w:rsidP="0066059A"/>
        </w:tc>
        <w:tc>
          <w:tcPr>
            <w:tcW w:w="1225" w:type="dxa"/>
          </w:tcPr>
          <w:p w14:paraId="0F1F912F" w14:textId="77777777" w:rsidR="0066059A" w:rsidRDefault="0066059A" w:rsidP="0066059A"/>
        </w:tc>
        <w:tc>
          <w:tcPr>
            <w:tcW w:w="1218" w:type="dxa"/>
          </w:tcPr>
          <w:p w14:paraId="49116209" w14:textId="77777777" w:rsidR="0066059A" w:rsidRDefault="0066059A" w:rsidP="0066059A"/>
        </w:tc>
        <w:tc>
          <w:tcPr>
            <w:tcW w:w="1354" w:type="dxa"/>
          </w:tcPr>
          <w:p w14:paraId="3AEAC252" w14:textId="77777777" w:rsidR="0066059A" w:rsidRDefault="0066059A" w:rsidP="0066059A"/>
        </w:tc>
      </w:tr>
      <w:tr w:rsidR="0066059A" w14:paraId="1A8C705A" w14:textId="77777777" w:rsidTr="006154DB">
        <w:tc>
          <w:tcPr>
            <w:tcW w:w="729" w:type="dxa"/>
          </w:tcPr>
          <w:p w14:paraId="7DE5B399" w14:textId="77777777" w:rsidR="0066059A" w:rsidRDefault="0066059A" w:rsidP="0066059A"/>
        </w:tc>
        <w:tc>
          <w:tcPr>
            <w:tcW w:w="837" w:type="dxa"/>
          </w:tcPr>
          <w:p w14:paraId="7027FFF2" w14:textId="77777777" w:rsidR="0066059A" w:rsidRDefault="0066059A" w:rsidP="0066059A"/>
        </w:tc>
        <w:tc>
          <w:tcPr>
            <w:tcW w:w="5093" w:type="dxa"/>
          </w:tcPr>
          <w:p w14:paraId="4992E16C" w14:textId="77777777" w:rsidR="0066059A" w:rsidRDefault="0066059A" w:rsidP="0066059A"/>
        </w:tc>
        <w:tc>
          <w:tcPr>
            <w:tcW w:w="1225" w:type="dxa"/>
          </w:tcPr>
          <w:p w14:paraId="22DEC57A" w14:textId="77777777" w:rsidR="0066059A" w:rsidRDefault="0066059A" w:rsidP="0066059A"/>
        </w:tc>
        <w:tc>
          <w:tcPr>
            <w:tcW w:w="1218" w:type="dxa"/>
          </w:tcPr>
          <w:p w14:paraId="574A999C" w14:textId="77777777" w:rsidR="0066059A" w:rsidRDefault="0066059A" w:rsidP="0066059A"/>
        </w:tc>
        <w:tc>
          <w:tcPr>
            <w:tcW w:w="1354" w:type="dxa"/>
          </w:tcPr>
          <w:p w14:paraId="63F3C9AA" w14:textId="77777777" w:rsidR="0066059A" w:rsidRDefault="0066059A" w:rsidP="0066059A"/>
        </w:tc>
      </w:tr>
      <w:tr w:rsidR="0066059A" w14:paraId="1A0019C9" w14:textId="77777777" w:rsidTr="006154DB">
        <w:tc>
          <w:tcPr>
            <w:tcW w:w="729" w:type="dxa"/>
          </w:tcPr>
          <w:p w14:paraId="18BEEE43" w14:textId="77777777" w:rsidR="0066059A" w:rsidRDefault="0066059A" w:rsidP="0066059A"/>
        </w:tc>
        <w:tc>
          <w:tcPr>
            <w:tcW w:w="837" w:type="dxa"/>
          </w:tcPr>
          <w:p w14:paraId="6FC73157" w14:textId="77777777" w:rsidR="0066059A" w:rsidRDefault="0066059A" w:rsidP="0066059A"/>
        </w:tc>
        <w:tc>
          <w:tcPr>
            <w:tcW w:w="5093" w:type="dxa"/>
          </w:tcPr>
          <w:p w14:paraId="47BCCEDE" w14:textId="77777777" w:rsidR="0066059A" w:rsidRDefault="0066059A" w:rsidP="0066059A"/>
        </w:tc>
        <w:tc>
          <w:tcPr>
            <w:tcW w:w="1225" w:type="dxa"/>
          </w:tcPr>
          <w:p w14:paraId="3158E2A8" w14:textId="77777777" w:rsidR="0066059A" w:rsidRDefault="0066059A" w:rsidP="0066059A"/>
        </w:tc>
        <w:tc>
          <w:tcPr>
            <w:tcW w:w="1218" w:type="dxa"/>
          </w:tcPr>
          <w:p w14:paraId="39FC0FDD" w14:textId="77777777" w:rsidR="0066059A" w:rsidRDefault="0066059A" w:rsidP="0066059A"/>
        </w:tc>
        <w:tc>
          <w:tcPr>
            <w:tcW w:w="1354" w:type="dxa"/>
          </w:tcPr>
          <w:p w14:paraId="15F95A0B" w14:textId="77777777" w:rsidR="0066059A" w:rsidRDefault="0066059A" w:rsidP="0066059A"/>
        </w:tc>
      </w:tr>
      <w:tr w:rsidR="0066059A" w14:paraId="0F4033BE" w14:textId="77777777" w:rsidTr="006154DB">
        <w:tc>
          <w:tcPr>
            <w:tcW w:w="729" w:type="dxa"/>
          </w:tcPr>
          <w:p w14:paraId="10E9F9EE" w14:textId="77777777" w:rsidR="0066059A" w:rsidRDefault="0066059A" w:rsidP="0066059A"/>
        </w:tc>
        <w:tc>
          <w:tcPr>
            <w:tcW w:w="837" w:type="dxa"/>
          </w:tcPr>
          <w:p w14:paraId="7B25E4FE" w14:textId="77777777" w:rsidR="0066059A" w:rsidRDefault="0066059A" w:rsidP="0066059A"/>
        </w:tc>
        <w:tc>
          <w:tcPr>
            <w:tcW w:w="5093" w:type="dxa"/>
          </w:tcPr>
          <w:p w14:paraId="77CED3B0" w14:textId="77777777" w:rsidR="0066059A" w:rsidRDefault="0066059A" w:rsidP="0066059A"/>
        </w:tc>
        <w:tc>
          <w:tcPr>
            <w:tcW w:w="1225" w:type="dxa"/>
          </w:tcPr>
          <w:p w14:paraId="549C0B09" w14:textId="77777777" w:rsidR="0066059A" w:rsidRDefault="0066059A" w:rsidP="0066059A"/>
        </w:tc>
        <w:tc>
          <w:tcPr>
            <w:tcW w:w="1218" w:type="dxa"/>
          </w:tcPr>
          <w:p w14:paraId="01603B1B" w14:textId="77777777" w:rsidR="0066059A" w:rsidRDefault="0066059A" w:rsidP="0066059A"/>
        </w:tc>
        <w:tc>
          <w:tcPr>
            <w:tcW w:w="1354" w:type="dxa"/>
          </w:tcPr>
          <w:p w14:paraId="63C81E53" w14:textId="77777777" w:rsidR="0066059A" w:rsidRDefault="0066059A" w:rsidP="0066059A"/>
        </w:tc>
      </w:tr>
      <w:tr w:rsidR="0066059A" w14:paraId="0CEB1977" w14:textId="77777777" w:rsidTr="006154DB">
        <w:tc>
          <w:tcPr>
            <w:tcW w:w="729" w:type="dxa"/>
          </w:tcPr>
          <w:p w14:paraId="2D0DB9F2" w14:textId="77777777" w:rsidR="0066059A" w:rsidRDefault="0066059A" w:rsidP="0066059A"/>
        </w:tc>
        <w:tc>
          <w:tcPr>
            <w:tcW w:w="837" w:type="dxa"/>
          </w:tcPr>
          <w:p w14:paraId="02A33C0E" w14:textId="77777777" w:rsidR="0066059A" w:rsidRDefault="0066059A" w:rsidP="0066059A"/>
        </w:tc>
        <w:tc>
          <w:tcPr>
            <w:tcW w:w="5093" w:type="dxa"/>
          </w:tcPr>
          <w:p w14:paraId="4B438EF8" w14:textId="77777777" w:rsidR="0066059A" w:rsidRDefault="0066059A" w:rsidP="0066059A"/>
        </w:tc>
        <w:tc>
          <w:tcPr>
            <w:tcW w:w="1225" w:type="dxa"/>
          </w:tcPr>
          <w:p w14:paraId="79D0AE8A" w14:textId="77777777" w:rsidR="0066059A" w:rsidRDefault="0066059A" w:rsidP="0066059A"/>
        </w:tc>
        <w:tc>
          <w:tcPr>
            <w:tcW w:w="1218" w:type="dxa"/>
          </w:tcPr>
          <w:p w14:paraId="55C4CAEF" w14:textId="77777777" w:rsidR="0066059A" w:rsidRDefault="0066059A" w:rsidP="0066059A"/>
        </w:tc>
        <w:tc>
          <w:tcPr>
            <w:tcW w:w="1354" w:type="dxa"/>
          </w:tcPr>
          <w:p w14:paraId="79AA14C1" w14:textId="77777777" w:rsidR="0066059A" w:rsidRDefault="0066059A" w:rsidP="0066059A"/>
        </w:tc>
      </w:tr>
      <w:tr w:rsidR="0066059A" w14:paraId="30F71D81" w14:textId="77777777" w:rsidTr="006154DB">
        <w:tc>
          <w:tcPr>
            <w:tcW w:w="729" w:type="dxa"/>
          </w:tcPr>
          <w:p w14:paraId="323CAC8B" w14:textId="77777777" w:rsidR="0066059A" w:rsidRDefault="0066059A" w:rsidP="0066059A"/>
        </w:tc>
        <w:tc>
          <w:tcPr>
            <w:tcW w:w="837" w:type="dxa"/>
          </w:tcPr>
          <w:p w14:paraId="5CB420D1" w14:textId="77777777" w:rsidR="0066059A" w:rsidRDefault="0066059A" w:rsidP="0066059A"/>
        </w:tc>
        <w:tc>
          <w:tcPr>
            <w:tcW w:w="5093" w:type="dxa"/>
          </w:tcPr>
          <w:p w14:paraId="055BE758" w14:textId="77777777" w:rsidR="0066059A" w:rsidRDefault="0066059A" w:rsidP="0066059A"/>
        </w:tc>
        <w:tc>
          <w:tcPr>
            <w:tcW w:w="1225" w:type="dxa"/>
          </w:tcPr>
          <w:p w14:paraId="31C6C049" w14:textId="77777777" w:rsidR="0066059A" w:rsidRDefault="0066059A" w:rsidP="0066059A"/>
        </w:tc>
        <w:tc>
          <w:tcPr>
            <w:tcW w:w="1218" w:type="dxa"/>
          </w:tcPr>
          <w:p w14:paraId="30CB7588" w14:textId="77777777" w:rsidR="0066059A" w:rsidRDefault="0066059A" w:rsidP="0066059A"/>
        </w:tc>
        <w:tc>
          <w:tcPr>
            <w:tcW w:w="1354" w:type="dxa"/>
          </w:tcPr>
          <w:p w14:paraId="0868A10D" w14:textId="77777777" w:rsidR="0066059A" w:rsidRDefault="0066059A" w:rsidP="0066059A"/>
        </w:tc>
      </w:tr>
      <w:tr w:rsidR="0066059A" w14:paraId="1DEB7770" w14:textId="77777777" w:rsidTr="006154DB">
        <w:tc>
          <w:tcPr>
            <w:tcW w:w="729" w:type="dxa"/>
          </w:tcPr>
          <w:p w14:paraId="1333B708" w14:textId="77777777" w:rsidR="0066059A" w:rsidRDefault="0066059A" w:rsidP="0066059A"/>
        </w:tc>
        <w:tc>
          <w:tcPr>
            <w:tcW w:w="837" w:type="dxa"/>
          </w:tcPr>
          <w:p w14:paraId="4201673A" w14:textId="77777777" w:rsidR="0066059A" w:rsidRDefault="0066059A" w:rsidP="0066059A"/>
        </w:tc>
        <w:tc>
          <w:tcPr>
            <w:tcW w:w="5093" w:type="dxa"/>
          </w:tcPr>
          <w:p w14:paraId="4AE1F430" w14:textId="77777777" w:rsidR="0066059A" w:rsidRDefault="0066059A" w:rsidP="0066059A"/>
        </w:tc>
        <w:tc>
          <w:tcPr>
            <w:tcW w:w="1225" w:type="dxa"/>
          </w:tcPr>
          <w:p w14:paraId="5961A04A" w14:textId="77777777" w:rsidR="0066059A" w:rsidRDefault="0066059A" w:rsidP="0066059A"/>
        </w:tc>
        <w:tc>
          <w:tcPr>
            <w:tcW w:w="1218" w:type="dxa"/>
          </w:tcPr>
          <w:p w14:paraId="114F2255" w14:textId="77777777" w:rsidR="0066059A" w:rsidRDefault="0066059A" w:rsidP="0066059A"/>
        </w:tc>
        <w:tc>
          <w:tcPr>
            <w:tcW w:w="1354" w:type="dxa"/>
          </w:tcPr>
          <w:p w14:paraId="23E4DC7D" w14:textId="77777777" w:rsidR="0066059A" w:rsidRDefault="0066059A" w:rsidP="0066059A"/>
        </w:tc>
      </w:tr>
      <w:tr w:rsidR="0066059A" w14:paraId="756B5AEE" w14:textId="77777777" w:rsidTr="006154DB">
        <w:tc>
          <w:tcPr>
            <w:tcW w:w="729" w:type="dxa"/>
          </w:tcPr>
          <w:p w14:paraId="6D51B6DC" w14:textId="77777777" w:rsidR="0066059A" w:rsidRDefault="0066059A" w:rsidP="0066059A"/>
        </w:tc>
        <w:tc>
          <w:tcPr>
            <w:tcW w:w="837" w:type="dxa"/>
          </w:tcPr>
          <w:p w14:paraId="72E11872" w14:textId="77777777" w:rsidR="0066059A" w:rsidRDefault="0066059A" w:rsidP="0066059A"/>
        </w:tc>
        <w:tc>
          <w:tcPr>
            <w:tcW w:w="5093" w:type="dxa"/>
          </w:tcPr>
          <w:p w14:paraId="4073B74A" w14:textId="77777777" w:rsidR="0066059A" w:rsidRDefault="0066059A" w:rsidP="0066059A"/>
        </w:tc>
        <w:tc>
          <w:tcPr>
            <w:tcW w:w="1225" w:type="dxa"/>
          </w:tcPr>
          <w:p w14:paraId="324B5EAF" w14:textId="77777777" w:rsidR="0066059A" w:rsidRDefault="0066059A" w:rsidP="0066059A"/>
        </w:tc>
        <w:tc>
          <w:tcPr>
            <w:tcW w:w="1218" w:type="dxa"/>
          </w:tcPr>
          <w:p w14:paraId="107C4063" w14:textId="77777777" w:rsidR="0066059A" w:rsidRDefault="0066059A" w:rsidP="0066059A"/>
        </w:tc>
        <w:tc>
          <w:tcPr>
            <w:tcW w:w="1354" w:type="dxa"/>
          </w:tcPr>
          <w:p w14:paraId="09BEBD28" w14:textId="77777777" w:rsidR="0066059A" w:rsidRDefault="0066059A" w:rsidP="0066059A"/>
        </w:tc>
      </w:tr>
      <w:tr w:rsidR="0066059A" w14:paraId="6D2AD88D" w14:textId="77777777" w:rsidTr="006154DB">
        <w:tc>
          <w:tcPr>
            <w:tcW w:w="729" w:type="dxa"/>
          </w:tcPr>
          <w:p w14:paraId="328C4D87" w14:textId="77777777" w:rsidR="0066059A" w:rsidRDefault="0066059A" w:rsidP="0066059A"/>
        </w:tc>
        <w:tc>
          <w:tcPr>
            <w:tcW w:w="837" w:type="dxa"/>
          </w:tcPr>
          <w:p w14:paraId="4B8711A1" w14:textId="77777777" w:rsidR="0066059A" w:rsidRDefault="0066059A" w:rsidP="0066059A"/>
        </w:tc>
        <w:tc>
          <w:tcPr>
            <w:tcW w:w="5093" w:type="dxa"/>
          </w:tcPr>
          <w:p w14:paraId="17BC224F" w14:textId="77777777" w:rsidR="0066059A" w:rsidRDefault="0066059A" w:rsidP="0066059A"/>
        </w:tc>
        <w:tc>
          <w:tcPr>
            <w:tcW w:w="1225" w:type="dxa"/>
          </w:tcPr>
          <w:p w14:paraId="277CFBDB" w14:textId="77777777" w:rsidR="0066059A" w:rsidRDefault="0066059A" w:rsidP="0066059A"/>
        </w:tc>
        <w:tc>
          <w:tcPr>
            <w:tcW w:w="1218" w:type="dxa"/>
          </w:tcPr>
          <w:p w14:paraId="00D6BB28" w14:textId="77777777" w:rsidR="0066059A" w:rsidRDefault="0066059A" w:rsidP="0066059A"/>
        </w:tc>
        <w:tc>
          <w:tcPr>
            <w:tcW w:w="1354" w:type="dxa"/>
          </w:tcPr>
          <w:p w14:paraId="48D6A2A8" w14:textId="77777777" w:rsidR="0066059A" w:rsidRDefault="0066059A" w:rsidP="0066059A"/>
        </w:tc>
      </w:tr>
      <w:tr w:rsidR="0066059A" w14:paraId="33F44DF1" w14:textId="77777777" w:rsidTr="006154DB">
        <w:tc>
          <w:tcPr>
            <w:tcW w:w="729" w:type="dxa"/>
          </w:tcPr>
          <w:p w14:paraId="1FC29681" w14:textId="77777777" w:rsidR="0066059A" w:rsidRDefault="0066059A" w:rsidP="0066059A"/>
        </w:tc>
        <w:tc>
          <w:tcPr>
            <w:tcW w:w="837" w:type="dxa"/>
          </w:tcPr>
          <w:p w14:paraId="0714A151" w14:textId="77777777" w:rsidR="0066059A" w:rsidRDefault="0066059A" w:rsidP="0066059A"/>
        </w:tc>
        <w:tc>
          <w:tcPr>
            <w:tcW w:w="5093" w:type="dxa"/>
          </w:tcPr>
          <w:p w14:paraId="3D7D5AB8" w14:textId="77777777" w:rsidR="0066059A" w:rsidRDefault="0066059A" w:rsidP="0066059A"/>
        </w:tc>
        <w:tc>
          <w:tcPr>
            <w:tcW w:w="1225" w:type="dxa"/>
          </w:tcPr>
          <w:p w14:paraId="0D0E2AD3" w14:textId="77777777" w:rsidR="0066059A" w:rsidRDefault="0066059A" w:rsidP="0066059A"/>
        </w:tc>
        <w:tc>
          <w:tcPr>
            <w:tcW w:w="1218" w:type="dxa"/>
          </w:tcPr>
          <w:p w14:paraId="738D9C4B" w14:textId="77777777" w:rsidR="0066059A" w:rsidRDefault="0066059A" w:rsidP="0066059A"/>
        </w:tc>
        <w:tc>
          <w:tcPr>
            <w:tcW w:w="1354" w:type="dxa"/>
          </w:tcPr>
          <w:p w14:paraId="1AB1D991" w14:textId="77777777" w:rsidR="0066059A" w:rsidRDefault="0066059A" w:rsidP="0066059A"/>
        </w:tc>
      </w:tr>
      <w:tr w:rsidR="0066059A" w14:paraId="0903FD89" w14:textId="77777777" w:rsidTr="006154DB">
        <w:tc>
          <w:tcPr>
            <w:tcW w:w="729" w:type="dxa"/>
          </w:tcPr>
          <w:p w14:paraId="3E5EEE38" w14:textId="77777777" w:rsidR="0066059A" w:rsidRDefault="0066059A" w:rsidP="0066059A"/>
        </w:tc>
        <w:tc>
          <w:tcPr>
            <w:tcW w:w="837" w:type="dxa"/>
          </w:tcPr>
          <w:p w14:paraId="5AE5A1C0" w14:textId="77777777" w:rsidR="0066059A" w:rsidRDefault="0066059A" w:rsidP="0066059A"/>
        </w:tc>
        <w:tc>
          <w:tcPr>
            <w:tcW w:w="5093" w:type="dxa"/>
          </w:tcPr>
          <w:p w14:paraId="367B2090" w14:textId="77777777" w:rsidR="0066059A" w:rsidRDefault="0066059A" w:rsidP="0066059A"/>
        </w:tc>
        <w:tc>
          <w:tcPr>
            <w:tcW w:w="1225" w:type="dxa"/>
          </w:tcPr>
          <w:p w14:paraId="2C9CF7AD" w14:textId="77777777" w:rsidR="0066059A" w:rsidRDefault="0066059A" w:rsidP="0066059A"/>
        </w:tc>
        <w:tc>
          <w:tcPr>
            <w:tcW w:w="1218" w:type="dxa"/>
          </w:tcPr>
          <w:p w14:paraId="1CD666A4" w14:textId="77777777" w:rsidR="0066059A" w:rsidRDefault="0066059A" w:rsidP="0066059A"/>
        </w:tc>
        <w:tc>
          <w:tcPr>
            <w:tcW w:w="1354" w:type="dxa"/>
          </w:tcPr>
          <w:p w14:paraId="682C5D4B" w14:textId="77777777" w:rsidR="0066059A" w:rsidRDefault="0066059A" w:rsidP="0066059A"/>
        </w:tc>
      </w:tr>
      <w:tr w:rsidR="0066059A" w14:paraId="6AD24087" w14:textId="77777777" w:rsidTr="006154DB">
        <w:tc>
          <w:tcPr>
            <w:tcW w:w="729" w:type="dxa"/>
          </w:tcPr>
          <w:p w14:paraId="5D67778A" w14:textId="77777777" w:rsidR="0066059A" w:rsidRDefault="0066059A" w:rsidP="0066059A"/>
        </w:tc>
        <w:tc>
          <w:tcPr>
            <w:tcW w:w="837" w:type="dxa"/>
          </w:tcPr>
          <w:p w14:paraId="6561D6E7" w14:textId="77777777" w:rsidR="0066059A" w:rsidRDefault="0066059A" w:rsidP="0066059A"/>
        </w:tc>
        <w:tc>
          <w:tcPr>
            <w:tcW w:w="5093" w:type="dxa"/>
          </w:tcPr>
          <w:p w14:paraId="757E39BA" w14:textId="77777777" w:rsidR="0066059A" w:rsidRDefault="0066059A" w:rsidP="0066059A"/>
        </w:tc>
        <w:tc>
          <w:tcPr>
            <w:tcW w:w="1225" w:type="dxa"/>
          </w:tcPr>
          <w:p w14:paraId="06797E4C" w14:textId="77777777" w:rsidR="0066059A" w:rsidRDefault="0066059A" w:rsidP="0066059A"/>
        </w:tc>
        <w:tc>
          <w:tcPr>
            <w:tcW w:w="1218" w:type="dxa"/>
          </w:tcPr>
          <w:p w14:paraId="7DEEE879" w14:textId="77777777" w:rsidR="0066059A" w:rsidRDefault="0066059A" w:rsidP="0066059A"/>
        </w:tc>
        <w:tc>
          <w:tcPr>
            <w:tcW w:w="1354" w:type="dxa"/>
          </w:tcPr>
          <w:p w14:paraId="51595301" w14:textId="77777777" w:rsidR="0066059A" w:rsidRDefault="0066059A" w:rsidP="0066059A"/>
        </w:tc>
      </w:tr>
      <w:tr w:rsidR="0066059A" w14:paraId="1578CFFE" w14:textId="77777777" w:rsidTr="006154DB">
        <w:tc>
          <w:tcPr>
            <w:tcW w:w="729" w:type="dxa"/>
          </w:tcPr>
          <w:p w14:paraId="79222AD6" w14:textId="77777777" w:rsidR="0066059A" w:rsidRDefault="0066059A" w:rsidP="0066059A"/>
        </w:tc>
        <w:tc>
          <w:tcPr>
            <w:tcW w:w="837" w:type="dxa"/>
          </w:tcPr>
          <w:p w14:paraId="2ED24B2E" w14:textId="77777777" w:rsidR="0066059A" w:rsidRDefault="0066059A" w:rsidP="0066059A"/>
        </w:tc>
        <w:tc>
          <w:tcPr>
            <w:tcW w:w="5093" w:type="dxa"/>
          </w:tcPr>
          <w:p w14:paraId="549AEBB7" w14:textId="77777777" w:rsidR="0066059A" w:rsidRDefault="0066059A" w:rsidP="0066059A"/>
        </w:tc>
        <w:tc>
          <w:tcPr>
            <w:tcW w:w="1225" w:type="dxa"/>
          </w:tcPr>
          <w:p w14:paraId="5651BAAC" w14:textId="77777777" w:rsidR="0066059A" w:rsidRDefault="0066059A" w:rsidP="0066059A"/>
        </w:tc>
        <w:tc>
          <w:tcPr>
            <w:tcW w:w="1218" w:type="dxa"/>
          </w:tcPr>
          <w:p w14:paraId="1873479B" w14:textId="77777777" w:rsidR="0066059A" w:rsidRDefault="0066059A" w:rsidP="0066059A"/>
        </w:tc>
        <w:tc>
          <w:tcPr>
            <w:tcW w:w="1354" w:type="dxa"/>
          </w:tcPr>
          <w:p w14:paraId="198EC719" w14:textId="77777777" w:rsidR="0066059A" w:rsidRDefault="0066059A" w:rsidP="0066059A"/>
        </w:tc>
      </w:tr>
    </w:tbl>
    <w:sdt>
      <w:sdtPr>
        <w:rPr>
          <w:rFonts w:asciiTheme="minorHAnsi" w:eastAsiaTheme="minorEastAsia" w:hAnsiTheme="minorHAnsi" w:cstheme="minorBidi"/>
          <w:color w:val="auto"/>
          <w:kern w:val="2"/>
          <w:sz w:val="21"/>
          <w:szCs w:val="21"/>
          <w:lang w:val="ja-JP"/>
        </w:rPr>
        <w:id w:val="797027896"/>
        <w:docPartObj>
          <w:docPartGallery w:val="Table of Contents"/>
          <w:docPartUnique/>
        </w:docPartObj>
      </w:sdtPr>
      <w:sdtEndPr>
        <w:rPr>
          <w:b/>
          <w:bCs/>
        </w:rPr>
      </w:sdtEndPr>
      <w:sdtContent>
        <w:p w14:paraId="1389F90B" w14:textId="0849F174" w:rsidR="00E46189" w:rsidRDefault="00E46189">
          <w:pPr>
            <w:pStyle w:val="a5"/>
          </w:pPr>
          <w:r>
            <w:rPr>
              <w:lang w:val="ja-JP"/>
            </w:rPr>
            <w:t>目次</w:t>
          </w:r>
        </w:p>
        <w:bookmarkStart w:id="0" w:name="_Hlt232628540"/>
        <w:bookmarkStart w:id="1" w:name="_Hlt232628539"/>
        <w:p w14:paraId="4E283F45" w14:textId="670FA647" w:rsidR="0072435F" w:rsidRDefault="004B1BF1">
          <w:pPr>
            <w:pStyle w:val="11"/>
            <w:tabs>
              <w:tab w:val="left" w:pos="420"/>
              <w:tab w:val="right" w:leader="dot" w:pos="10456"/>
            </w:tabs>
            <w:rPr>
              <w:noProof/>
              <w:szCs w:val="24"/>
              <w14:ligatures w14:val="standardContextual"/>
            </w:rPr>
          </w:pPr>
          <w:r>
            <w:fldChar w:fldCharType="begin"/>
          </w:r>
          <w:bookmarkEnd w:id="0"/>
          <w:bookmarkEnd w:id="1"/>
          <w:r>
            <w:instrText xml:space="preserve"> TOC \o "1-4" \h \z \u </w:instrText>
          </w:r>
          <w:r>
            <w:fldChar w:fldCharType="separate"/>
          </w:r>
          <w:hyperlink w:anchor="_Toc234940398" w:history="1">
            <w:r w:rsidR="0072435F" w:rsidRPr="00790939">
              <w:rPr>
                <w:rStyle w:val="a6"/>
                <w:noProof/>
              </w:rPr>
              <w:t>1</w:t>
            </w:r>
            <w:r w:rsidR="0072435F">
              <w:rPr>
                <w:noProof/>
                <w:szCs w:val="24"/>
                <w14:ligatures w14:val="standardContextual"/>
              </w:rPr>
              <w:tab/>
            </w:r>
            <w:r w:rsidR="0072435F" w:rsidRPr="00790939">
              <w:rPr>
                <w:rStyle w:val="a6"/>
                <w:noProof/>
              </w:rPr>
              <w:t>全体仕様概要</w:t>
            </w:r>
            <w:r w:rsidR="0072435F">
              <w:rPr>
                <w:noProof/>
                <w:webHidden/>
              </w:rPr>
              <w:tab/>
            </w:r>
            <w:r w:rsidR="0072435F">
              <w:rPr>
                <w:noProof/>
                <w:webHidden/>
              </w:rPr>
              <w:fldChar w:fldCharType="begin"/>
            </w:r>
            <w:r w:rsidR="0072435F">
              <w:rPr>
                <w:noProof/>
                <w:webHidden/>
              </w:rPr>
              <w:instrText xml:space="preserve"> PAGEREF _Toc234940398 \h </w:instrText>
            </w:r>
            <w:r w:rsidR="0072435F">
              <w:rPr>
                <w:noProof/>
                <w:webHidden/>
              </w:rPr>
            </w:r>
            <w:r w:rsidR="0072435F">
              <w:rPr>
                <w:noProof/>
                <w:webHidden/>
              </w:rPr>
              <w:fldChar w:fldCharType="separate"/>
            </w:r>
            <w:r w:rsidR="0072435F">
              <w:rPr>
                <w:noProof/>
                <w:webHidden/>
              </w:rPr>
              <w:t>1</w:t>
            </w:r>
            <w:r w:rsidR="0072435F">
              <w:rPr>
                <w:noProof/>
                <w:webHidden/>
              </w:rPr>
              <w:fldChar w:fldCharType="end"/>
            </w:r>
          </w:hyperlink>
        </w:p>
        <w:p w14:paraId="791027AF" w14:textId="4565B13E" w:rsidR="0072435F" w:rsidRDefault="0072435F">
          <w:pPr>
            <w:pStyle w:val="2"/>
            <w:tabs>
              <w:tab w:val="left" w:pos="840"/>
              <w:tab w:val="right" w:leader="dot" w:pos="10456"/>
            </w:tabs>
            <w:rPr>
              <w:noProof/>
              <w:szCs w:val="24"/>
              <w14:ligatures w14:val="standardContextual"/>
            </w:rPr>
          </w:pPr>
          <w:hyperlink w:anchor="_Toc234940399" w:history="1">
            <w:r w:rsidRPr="00790939">
              <w:rPr>
                <w:rStyle w:val="a6"/>
                <w:noProof/>
              </w:rPr>
              <w:t>1.1</w:t>
            </w:r>
            <w:r>
              <w:rPr>
                <w:noProof/>
                <w:szCs w:val="24"/>
                <w14:ligatures w14:val="standardContextual"/>
              </w:rPr>
              <w:tab/>
            </w:r>
            <w:r w:rsidRPr="00790939">
              <w:rPr>
                <w:rStyle w:val="a6"/>
                <w:noProof/>
              </w:rPr>
              <w:t>システム概要</w:t>
            </w:r>
            <w:r>
              <w:rPr>
                <w:noProof/>
                <w:webHidden/>
              </w:rPr>
              <w:tab/>
            </w:r>
            <w:r>
              <w:rPr>
                <w:noProof/>
                <w:webHidden/>
              </w:rPr>
              <w:fldChar w:fldCharType="begin"/>
            </w:r>
            <w:r>
              <w:rPr>
                <w:noProof/>
                <w:webHidden/>
              </w:rPr>
              <w:instrText xml:space="preserve"> PAGEREF _Toc234940399 \h </w:instrText>
            </w:r>
            <w:r>
              <w:rPr>
                <w:noProof/>
                <w:webHidden/>
              </w:rPr>
            </w:r>
            <w:r>
              <w:rPr>
                <w:noProof/>
                <w:webHidden/>
              </w:rPr>
              <w:fldChar w:fldCharType="separate"/>
            </w:r>
            <w:r>
              <w:rPr>
                <w:noProof/>
                <w:webHidden/>
              </w:rPr>
              <w:t>1</w:t>
            </w:r>
            <w:r>
              <w:rPr>
                <w:noProof/>
                <w:webHidden/>
              </w:rPr>
              <w:fldChar w:fldCharType="end"/>
            </w:r>
          </w:hyperlink>
        </w:p>
        <w:p w14:paraId="7BCF5ACF" w14:textId="5C1C81C8" w:rsidR="0072435F" w:rsidRDefault="0072435F">
          <w:pPr>
            <w:pStyle w:val="2"/>
            <w:tabs>
              <w:tab w:val="left" w:pos="840"/>
              <w:tab w:val="right" w:leader="dot" w:pos="10456"/>
            </w:tabs>
            <w:rPr>
              <w:noProof/>
              <w:szCs w:val="24"/>
              <w14:ligatures w14:val="standardContextual"/>
            </w:rPr>
          </w:pPr>
          <w:hyperlink w:anchor="_Toc234940400" w:history="1">
            <w:r w:rsidRPr="00790939">
              <w:rPr>
                <w:rStyle w:val="a6"/>
                <w:noProof/>
              </w:rPr>
              <w:t>1.2</w:t>
            </w:r>
            <w:r>
              <w:rPr>
                <w:noProof/>
                <w:szCs w:val="24"/>
                <w14:ligatures w14:val="standardContextual"/>
              </w:rPr>
              <w:tab/>
            </w:r>
            <w:r w:rsidRPr="00790939">
              <w:rPr>
                <w:rStyle w:val="a6"/>
                <w:noProof/>
              </w:rPr>
              <w:t>機能範囲</w:t>
            </w:r>
            <w:r>
              <w:rPr>
                <w:noProof/>
                <w:webHidden/>
              </w:rPr>
              <w:tab/>
            </w:r>
            <w:r>
              <w:rPr>
                <w:noProof/>
                <w:webHidden/>
              </w:rPr>
              <w:fldChar w:fldCharType="begin"/>
            </w:r>
            <w:r>
              <w:rPr>
                <w:noProof/>
                <w:webHidden/>
              </w:rPr>
              <w:instrText xml:space="preserve"> PAGEREF _Toc234940400 \h </w:instrText>
            </w:r>
            <w:r>
              <w:rPr>
                <w:noProof/>
                <w:webHidden/>
              </w:rPr>
            </w:r>
            <w:r>
              <w:rPr>
                <w:noProof/>
                <w:webHidden/>
              </w:rPr>
              <w:fldChar w:fldCharType="separate"/>
            </w:r>
            <w:r>
              <w:rPr>
                <w:noProof/>
                <w:webHidden/>
              </w:rPr>
              <w:t>1</w:t>
            </w:r>
            <w:r>
              <w:rPr>
                <w:noProof/>
                <w:webHidden/>
              </w:rPr>
              <w:fldChar w:fldCharType="end"/>
            </w:r>
          </w:hyperlink>
        </w:p>
        <w:p w14:paraId="5CDBA92A" w14:textId="741ECE49" w:rsidR="0072435F" w:rsidRDefault="0072435F">
          <w:pPr>
            <w:pStyle w:val="11"/>
            <w:tabs>
              <w:tab w:val="left" w:pos="420"/>
              <w:tab w:val="right" w:leader="dot" w:pos="10456"/>
            </w:tabs>
            <w:rPr>
              <w:noProof/>
              <w:szCs w:val="24"/>
              <w14:ligatures w14:val="standardContextual"/>
            </w:rPr>
          </w:pPr>
          <w:hyperlink w:anchor="_Toc234940401" w:history="1">
            <w:r w:rsidRPr="00790939">
              <w:rPr>
                <w:rStyle w:val="a6"/>
                <w:noProof/>
              </w:rPr>
              <w:t>2</w:t>
            </w:r>
            <w:r>
              <w:rPr>
                <w:noProof/>
                <w:szCs w:val="24"/>
                <w14:ligatures w14:val="standardContextual"/>
              </w:rPr>
              <w:tab/>
            </w:r>
            <w:r w:rsidRPr="00790939">
              <w:rPr>
                <w:rStyle w:val="a6"/>
                <w:noProof/>
              </w:rPr>
              <w:t>テーブルレイアウト</w:t>
            </w:r>
            <w:r>
              <w:rPr>
                <w:noProof/>
                <w:webHidden/>
              </w:rPr>
              <w:tab/>
            </w:r>
            <w:r>
              <w:rPr>
                <w:noProof/>
                <w:webHidden/>
              </w:rPr>
              <w:fldChar w:fldCharType="begin"/>
            </w:r>
            <w:r>
              <w:rPr>
                <w:noProof/>
                <w:webHidden/>
              </w:rPr>
              <w:instrText xml:space="preserve"> PAGEREF _Toc234940401 \h </w:instrText>
            </w:r>
            <w:r>
              <w:rPr>
                <w:noProof/>
                <w:webHidden/>
              </w:rPr>
            </w:r>
            <w:r>
              <w:rPr>
                <w:noProof/>
                <w:webHidden/>
              </w:rPr>
              <w:fldChar w:fldCharType="separate"/>
            </w:r>
            <w:r>
              <w:rPr>
                <w:noProof/>
                <w:webHidden/>
              </w:rPr>
              <w:t>2</w:t>
            </w:r>
            <w:r>
              <w:rPr>
                <w:noProof/>
                <w:webHidden/>
              </w:rPr>
              <w:fldChar w:fldCharType="end"/>
            </w:r>
          </w:hyperlink>
        </w:p>
        <w:p w14:paraId="71F594BC" w14:textId="1AA9D103" w:rsidR="0072435F" w:rsidRDefault="0072435F">
          <w:pPr>
            <w:pStyle w:val="2"/>
            <w:tabs>
              <w:tab w:val="left" w:pos="840"/>
              <w:tab w:val="right" w:leader="dot" w:pos="10456"/>
            </w:tabs>
            <w:rPr>
              <w:noProof/>
              <w:szCs w:val="24"/>
              <w14:ligatures w14:val="standardContextual"/>
            </w:rPr>
          </w:pPr>
          <w:hyperlink w:anchor="_Toc234940402" w:history="1">
            <w:r w:rsidRPr="00790939">
              <w:rPr>
                <w:rStyle w:val="a6"/>
                <w:noProof/>
              </w:rPr>
              <w:t>2.1</w:t>
            </w:r>
            <w:r>
              <w:rPr>
                <w:noProof/>
                <w:szCs w:val="24"/>
                <w14:ligatures w14:val="standardContextual"/>
              </w:rPr>
              <w:tab/>
            </w:r>
            <w:r w:rsidRPr="00790939">
              <w:rPr>
                <w:rStyle w:val="a6"/>
                <w:noProof/>
              </w:rPr>
              <w:t>user table</w:t>
            </w:r>
            <w:r>
              <w:rPr>
                <w:noProof/>
                <w:webHidden/>
              </w:rPr>
              <w:tab/>
            </w:r>
            <w:r>
              <w:rPr>
                <w:noProof/>
                <w:webHidden/>
              </w:rPr>
              <w:fldChar w:fldCharType="begin"/>
            </w:r>
            <w:r>
              <w:rPr>
                <w:noProof/>
                <w:webHidden/>
              </w:rPr>
              <w:instrText xml:space="preserve"> PAGEREF _Toc234940402 \h </w:instrText>
            </w:r>
            <w:r>
              <w:rPr>
                <w:noProof/>
                <w:webHidden/>
              </w:rPr>
            </w:r>
            <w:r>
              <w:rPr>
                <w:noProof/>
                <w:webHidden/>
              </w:rPr>
              <w:fldChar w:fldCharType="separate"/>
            </w:r>
            <w:r>
              <w:rPr>
                <w:noProof/>
                <w:webHidden/>
              </w:rPr>
              <w:t>2</w:t>
            </w:r>
            <w:r>
              <w:rPr>
                <w:noProof/>
                <w:webHidden/>
              </w:rPr>
              <w:fldChar w:fldCharType="end"/>
            </w:r>
          </w:hyperlink>
        </w:p>
        <w:p w14:paraId="7557E063" w14:textId="210CC964" w:rsidR="0072435F" w:rsidRDefault="0072435F">
          <w:pPr>
            <w:pStyle w:val="2"/>
            <w:tabs>
              <w:tab w:val="left" w:pos="840"/>
              <w:tab w:val="right" w:leader="dot" w:pos="10456"/>
            </w:tabs>
            <w:rPr>
              <w:noProof/>
              <w:szCs w:val="24"/>
              <w14:ligatures w14:val="standardContextual"/>
            </w:rPr>
          </w:pPr>
          <w:hyperlink w:anchor="_Toc234940403" w:history="1">
            <w:r w:rsidRPr="00790939">
              <w:rPr>
                <w:rStyle w:val="a6"/>
                <w:noProof/>
              </w:rPr>
              <w:t>2.2</w:t>
            </w:r>
            <w:r>
              <w:rPr>
                <w:noProof/>
                <w:szCs w:val="24"/>
                <w14:ligatures w14:val="standardContextual"/>
              </w:rPr>
              <w:tab/>
            </w:r>
            <w:r w:rsidRPr="00790939">
              <w:rPr>
                <w:rStyle w:val="a6"/>
                <w:noProof/>
              </w:rPr>
              <w:t>facility table</w:t>
            </w:r>
            <w:r>
              <w:rPr>
                <w:noProof/>
                <w:webHidden/>
              </w:rPr>
              <w:tab/>
            </w:r>
            <w:r>
              <w:rPr>
                <w:noProof/>
                <w:webHidden/>
              </w:rPr>
              <w:fldChar w:fldCharType="begin"/>
            </w:r>
            <w:r>
              <w:rPr>
                <w:noProof/>
                <w:webHidden/>
              </w:rPr>
              <w:instrText xml:space="preserve"> PAGEREF _Toc234940403 \h </w:instrText>
            </w:r>
            <w:r>
              <w:rPr>
                <w:noProof/>
                <w:webHidden/>
              </w:rPr>
            </w:r>
            <w:r>
              <w:rPr>
                <w:noProof/>
                <w:webHidden/>
              </w:rPr>
              <w:fldChar w:fldCharType="separate"/>
            </w:r>
            <w:r>
              <w:rPr>
                <w:noProof/>
                <w:webHidden/>
              </w:rPr>
              <w:t>2</w:t>
            </w:r>
            <w:r>
              <w:rPr>
                <w:noProof/>
                <w:webHidden/>
              </w:rPr>
              <w:fldChar w:fldCharType="end"/>
            </w:r>
          </w:hyperlink>
        </w:p>
        <w:p w14:paraId="47482BFA" w14:textId="6EC4E4EA" w:rsidR="0072435F" w:rsidRDefault="0072435F">
          <w:pPr>
            <w:pStyle w:val="2"/>
            <w:tabs>
              <w:tab w:val="left" w:pos="840"/>
              <w:tab w:val="right" w:leader="dot" w:pos="10456"/>
            </w:tabs>
            <w:rPr>
              <w:noProof/>
              <w:szCs w:val="24"/>
              <w14:ligatures w14:val="standardContextual"/>
            </w:rPr>
          </w:pPr>
          <w:hyperlink w:anchor="_Toc234940404" w:history="1">
            <w:r w:rsidRPr="00790939">
              <w:rPr>
                <w:rStyle w:val="a6"/>
                <w:noProof/>
              </w:rPr>
              <w:t>2.3</w:t>
            </w:r>
            <w:r>
              <w:rPr>
                <w:noProof/>
                <w:szCs w:val="24"/>
                <w14:ligatures w14:val="standardContextual"/>
              </w:rPr>
              <w:tab/>
            </w:r>
            <w:r w:rsidRPr="00790939">
              <w:rPr>
                <w:rStyle w:val="a6"/>
                <w:noProof/>
              </w:rPr>
              <w:t>reservation table</w:t>
            </w:r>
            <w:r>
              <w:rPr>
                <w:noProof/>
                <w:webHidden/>
              </w:rPr>
              <w:tab/>
            </w:r>
            <w:r>
              <w:rPr>
                <w:noProof/>
                <w:webHidden/>
              </w:rPr>
              <w:fldChar w:fldCharType="begin"/>
            </w:r>
            <w:r>
              <w:rPr>
                <w:noProof/>
                <w:webHidden/>
              </w:rPr>
              <w:instrText xml:space="preserve"> PAGEREF _Toc234940404 \h </w:instrText>
            </w:r>
            <w:r>
              <w:rPr>
                <w:noProof/>
                <w:webHidden/>
              </w:rPr>
            </w:r>
            <w:r>
              <w:rPr>
                <w:noProof/>
                <w:webHidden/>
              </w:rPr>
              <w:fldChar w:fldCharType="separate"/>
            </w:r>
            <w:r>
              <w:rPr>
                <w:noProof/>
                <w:webHidden/>
              </w:rPr>
              <w:t>3</w:t>
            </w:r>
            <w:r>
              <w:rPr>
                <w:noProof/>
                <w:webHidden/>
              </w:rPr>
              <w:fldChar w:fldCharType="end"/>
            </w:r>
          </w:hyperlink>
        </w:p>
        <w:p w14:paraId="36CBF2F5" w14:textId="0BDD1540" w:rsidR="0072435F" w:rsidRDefault="0072435F">
          <w:pPr>
            <w:pStyle w:val="11"/>
            <w:tabs>
              <w:tab w:val="left" w:pos="420"/>
              <w:tab w:val="right" w:leader="dot" w:pos="10456"/>
            </w:tabs>
            <w:rPr>
              <w:noProof/>
              <w:szCs w:val="24"/>
              <w14:ligatures w14:val="standardContextual"/>
            </w:rPr>
          </w:pPr>
          <w:hyperlink w:anchor="_Toc234940405" w:history="1">
            <w:r w:rsidRPr="00790939">
              <w:rPr>
                <w:rStyle w:val="a6"/>
                <w:noProof/>
              </w:rPr>
              <w:t>3</w:t>
            </w:r>
            <w:r>
              <w:rPr>
                <w:noProof/>
                <w:szCs w:val="24"/>
                <w14:ligatures w14:val="standardContextual"/>
              </w:rPr>
              <w:tab/>
            </w:r>
            <w:r w:rsidRPr="00790939">
              <w:rPr>
                <w:rStyle w:val="a6"/>
                <w:noProof/>
              </w:rPr>
              <w:t>画面レイアウト</w:t>
            </w:r>
            <w:r>
              <w:rPr>
                <w:noProof/>
                <w:webHidden/>
              </w:rPr>
              <w:tab/>
            </w:r>
            <w:r>
              <w:rPr>
                <w:noProof/>
                <w:webHidden/>
              </w:rPr>
              <w:fldChar w:fldCharType="begin"/>
            </w:r>
            <w:r>
              <w:rPr>
                <w:noProof/>
                <w:webHidden/>
              </w:rPr>
              <w:instrText xml:space="preserve"> PAGEREF _Toc234940405 \h </w:instrText>
            </w:r>
            <w:r>
              <w:rPr>
                <w:noProof/>
                <w:webHidden/>
              </w:rPr>
            </w:r>
            <w:r>
              <w:rPr>
                <w:noProof/>
                <w:webHidden/>
              </w:rPr>
              <w:fldChar w:fldCharType="separate"/>
            </w:r>
            <w:r>
              <w:rPr>
                <w:noProof/>
                <w:webHidden/>
              </w:rPr>
              <w:t>4</w:t>
            </w:r>
            <w:r>
              <w:rPr>
                <w:noProof/>
                <w:webHidden/>
              </w:rPr>
              <w:fldChar w:fldCharType="end"/>
            </w:r>
          </w:hyperlink>
        </w:p>
        <w:p w14:paraId="49347260" w14:textId="731DC9B7" w:rsidR="0072435F" w:rsidRDefault="0072435F">
          <w:pPr>
            <w:pStyle w:val="2"/>
            <w:tabs>
              <w:tab w:val="left" w:pos="840"/>
              <w:tab w:val="right" w:leader="dot" w:pos="10456"/>
            </w:tabs>
            <w:rPr>
              <w:noProof/>
              <w:szCs w:val="24"/>
              <w14:ligatures w14:val="standardContextual"/>
            </w:rPr>
          </w:pPr>
          <w:hyperlink w:anchor="_Toc234940406" w:history="1">
            <w:r w:rsidRPr="00790939">
              <w:rPr>
                <w:rStyle w:val="a6"/>
                <w:noProof/>
              </w:rPr>
              <w:t>3.1</w:t>
            </w:r>
            <w:r>
              <w:rPr>
                <w:noProof/>
                <w:szCs w:val="24"/>
                <w14:ligatures w14:val="standardContextual"/>
              </w:rPr>
              <w:tab/>
            </w:r>
            <w:r w:rsidRPr="00790939">
              <w:rPr>
                <w:rStyle w:val="a6"/>
                <w:noProof/>
              </w:rPr>
              <w:t>MainFrame</w:t>
            </w:r>
            <w:r>
              <w:rPr>
                <w:noProof/>
                <w:webHidden/>
              </w:rPr>
              <w:tab/>
            </w:r>
            <w:r>
              <w:rPr>
                <w:noProof/>
                <w:webHidden/>
              </w:rPr>
              <w:fldChar w:fldCharType="begin"/>
            </w:r>
            <w:r>
              <w:rPr>
                <w:noProof/>
                <w:webHidden/>
              </w:rPr>
              <w:instrText xml:space="preserve"> PAGEREF _Toc234940406 \h </w:instrText>
            </w:r>
            <w:r>
              <w:rPr>
                <w:noProof/>
                <w:webHidden/>
              </w:rPr>
            </w:r>
            <w:r>
              <w:rPr>
                <w:noProof/>
                <w:webHidden/>
              </w:rPr>
              <w:fldChar w:fldCharType="separate"/>
            </w:r>
            <w:r>
              <w:rPr>
                <w:noProof/>
                <w:webHidden/>
              </w:rPr>
              <w:t>4</w:t>
            </w:r>
            <w:r>
              <w:rPr>
                <w:noProof/>
                <w:webHidden/>
              </w:rPr>
              <w:fldChar w:fldCharType="end"/>
            </w:r>
          </w:hyperlink>
        </w:p>
        <w:p w14:paraId="7C14B0C0" w14:textId="50836E4A" w:rsidR="0072435F" w:rsidRDefault="0072435F">
          <w:pPr>
            <w:pStyle w:val="3"/>
            <w:tabs>
              <w:tab w:val="left" w:pos="1260"/>
              <w:tab w:val="right" w:leader="dot" w:pos="10456"/>
            </w:tabs>
            <w:rPr>
              <w:noProof/>
              <w:szCs w:val="24"/>
              <w14:ligatures w14:val="standardContextual"/>
            </w:rPr>
          </w:pPr>
          <w:hyperlink w:anchor="_Toc234940407" w:history="1">
            <w:r w:rsidRPr="00790939">
              <w:rPr>
                <w:rStyle w:val="a6"/>
                <w:noProof/>
              </w:rPr>
              <w:t>3.1.1</w:t>
            </w:r>
            <w:r>
              <w:rPr>
                <w:noProof/>
                <w:szCs w:val="24"/>
                <w14:ligatures w14:val="standardContextual"/>
              </w:rPr>
              <w:tab/>
            </w:r>
            <w:r w:rsidRPr="00790939">
              <w:rPr>
                <w:rStyle w:val="a6"/>
                <w:noProof/>
              </w:rPr>
              <w:t>MainFrame</w:t>
            </w:r>
            <w:r>
              <w:rPr>
                <w:noProof/>
                <w:webHidden/>
              </w:rPr>
              <w:tab/>
            </w:r>
            <w:r>
              <w:rPr>
                <w:noProof/>
                <w:webHidden/>
              </w:rPr>
              <w:fldChar w:fldCharType="begin"/>
            </w:r>
            <w:r>
              <w:rPr>
                <w:noProof/>
                <w:webHidden/>
              </w:rPr>
              <w:instrText xml:space="preserve"> PAGEREF _Toc234940407 \h </w:instrText>
            </w:r>
            <w:r>
              <w:rPr>
                <w:noProof/>
                <w:webHidden/>
              </w:rPr>
            </w:r>
            <w:r>
              <w:rPr>
                <w:noProof/>
                <w:webHidden/>
              </w:rPr>
              <w:fldChar w:fldCharType="separate"/>
            </w:r>
            <w:r>
              <w:rPr>
                <w:noProof/>
                <w:webHidden/>
              </w:rPr>
              <w:t>4</w:t>
            </w:r>
            <w:r>
              <w:rPr>
                <w:noProof/>
                <w:webHidden/>
              </w:rPr>
              <w:fldChar w:fldCharType="end"/>
            </w:r>
          </w:hyperlink>
        </w:p>
        <w:p w14:paraId="40CDBAD3" w14:textId="50414BA1" w:rsidR="0072435F" w:rsidRDefault="0072435F">
          <w:pPr>
            <w:pStyle w:val="3"/>
            <w:tabs>
              <w:tab w:val="left" w:pos="1260"/>
              <w:tab w:val="right" w:leader="dot" w:pos="10456"/>
            </w:tabs>
            <w:rPr>
              <w:noProof/>
              <w:szCs w:val="24"/>
              <w14:ligatures w14:val="standardContextual"/>
            </w:rPr>
          </w:pPr>
          <w:hyperlink w:anchor="_Toc234940408" w:history="1">
            <w:r w:rsidRPr="00790939">
              <w:rPr>
                <w:rStyle w:val="a6"/>
                <w:noProof/>
              </w:rPr>
              <w:t>3.1.2</w:t>
            </w:r>
            <w:r>
              <w:rPr>
                <w:noProof/>
                <w:szCs w:val="24"/>
                <w14:ligatures w14:val="standardContextual"/>
              </w:rPr>
              <w:tab/>
            </w:r>
            <w:r w:rsidRPr="00790939">
              <w:rPr>
                <w:rStyle w:val="a6"/>
                <w:noProof/>
              </w:rPr>
              <w:t>ログインID用テキストボックス</w:t>
            </w:r>
            <w:r>
              <w:rPr>
                <w:noProof/>
                <w:webHidden/>
              </w:rPr>
              <w:tab/>
            </w:r>
            <w:r>
              <w:rPr>
                <w:noProof/>
                <w:webHidden/>
              </w:rPr>
              <w:fldChar w:fldCharType="begin"/>
            </w:r>
            <w:r>
              <w:rPr>
                <w:noProof/>
                <w:webHidden/>
              </w:rPr>
              <w:instrText xml:space="preserve"> PAGEREF _Toc234940408 \h </w:instrText>
            </w:r>
            <w:r>
              <w:rPr>
                <w:noProof/>
                <w:webHidden/>
              </w:rPr>
            </w:r>
            <w:r>
              <w:rPr>
                <w:noProof/>
                <w:webHidden/>
              </w:rPr>
              <w:fldChar w:fldCharType="separate"/>
            </w:r>
            <w:r>
              <w:rPr>
                <w:noProof/>
                <w:webHidden/>
              </w:rPr>
              <w:t>4</w:t>
            </w:r>
            <w:r>
              <w:rPr>
                <w:noProof/>
                <w:webHidden/>
              </w:rPr>
              <w:fldChar w:fldCharType="end"/>
            </w:r>
          </w:hyperlink>
        </w:p>
        <w:p w14:paraId="2F84FAE8" w14:textId="2485D7D0" w:rsidR="0072435F" w:rsidRDefault="0072435F">
          <w:pPr>
            <w:pStyle w:val="3"/>
            <w:tabs>
              <w:tab w:val="left" w:pos="1260"/>
              <w:tab w:val="right" w:leader="dot" w:pos="10456"/>
            </w:tabs>
            <w:rPr>
              <w:noProof/>
              <w:szCs w:val="24"/>
              <w14:ligatures w14:val="standardContextual"/>
            </w:rPr>
          </w:pPr>
          <w:hyperlink w:anchor="_Toc234940409" w:history="1">
            <w:r w:rsidRPr="00790939">
              <w:rPr>
                <w:rStyle w:val="a6"/>
                <w:noProof/>
              </w:rPr>
              <w:t>3.1.3</w:t>
            </w:r>
            <w:r>
              <w:rPr>
                <w:noProof/>
                <w:szCs w:val="24"/>
                <w14:ligatures w14:val="standardContextual"/>
              </w:rPr>
              <w:tab/>
            </w:r>
            <w:r w:rsidRPr="00790939">
              <w:rPr>
                <w:rStyle w:val="a6"/>
                <w:noProof/>
              </w:rPr>
              <w:t>結果表示エリア</w:t>
            </w:r>
            <w:r>
              <w:rPr>
                <w:noProof/>
                <w:webHidden/>
              </w:rPr>
              <w:tab/>
            </w:r>
            <w:r>
              <w:rPr>
                <w:noProof/>
                <w:webHidden/>
              </w:rPr>
              <w:fldChar w:fldCharType="begin"/>
            </w:r>
            <w:r>
              <w:rPr>
                <w:noProof/>
                <w:webHidden/>
              </w:rPr>
              <w:instrText xml:space="preserve"> PAGEREF _Toc234940409 \h </w:instrText>
            </w:r>
            <w:r>
              <w:rPr>
                <w:noProof/>
                <w:webHidden/>
              </w:rPr>
            </w:r>
            <w:r>
              <w:rPr>
                <w:noProof/>
                <w:webHidden/>
              </w:rPr>
              <w:fldChar w:fldCharType="separate"/>
            </w:r>
            <w:r>
              <w:rPr>
                <w:noProof/>
                <w:webHidden/>
              </w:rPr>
              <w:t>4</w:t>
            </w:r>
            <w:r>
              <w:rPr>
                <w:noProof/>
                <w:webHidden/>
              </w:rPr>
              <w:fldChar w:fldCharType="end"/>
            </w:r>
          </w:hyperlink>
        </w:p>
        <w:p w14:paraId="13D1B5E4" w14:textId="43A946FB" w:rsidR="0072435F" w:rsidRDefault="0072435F">
          <w:pPr>
            <w:pStyle w:val="3"/>
            <w:tabs>
              <w:tab w:val="left" w:pos="1260"/>
              <w:tab w:val="right" w:leader="dot" w:pos="10456"/>
            </w:tabs>
            <w:rPr>
              <w:noProof/>
              <w:szCs w:val="24"/>
              <w14:ligatures w14:val="standardContextual"/>
            </w:rPr>
          </w:pPr>
          <w:hyperlink w:anchor="_Toc234940412" w:history="1">
            <w:r w:rsidRPr="00790939">
              <w:rPr>
                <w:rStyle w:val="a6"/>
                <w:noProof/>
              </w:rPr>
              <w:t>3.1.4</w:t>
            </w:r>
            <w:r>
              <w:rPr>
                <w:noProof/>
                <w:szCs w:val="24"/>
                <w14:ligatures w14:val="standardContextual"/>
              </w:rPr>
              <w:tab/>
            </w:r>
            <w:r w:rsidRPr="00790939">
              <w:rPr>
                <w:rStyle w:val="a6"/>
                <w:noProof/>
              </w:rPr>
              <w:t>教室選択コンボボックス</w:t>
            </w:r>
            <w:r>
              <w:rPr>
                <w:noProof/>
                <w:webHidden/>
              </w:rPr>
              <w:tab/>
            </w:r>
            <w:r>
              <w:rPr>
                <w:noProof/>
                <w:webHidden/>
              </w:rPr>
              <w:fldChar w:fldCharType="begin"/>
            </w:r>
            <w:r>
              <w:rPr>
                <w:noProof/>
                <w:webHidden/>
              </w:rPr>
              <w:instrText xml:space="preserve"> PAGEREF _Toc234940412 \h </w:instrText>
            </w:r>
            <w:r>
              <w:rPr>
                <w:noProof/>
                <w:webHidden/>
              </w:rPr>
            </w:r>
            <w:r>
              <w:rPr>
                <w:noProof/>
                <w:webHidden/>
              </w:rPr>
              <w:fldChar w:fldCharType="separate"/>
            </w:r>
            <w:r>
              <w:rPr>
                <w:noProof/>
                <w:webHidden/>
              </w:rPr>
              <w:t>7</w:t>
            </w:r>
            <w:r>
              <w:rPr>
                <w:noProof/>
                <w:webHidden/>
              </w:rPr>
              <w:fldChar w:fldCharType="end"/>
            </w:r>
          </w:hyperlink>
        </w:p>
        <w:p w14:paraId="6F3B94D0" w14:textId="4B94B502" w:rsidR="0072435F" w:rsidRDefault="0072435F">
          <w:pPr>
            <w:pStyle w:val="2"/>
            <w:tabs>
              <w:tab w:val="left" w:pos="840"/>
              <w:tab w:val="right" w:leader="dot" w:pos="10456"/>
            </w:tabs>
            <w:rPr>
              <w:noProof/>
              <w:szCs w:val="24"/>
              <w14:ligatures w14:val="standardContextual"/>
            </w:rPr>
          </w:pPr>
          <w:hyperlink w:anchor="_Toc234940413" w:history="1">
            <w:r w:rsidRPr="00790939">
              <w:rPr>
                <w:rStyle w:val="a6"/>
                <w:noProof/>
              </w:rPr>
              <w:t>3.2</w:t>
            </w:r>
            <w:r>
              <w:rPr>
                <w:noProof/>
                <w:szCs w:val="24"/>
                <w14:ligatures w14:val="standardContextual"/>
              </w:rPr>
              <w:tab/>
            </w:r>
            <w:r w:rsidRPr="00790939">
              <w:rPr>
                <w:rStyle w:val="a6"/>
                <w:noProof/>
              </w:rPr>
              <w:t>LoginDialog</w:t>
            </w:r>
            <w:r>
              <w:rPr>
                <w:noProof/>
                <w:webHidden/>
              </w:rPr>
              <w:tab/>
            </w:r>
            <w:r>
              <w:rPr>
                <w:noProof/>
                <w:webHidden/>
              </w:rPr>
              <w:fldChar w:fldCharType="begin"/>
            </w:r>
            <w:r>
              <w:rPr>
                <w:noProof/>
                <w:webHidden/>
              </w:rPr>
              <w:instrText xml:space="preserve"> PAGEREF _Toc234940413 \h </w:instrText>
            </w:r>
            <w:r>
              <w:rPr>
                <w:noProof/>
                <w:webHidden/>
              </w:rPr>
            </w:r>
            <w:r>
              <w:rPr>
                <w:noProof/>
                <w:webHidden/>
              </w:rPr>
              <w:fldChar w:fldCharType="separate"/>
            </w:r>
            <w:r>
              <w:rPr>
                <w:noProof/>
                <w:webHidden/>
              </w:rPr>
              <w:t>7</w:t>
            </w:r>
            <w:r>
              <w:rPr>
                <w:noProof/>
                <w:webHidden/>
              </w:rPr>
              <w:fldChar w:fldCharType="end"/>
            </w:r>
          </w:hyperlink>
        </w:p>
        <w:p w14:paraId="5BC8D71D" w14:textId="0F6EF1A9" w:rsidR="0072435F" w:rsidRDefault="0072435F">
          <w:pPr>
            <w:pStyle w:val="3"/>
            <w:tabs>
              <w:tab w:val="left" w:pos="1260"/>
              <w:tab w:val="right" w:leader="dot" w:pos="10456"/>
            </w:tabs>
            <w:rPr>
              <w:noProof/>
              <w:szCs w:val="24"/>
              <w14:ligatures w14:val="standardContextual"/>
            </w:rPr>
          </w:pPr>
          <w:hyperlink w:anchor="_Toc234940414" w:history="1">
            <w:r w:rsidRPr="00790939">
              <w:rPr>
                <w:rStyle w:val="a6"/>
                <w:noProof/>
              </w:rPr>
              <w:t>3.2.1</w:t>
            </w:r>
            <w:r>
              <w:rPr>
                <w:noProof/>
                <w:szCs w:val="24"/>
                <w14:ligatures w14:val="standardContextual"/>
              </w:rPr>
              <w:tab/>
            </w:r>
            <w:r w:rsidRPr="00790939">
              <w:rPr>
                <w:rStyle w:val="a6"/>
                <w:noProof/>
              </w:rPr>
              <w:t>ログインダイアログ</w:t>
            </w:r>
            <w:r>
              <w:rPr>
                <w:noProof/>
                <w:webHidden/>
              </w:rPr>
              <w:tab/>
            </w:r>
            <w:r>
              <w:rPr>
                <w:noProof/>
                <w:webHidden/>
              </w:rPr>
              <w:fldChar w:fldCharType="begin"/>
            </w:r>
            <w:r>
              <w:rPr>
                <w:noProof/>
                <w:webHidden/>
              </w:rPr>
              <w:instrText xml:space="preserve"> PAGEREF _Toc234940414 \h </w:instrText>
            </w:r>
            <w:r>
              <w:rPr>
                <w:noProof/>
                <w:webHidden/>
              </w:rPr>
            </w:r>
            <w:r>
              <w:rPr>
                <w:noProof/>
                <w:webHidden/>
              </w:rPr>
              <w:fldChar w:fldCharType="separate"/>
            </w:r>
            <w:r>
              <w:rPr>
                <w:noProof/>
                <w:webHidden/>
              </w:rPr>
              <w:t>7</w:t>
            </w:r>
            <w:r>
              <w:rPr>
                <w:noProof/>
                <w:webHidden/>
              </w:rPr>
              <w:fldChar w:fldCharType="end"/>
            </w:r>
          </w:hyperlink>
        </w:p>
        <w:p w14:paraId="42F14E6C" w14:textId="736BD25A" w:rsidR="0072435F" w:rsidRDefault="0072435F">
          <w:pPr>
            <w:pStyle w:val="3"/>
            <w:tabs>
              <w:tab w:val="left" w:pos="1260"/>
              <w:tab w:val="right" w:leader="dot" w:pos="10456"/>
            </w:tabs>
            <w:rPr>
              <w:noProof/>
              <w:szCs w:val="24"/>
              <w14:ligatures w14:val="standardContextual"/>
            </w:rPr>
          </w:pPr>
          <w:hyperlink w:anchor="_Toc234940415" w:history="1">
            <w:r w:rsidRPr="00790939">
              <w:rPr>
                <w:rStyle w:val="a6"/>
                <w:noProof/>
              </w:rPr>
              <w:t>3.2.2</w:t>
            </w:r>
            <w:r>
              <w:rPr>
                <w:noProof/>
                <w:szCs w:val="24"/>
                <w14:ligatures w14:val="standardContextual"/>
              </w:rPr>
              <w:tab/>
            </w:r>
            <w:r w:rsidRPr="00790939">
              <w:rPr>
                <w:rStyle w:val="a6"/>
                <w:noProof/>
              </w:rPr>
              <w:t>ID入力用テキストフィールド</w:t>
            </w:r>
            <w:r>
              <w:rPr>
                <w:noProof/>
                <w:webHidden/>
              </w:rPr>
              <w:tab/>
            </w:r>
            <w:r>
              <w:rPr>
                <w:noProof/>
                <w:webHidden/>
              </w:rPr>
              <w:fldChar w:fldCharType="begin"/>
            </w:r>
            <w:r>
              <w:rPr>
                <w:noProof/>
                <w:webHidden/>
              </w:rPr>
              <w:instrText xml:space="preserve"> PAGEREF _Toc234940415 \h </w:instrText>
            </w:r>
            <w:r>
              <w:rPr>
                <w:noProof/>
                <w:webHidden/>
              </w:rPr>
            </w:r>
            <w:r>
              <w:rPr>
                <w:noProof/>
                <w:webHidden/>
              </w:rPr>
              <w:fldChar w:fldCharType="separate"/>
            </w:r>
            <w:r>
              <w:rPr>
                <w:noProof/>
                <w:webHidden/>
              </w:rPr>
              <w:t>7</w:t>
            </w:r>
            <w:r>
              <w:rPr>
                <w:noProof/>
                <w:webHidden/>
              </w:rPr>
              <w:fldChar w:fldCharType="end"/>
            </w:r>
          </w:hyperlink>
        </w:p>
        <w:p w14:paraId="3E5A6BBD" w14:textId="47925233" w:rsidR="0072435F" w:rsidRDefault="0072435F">
          <w:pPr>
            <w:pStyle w:val="3"/>
            <w:tabs>
              <w:tab w:val="left" w:pos="1260"/>
              <w:tab w:val="right" w:leader="dot" w:pos="10456"/>
            </w:tabs>
            <w:rPr>
              <w:noProof/>
              <w:szCs w:val="24"/>
              <w14:ligatures w14:val="standardContextual"/>
            </w:rPr>
          </w:pPr>
          <w:hyperlink w:anchor="_Toc234940416" w:history="1">
            <w:r w:rsidRPr="00790939">
              <w:rPr>
                <w:rStyle w:val="a6"/>
                <w:noProof/>
              </w:rPr>
              <w:t>3.2.3</w:t>
            </w:r>
            <w:r>
              <w:rPr>
                <w:noProof/>
                <w:szCs w:val="24"/>
                <w14:ligatures w14:val="standardContextual"/>
              </w:rPr>
              <w:tab/>
            </w:r>
            <w:r w:rsidRPr="00790939">
              <w:rPr>
                <w:rStyle w:val="a6"/>
                <w:noProof/>
              </w:rPr>
              <w:t>パスワード入力用テキストフィールド</w:t>
            </w:r>
            <w:r>
              <w:rPr>
                <w:noProof/>
                <w:webHidden/>
              </w:rPr>
              <w:tab/>
            </w:r>
            <w:r>
              <w:rPr>
                <w:noProof/>
                <w:webHidden/>
              </w:rPr>
              <w:fldChar w:fldCharType="begin"/>
            </w:r>
            <w:r>
              <w:rPr>
                <w:noProof/>
                <w:webHidden/>
              </w:rPr>
              <w:instrText xml:space="preserve"> PAGEREF _Toc234940416 \h </w:instrText>
            </w:r>
            <w:r>
              <w:rPr>
                <w:noProof/>
                <w:webHidden/>
              </w:rPr>
            </w:r>
            <w:r>
              <w:rPr>
                <w:noProof/>
                <w:webHidden/>
              </w:rPr>
              <w:fldChar w:fldCharType="separate"/>
            </w:r>
            <w:r>
              <w:rPr>
                <w:noProof/>
                <w:webHidden/>
              </w:rPr>
              <w:t>7</w:t>
            </w:r>
            <w:r>
              <w:rPr>
                <w:noProof/>
                <w:webHidden/>
              </w:rPr>
              <w:fldChar w:fldCharType="end"/>
            </w:r>
          </w:hyperlink>
        </w:p>
        <w:p w14:paraId="2DE3F7B8" w14:textId="65A10DCE" w:rsidR="0072435F" w:rsidRDefault="0072435F">
          <w:pPr>
            <w:pStyle w:val="2"/>
            <w:tabs>
              <w:tab w:val="left" w:pos="840"/>
              <w:tab w:val="right" w:leader="dot" w:pos="10456"/>
            </w:tabs>
            <w:rPr>
              <w:noProof/>
              <w:szCs w:val="24"/>
              <w14:ligatures w14:val="standardContextual"/>
            </w:rPr>
          </w:pPr>
          <w:hyperlink w:anchor="_Toc234940417" w:history="1">
            <w:r w:rsidRPr="00790939">
              <w:rPr>
                <w:rStyle w:val="a6"/>
                <w:noProof/>
              </w:rPr>
              <w:t>3.3</w:t>
            </w:r>
            <w:r>
              <w:rPr>
                <w:noProof/>
                <w:szCs w:val="24"/>
                <w14:ligatures w14:val="standardContextual"/>
              </w:rPr>
              <w:tab/>
            </w:r>
            <w:r w:rsidRPr="00790939">
              <w:rPr>
                <w:rStyle w:val="a6"/>
                <w:noProof/>
              </w:rPr>
              <w:t>ReservationDialog</w:t>
            </w:r>
            <w:r>
              <w:rPr>
                <w:noProof/>
                <w:webHidden/>
              </w:rPr>
              <w:tab/>
            </w:r>
            <w:r>
              <w:rPr>
                <w:noProof/>
                <w:webHidden/>
              </w:rPr>
              <w:fldChar w:fldCharType="begin"/>
            </w:r>
            <w:r>
              <w:rPr>
                <w:noProof/>
                <w:webHidden/>
              </w:rPr>
              <w:instrText xml:space="preserve"> PAGEREF _Toc234940417 \h </w:instrText>
            </w:r>
            <w:r>
              <w:rPr>
                <w:noProof/>
                <w:webHidden/>
              </w:rPr>
            </w:r>
            <w:r>
              <w:rPr>
                <w:noProof/>
                <w:webHidden/>
              </w:rPr>
              <w:fldChar w:fldCharType="separate"/>
            </w:r>
            <w:r>
              <w:rPr>
                <w:noProof/>
                <w:webHidden/>
              </w:rPr>
              <w:t>8</w:t>
            </w:r>
            <w:r>
              <w:rPr>
                <w:noProof/>
                <w:webHidden/>
              </w:rPr>
              <w:fldChar w:fldCharType="end"/>
            </w:r>
          </w:hyperlink>
        </w:p>
        <w:p w14:paraId="1DA32151" w14:textId="60A07AC3" w:rsidR="0072435F" w:rsidRDefault="0072435F">
          <w:pPr>
            <w:pStyle w:val="3"/>
            <w:tabs>
              <w:tab w:val="left" w:pos="1260"/>
              <w:tab w:val="right" w:leader="dot" w:pos="10456"/>
            </w:tabs>
            <w:rPr>
              <w:noProof/>
              <w:szCs w:val="24"/>
              <w14:ligatures w14:val="standardContextual"/>
            </w:rPr>
          </w:pPr>
          <w:hyperlink w:anchor="_Toc234940418" w:history="1">
            <w:r w:rsidRPr="00790939">
              <w:rPr>
                <w:rStyle w:val="a6"/>
                <w:noProof/>
              </w:rPr>
              <w:t>3.3.1</w:t>
            </w:r>
            <w:r>
              <w:rPr>
                <w:noProof/>
                <w:szCs w:val="24"/>
                <w14:ligatures w14:val="standardContextual"/>
              </w:rPr>
              <w:tab/>
            </w:r>
            <w:r w:rsidRPr="00790939">
              <w:rPr>
                <w:rStyle w:val="a6"/>
                <w:noProof/>
              </w:rPr>
              <w:t>新規予約ダイアログ</w:t>
            </w:r>
            <w:r>
              <w:rPr>
                <w:noProof/>
                <w:webHidden/>
              </w:rPr>
              <w:tab/>
            </w:r>
            <w:r>
              <w:rPr>
                <w:noProof/>
                <w:webHidden/>
              </w:rPr>
              <w:fldChar w:fldCharType="begin"/>
            </w:r>
            <w:r>
              <w:rPr>
                <w:noProof/>
                <w:webHidden/>
              </w:rPr>
              <w:instrText xml:space="preserve"> PAGEREF _Toc234940418 \h </w:instrText>
            </w:r>
            <w:r>
              <w:rPr>
                <w:noProof/>
                <w:webHidden/>
              </w:rPr>
            </w:r>
            <w:r>
              <w:rPr>
                <w:noProof/>
                <w:webHidden/>
              </w:rPr>
              <w:fldChar w:fldCharType="separate"/>
            </w:r>
            <w:r>
              <w:rPr>
                <w:noProof/>
                <w:webHidden/>
              </w:rPr>
              <w:t>8</w:t>
            </w:r>
            <w:r>
              <w:rPr>
                <w:noProof/>
                <w:webHidden/>
              </w:rPr>
              <w:fldChar w:fldCharType="end"/>
            </w:r>
          </w:hyperlink>
        </w:p>
        <w:p w14:paraId="1641E13E" w14:textId="1901984C" w:rsidR="0072435F" w:rsidRDefault="0072435F">
          <w:pPr>
            <w:pStyle w:val="3"/>
            <w:tabs>
              <w:tab w:val="left" w:pos="1260"/>
              <w:tab w:val="right" w:leader="dot" w:pos="10456"/>
            </w:tabs>
            <w:rPr>
              <w:noProof/>
              <w:szCs w:val="24"/>
              <w14:ligatures w14:val="standardContextual"/>
            </w:rPr>
          </w:pPr>
          <w:hyperlink w:anchor="_Toc234940419" w:history="1">
            <w:r w:rsidRPr="00790939">
              <w:rPr>
                <w:rStyle w:val="a6"/>
                <w:noProof/>
              </w:rPr>
              <w:t>3.3.2</w:t>
            </w:r>
            <w:r>
              <w:rPr>
                <w:noProof/>
                <w:szCs w:val="24"/>
                <w14:ligatures w14:val="standardContextual"/>
              </w:rPr>
              <w:tab/>
            </w:r>
            <w:r w:rsidRPr="00790939">
              <w:rPr>
                <w:rStyle w:val="a6"/>
                <w:noProof/>
              </w:rPr>
              <w:t>教室選択コンボボックス</w:t>
            </w:r>
            <w:r>
              <w:rPr>
                <w:noProof/>
                <w:webHidden/>
              </w:rPr>
              <w:tab/>
            </w:r>
            <w:r>
              <w:rPr>
                <w:noProof/>
                <w:webHidden/>
              </w:rPr>
              <w:fldChar w:fldCharType="begin"/>
            </w:r>
            <w:r>
              <w:rPr>
                <w:noProof/>
                <w:webHidden/>
              </w:rPr>
              <w:instrText xml:space="preserve"> PAGEREF _Toc234940419 \h </w:instrText>
            </w:r>
            <w:r>
              <w:rPr>
                <w:noProof/>
                <w:webHidden/>
              </w:rPr>
            </w:r>
            <w:r>
              <w:rPr>
                <w:noProof/>
                <w:webHidden/>
              </w:rPr>
              <w:fldChar w:fldCharType="separate"/>
            </w:r>
            <w:r>
              <w:rPr>
                <w:noProof/>
                <w:webHidden/>
              </w:rPr>
              <w:t>8</w:t>
            </w:r>
            <w:r>
              <w:rPr>
                <w:noProof/>
                <w:webHidden/>
              </w:rPr>
              <w:fldChar w:fldCharType="end"/>
            </w:r>
          </w:hyperlink>
        </w:p>
        <w:p w14:paraId="786ABF91" w14:textId="3D3A1619" w:rsidR="0072435F" w:rsidRDefault="0072435F">
          <w:pPr>
            <w:pStyle w:val="3"/>
            <w:tabs>
              <w:tab w:val="left" w:pos="1260"/>
              <w:tab w:val="right" w:leader="dot" w:pos="10456"/>
            </w:tabs>
            <w:rPr>
              <w:noProof/>
              <w:szCs w:val="24"/>
              <w14:ligatures w14:val="standardContextual"/>
            </w:rPr>
          </w:pPr>
          <w:hyperlink w:anchor="_Toc234940420" w:history="1">
            <w:r w:rsidRPr="00790939">
              <w:rPr>
                <w:rStyle w:val="a6"/>
                <w:noProof/>
              </w:rPr>
              <w:t>3.3.3</w:t>
            </w:r>
            <w:r>
              <w:rPr>
                <w:noProof/>
                <w:szCs w:val="24"/>
                <w14:ligatures w14:val="standardContextual"/>
              </w:rPr>
              <w:tab/>
            </w:r>
            <w:r w:rsidRPr="00790939">
              <w:rPr>
                <w:rStyle w:val="a6"/>
                <w:noProof/>
              </w:rPr>
              <w:t>予約年入力テキストフィールド</w:t>
            </w:r>
            <w:r>
              <w:rPr>
                <w:noProof/>
                <w:webHidden/>
              </w:rPr>
              <w:tab/>
            </w:r>
            <w:r>
              <w:rPr>
                <w:noProof/>
                <w:webHidden/>
              </w:rPr>
              <w:fldChar w:fldCharType="begin"/>
            </w:r>
            <w:r>
              <w:rPr>
                <w:noProof/>
                <w:webHidden/>
              </w:rPr>
              <w:instrText xml:space="preserve"> PAGEREF _Toc234940420 \h </w:instrText>
            </w:r>
            <w:r>
              <w:rPr>
                <w:noProof/>
                <w:webHidden/>
              </w:rPr>
            </w:r>
            <w:r>
              <w:rPr>
                <w:noProof/>
                <w:webHidden/>
              </w:rPr>
              <w:fldChar w:fldCharType="separate"/>
            </w:r>
            <w:r>
              <w:rPr>
                <w:noProof/>
                <w:webHidden/>
              </w:rPr>
              <w:t>8</w:t>
            </w:r>
            <w:r>
              <w:rPr>
                <w:noProof/>
                <w:webHidden/>
              </w:rPr>
              <w:fldChar w:fldCharType="end"/>
            </w:r>
          </w:hyperlink>
        </w:p>
        <w:p w14:paraId="324418C9" w14:textId="42C0CE84" w:rsidR="0072435F" w:rsidRDefault="0072435F">
          <w:pPr>
            <w:pStyle w:val="3"/>
            <w:tabs>
              <w:tab w:val="left" w:pos="1260"/>
              <w:tab w:val="right" w:leader="dot" w:pos="10456"/>
            </w:tabs>
            <w:rPr>
              <w:noProof/>
              <w:szCs w:val="24"/>
              <w14:ligatures w14:val="standardContextual"/>
            </w:rPr>
          </w:pPr>
          <w:hyperlink w:anchor="_Toc234940421" w:history="1">
            <w:r w:rsidRPr="00790939">
              <w:rPr>
                <w:rStyle w:val="a6"/>
                <w:noProof/>
              </w:rPr>
              <w:t>3.3.4</w:t>
            </w:r>
            <w:r>
              <w:rPr>
                <w:noProof/>
                <w:szCs w:val="24"/>
                <w14:ligatures w14:val="standardContextual"/>
              </w:rPr>
              <w:tab/>
            </w:r>
            <w:r w:rsidRPr="00790939">
              <w:rPr>
                <w:rStyle w:val="a6"/>
                <w:noProof/>
              </w:rPr>
              <w:t>予約月入力テキストフィールド</w:t>
            </w:r>
            <w:r>
              <w:rPr>
                <w:noProof/>
                <w:webHidden/>
              </w:rPr>
              <w:tab/>
            </w:r>
            <w:r>
              <w:rPr>
                <w:noProof/>
                <w:webHidden/>
              </w:rPr>
              <w:fldChar w:fldCharType="begin"/>
            </w:r>
            <w:r>
              <w:rPr>
                <w:noProof/>
                <w:webHidden/>
              </w:rPr>
              <w:instrText xml:space="preserve"> PAGEREF _Toc234940421 \h </w:instrText>
            </w:r>
            <w:r>
              <w:rPr>
                <w:noProof/>
                <w:webHidden/>
              </w:rPr>
            </w:r>
            <w:r>
              <w:rPr>
                <w:noProof/>
                <w:webHidden/>
              </w:rPr>
              <w:fldChar w:fldCharType="separate"/>
            </w:r>
            <w:r>
              <w:rPr>
                <w:noProof/>
                <w:webHidden/>
              </w:rPr>
              <w:t>8</w:t>
            </w:r>
            <w:r>
              <w:rPr>
                <w:noProof/>
                <w:webHidden/>
              </w:rPr>
              <w:fldChar w:fldCharType="end"/>
            </w:r>
          </w:hyperlink>
        </w:p>
        <w:p w14:paraId="79779B47" w14:textId="3E725A4D" w:rsidR="0072435F" w:rsidRDefault="0072435F">
          <w:pPr>
            <w:pStyle w:val="3"/>
            <w:tabs>
              <w:tab w:val="left" w:pos="1260"/>
              <w:tab w:val="right" w:leader="dot" w:pos="10456"/>
            </w:tabs>
            <w:rPr>
              <w:noProof/>
              <w:szCs w:val="24"/>
              <w14:ligatures w14:val="standardContextual"/>
            </w:rPr>
          </w:pPr>
          <w:hyperlink w:anchor="_Toc234940422" w:history="1">
            <w:r w:rsidRPr="00790939">
              <w:rPr>
                <w:rStyle w:val="a6"/>
                <w:noProof/>
              </w:rPr>
              <w:t>3.3.5</w:t>
            </w:r>
            <w:r>
              <w:rPr>
                <w:noProof/>
                <w:szCs w:val="24"/>
                <w14:ligatures w14:val="standardContextual"/>
              </w:rPr>
              <w:tab/>
            </w:r>
            <w:r w:rsidRPr="00790939">
              <w:rPr>
                <w:rStyle w:val="a6"/>
                <w:noProof/>
              </w:rPr>
              <w:t>予約日入力テキストフィールド</w:t>
            </w:r>
            <w:r>
              <w:rPr>
                <w:noProof/>
                <w:webHidden/>
              </w:rPr>
              <w:tab/>
            </w:r>
            <w:r>
              <w:rPr>
                <w:noProof/>
                <w:webHidden/>
              </w:rPr>
              <w:fldChar w:fldCharType="begin"/>
            </w:r>
            <w:r>
              <w:rPr>
                <w:noProof/>
                <w:webHidden/>
              </w:rPr>
              <w:instrText xml:space="preserve"> PAGEREF _Toc234940422 \h </w:instrText>
            </w:r>
            <w:r>
              <w:rPr>
                <w:noProof/>
                <w:webHidden/>
              </w:rPr>
            </w:r>
            <w:r>
              <w:rPr>
                <w:noProof/>
                <w:webHidden/>
              </w:rPr>
              <w:fldChar w:fldCharType="separate"/>
            </w:r>
            <w:r>
              <w:rPr>
                <w:noProof/>
                <w:webHidden/>
              </w:rPr>
              <w:t>8</w:t>
            </w:r>
            <w:r>
              <w:rPr>
                <w:noProof/>
                <w:webHidden/>
              </w:rPr>
              <w:fldChar w:fldCharType="end"/>
            </w:r>
          </w:hyperlink>
        </w:p>
        <w:p w14:paraId="7C8CDED6" w14:textId="2CB81571" w:rsidR="0072435F" w:rsidRDefault="0072435F">
          <w:pPr>
            <w:pStyle w:val="3"/>
            <w:tabs>
              <w:tab w:val="left" w:pos="1260"/>
              <w:tab w:val="right" w:leader="dot" w:pos="10456"/>
            </w:tabs>
            <w:rPr>
              <w:noProof/>
              <w:szCs w:val="24"/>
              <w14:ligatures w14:val="standardContextual"/>
            </w:rPr>
          </w:pPr>
          <w:hyperlink w:anchor="_Toc234940423" w:history="1">
            <w:r w:rsidRPr="00790939">
              <w:rPr>
                <w:rStyle w:val="a6"/>
                <w:noProof/>
              </w:rPr>
              <w:t>3.3.6</w:t>
            </w:r>
            <w:r>
              <w:rPr>
                <w:noProof/>
                <w:szCs w:val="24"/>
                <w14:ligatures w14:val="standardContextual"/>
              </w:rPr>
              <w:tab/>
            </w:r>
            <w:r w:rsidRPr="00790939">
              <w:rPr>
                <w:rStyle w:val="a6"/>
                <w:noProof/>
              </w:rPr>
              <w:t>利用開始時コンボボックス</w:t>
            </w:r>
            <w:r>
              <w:rPr>
                <w:noProof/>
                <w:webHidden/>
              </w:rPr>
              <w:tab/>
            </w:r>
            <w:r>
              <w:rPr>
                <w:noProof/>
                <w:webHidden/>
              </w:rPr>
              <w:fldChar w:fldCharType="begin"/>
            </w:r>
            <w:r>
              <w:rPr>
                <w:noProof/>
                <w:webHidden/>
              </w:rPr>
              <w:instrText xml:space="preserve"> PAGEREF _Toc234940423 \h </w:instrText>
            </w:r>
            <w:r>
              <w:rPr>
                <w:noProof/>
                <w:webHidden/>
              </w:rPr>
            </w:r>
            <w:r>
              <w:rPr>
                <w:noProof/>
                <w:webHidden/>
              </w:rPr>
              <w:fldChar w:fldCharType="separate"/>
            </w:r>
            <w:r>
              <w:rPr>
                <w:noProof/>
                <w:webHidden/>
              </w:rPr>
              <w:t>8</w:t>
            </w:r>
            <w:r>
              <w:rPr>
                <w:noProof/>
                <w:webHidden/>
              </w:rPr>
              <w:fldChar w:fldCharType="end"/>
            </w:r>
          </w:hyperlink>
        </w:p>
        <w:p w14:paraId="434DB519" w14:textId="0DE87674" w:rsidR="0072435F" w:rsidRDefault="0072435F">
          <w:pPr>
            <w:pStyle w:val="3"/>
            <w:tabs>
              <w:tab w:val="left" w:pos="1260"/>
              <w:tab w:val="right" w:leader="dot" w:pos="10456"/>
            </w:tabs>
            <w:rPr>
              <w:noProof/>
              <w:szCs w:val="24"/>
              <w14:ligatures w14:val="standardContextual"/>
            </w:rPr>
          </w:pPr>
          <w:hyperlink w:anchor="_Toc234940424" w:history="1">
            <w:r w:rsidRPr="00790939">
              <w:rPr>
                <w:rStyle w:val="a6"/>
                <w:noProof/>
              </w:rPr>
              <w:t>3.3.7</w:t>
            </w:r>
            <w:r>
              <w:rPr>
                <w:noProof/>
                <w:szCs w:val="24"/>
                <w14:ligatures w14:val="standardContextual"/>
              </w:rPr>
              <w:tab/>
            </w:r>
            <w:r w:rsidRPr="00790939">
              <w:rPr>
                <w:rStyle w:val="a6"/>
                <w:noProof/>
              </w:rPr>
              <w:t>利用開始分コンボボックス</w:t>
            </w:r>
            <w:r>
              <w:rPr>
                <w:noProof/>
                <w:webHidden/>
              </w:rPr>
              <w:tab/>
            </w:r>
            <w:r>
              <w:rPr>
                <w:noProof/>
                <w:webHidden/>
              </w:rPr>
              <w:fldChar w:fldCharType="begin"/>
            </w:r>
            <w:r>
              <w:rPr>
                <w:noProof/>
                <w:webHidden/>
              </w:rPr>
              <w:instrText xml:space="preserve"> PAGEREF _Toc234940424 \h </w:instrText>
            </w:r>
            <w:r>
              <w:rPr>
                <w:noProof/>
                <w:webHidden/>
              </w:rPr>
            </w:r>
            <w:r>
              <w:rPr>
                <w:noProof/>
                <w:webHidden/>
              </w:rPr>
              <w:fldChar w:fldCharType="separate"/>
            </w:r>
            <w:r>
              <w:rPr>
                <w:noProof/>
                <w:webHidden/>
              </w:rPr>
              <w:t>9</w:t>
            </w:r>
            <w:r>
              <w:rPr>
                <w:noProof/>
                <w:webHidden/>
              </w:rPr>
              <w:fldChar w:fldCharType="end"/>
            </w:r>
          </w:hyperlink>
        </w:p>
        <w:p w14:paraId="17295594" w14:textId="0311AC36" w:rsidR="0072435F" w:rsidRDefault="0072435F">
          <w:pPr>
            <w:pStyle w:val="3"/>
            <w:tabs>
              <w:tab w:val="left" w:pos="1260"/>
              <w:tab w:val="right" w:leader="dot" w:pos="10456"/>
            </w:tabs>
            <w:rPr>
              <w:noProof/>
              <w:szCs w:val="24"/>
              <w14:ligatures w14:val="standardContextual"/>
            </w:rPr>
          </w:pPr>
          <w:hyperlink w:anchor="_Toc234940425" w:history="1">
            <w:r w:rsidRPr="00790939">
              <w:rPr>
                <w:rStyle w:val="a6"/>
                <w:noProof/>
              </w:rPr>
              <w:t>3.3.8</w:t>
            </w:r>
            <w:r>
              <w:rPr>
                <w:noProof/>
                <w:szCs w:val="24"/>
                <w14:ligatures w14:val="standardContextual"/>
              </w:rPr>
              <w:tab/>
            </w:r>
            <w:r w:rsidRPr="00790939">
              <w:rPr>
                <w:rStyle w:val="a6"/>
                <w:noProof/>
              </w:rPr>
              <w:t>利用終了時コンボボックス</w:t>
            </w:r>
            <w:r>
              <w:rPr>
                <w:noProof/>
                <w:webHidden/>
              </w:rPr>
              <w:tab/>
            </w:r>
            <w:r>
              <w:rPr>
                <w:noProof/>
                <w:webHidden/>
              </w:rPr>
              <w:fldChar w:fldCharType="begin"/>
            </w:r>
            <w:r>
              <w:rPr>
                <w:noProof/>
                <w:webHidden/>
              </w:rPr>
              <w:instrText xml:space="preserve"> PAGEREF _Toc234940425 \h </w:instrText>
            </w:r>
            <w:r>
              <w:rPr>
                <w:noProof/>
                <w:webHidden/>
              </w:rPr>
            </w:r>
            <w:r>
              <w:rPr>
                <w:noProof/>
                <w:webHidden/>
              </w:rPr>
              <w:fldChar w:fldCharType="separate"/>
            </w:r>
            <w:r>
              <w:rPr>
                <w:noProof/>
                <w:webHidden/>
              </w:rPr>
              <w:t>9</w:t>
            </w:r>
            <w:r>
              <w:rPr>
                <w:noProof/>
                <w:webHidden/>
              </w:rPr>
              <w:fldChar w:fldCharType="end"/>
            </w:r>
          </w:hyperlink>
        </w:p>
        <w:p w14:paraId="27C4CBE9" w14:textId="4DC2163E" w:rsidR="0072435F" w:rsidRDefault="0072435F">
          <w:pPr>
            <w:pStyle w:val="3"/>
            <w:tabs>
              <w:tab w:val="left" w:pos="1260"/>
              <w:tab w:val="right" w:leader="dot" w:pos="10456"/>
            </w:tabs>
            <w:rPr>
              <w:noProof/>
              <w:szCs w:val="24"/>
              <w14:ligatures w14:val="standardContextual"/>
            </w:rPr>
          </w:pPr>
          <w:hyperlink w:anchor="_Toc234940426" w:history="1">
            <w:r w:rsidRPr="00790939">
              <w:rPr>
                <w:rStyle w:val="a6"/>
                <w:noProof/>
              </w:rPr>
              <w:t>3.3.9</w:t>
            </w:r>
            <w:r>
              <w:rPr>
                <w:noProof/>
                <w:szCs w:val="24"/>
                <w14:ligatures w14:val="standardContextual"/>
              </w:rPr>
              <w:tab/>
            </w:r>
            <w:r w:rsidRPr="00790939">
              <w:rPr>
                <w:rStyle w:val="a6"/>
                <w:noProof/>
              </w:rPr>
              <w:t>利用終了分コンボボックス</w:t>
            </w:r>
            <w:r>
              <w:rPr>
                <w:noProof/>
                <w:webHidden/>
              </w:rPr>
              <w:tab/>
            </w:r>
            <w:r>
              <w:rPr>
                <w:noProof/>
                <w:webHidden/>
              </w:rPr>
              <w:fldChar w:fldCharType="begin"/>
            </w:r>
            <w:r>
              <w:rPr>
                <w:noProof/>
                <w:webHidden/>
              </w:rPr>
              <w:instrText xml:space="preserve"> PAGEREF _Toc234940426 \h </w:instrText>
            </w:r>
            <w:r>
              <w:rPr>
                <w:noProof/>
                <w:webHidden/>
              </w:rPr>
            </w:r>
            <w:r>
              <w:rPr>
                <w:noProof/>
                <w:webHidden/>
              </w:rPr>
              <w:fldChar w:fldCharType="separate"/>
            </w:r>
            <w:r>
              <w:rPr>
                <w:noProof/>
                <w:webHidden/>
              </w:rPr>
              <w:t>9</w:t>
            </w:r>
            <w:r>
              <w:rPr>
                <w:noProof/>
                <w:webHidden/>
              </w:rPr>
              <w:fldChar w:fldCharType="end"/>
            </w:r>
          </w:hyperlink>
        </w:p>
        <w:p w14:paraId="43CF6583" w14:textId="7C6443DC" w:rsidR="0072435F" w:rsidRDefault="0072435F">
          <w:pPr>
            <w:pStyle w:val="3"/>
            <w:tabs>
              <w:tab w:val="left" w:pos="1260"/>
              <w:tab w:val="right" w:leader="dot" w:pos="10456"/>
            </w:tabs>
            <w:rPr>
              <w:noProof/>
              <w:szCs w:val="24"/>
              <w14:ligatures w14:val="standardContextual"/>
            </w:rPr>
          </w:pPr>
          <w:hyperlink w:anchor="_Toc234940427" w:history="1">
            <w:r w:rsidRPr="00790939">
              <w:rPr>
                <w:rStyle w:val="a6"/>
                <w:noProof/>
              </w:rPr>
              <w:t>3.3.10</w:t>
            </w:r>
            <w:r>
              <w:rPr>
                <w:noProof/>
                <w:szCs w:val="24"/>
                <w14:ligatures w14:val="standardContextual"/>
              </w:rPr>
              <w:tab/>
            </w:r>
            <w:r w:rsidRPr="00790939">
              <w:rPr>
                <w:rStyle w:val="a6"/>
                <w:noProof/>
              </w:rPr>
              <w:t>利用開始時・終了時コンボボックスの選択可能範囲</w:t>
            </w:r>
            <w:r>
              <w:rPr>
                <w:noProof/>
                <w:webHidden/>
              </w:rPr>
              <w:tab/>
            </w:r>
            <w:r>
              <w:rPr>
                <w:noProof/>
                <w:webHidden/>
              </w:rPr>
              <w:fldChar w:fldCharType="begin"/>
            </w:r>
            <w:r>
              <w:rPr>
                <w:noProof/>
                <w:webHidden/>
              </w:rPr>
              <w:instrText xml:space="preserve"> PAGEREF _Toc234940427 \h </w:instrText>
            </w:r>
            <w:r>
              <w:rPr>
                <w:noProof/>
                <w:webHidden/>
              </w:rPr>
            </w:r>
            <w:r>
              <w:rPr>
                <w:noProof/>
                <w:webHidden/>
              </w:rPr>
              <w:fldChar w:fldCharType="separate"/>
            </w:r>
            <w:r>
              <w:rPr>
                <w:noProof/>
                <w:webHidden/>
              </w:rPr>
              <w:t>9</w:t>
            </w:r>
            <w:r>
              <w:rPr>
                <w:noProof/>
                <w:webHidden/>
              </w:rPr>
              <w:fldChar w:fldCharType="end"/>
            </w:r>
          </w:hyperlink>
        </w:p>
        <w:p w14:paraId="06763174" w14:textId="7A99323C" w:rsidR="0072435F" w:rsidRDefault="0072435F">
          <w:pPr>
            <w:pStyle w:val="3"/>
            <w:tabs>
              <w:tab w:val="left" w:pos="1260"/>
              <w:tab w:val="right" w:leader="dot" w:pos="10456"/>
            </w:tabs>
            <w:rPr>
              <w:noProof/>
              <w:szCs w:val="24"/>
              <w14:ligatures w14:val="standardContextual"/>
            </w:rPr>
          </w:pPr>
          <w:hyperlink w:anchor="_Toc234940428" w:history="1">
            <w:r w:rsidRPr="00790939">
              <w:rPr>
                <w:rStyle w:val="a6"/>
                <w:noProof/>
              </w:rPr>
              <w:t>3.3.11</w:t>
            </w:r>
            <w:r>
              <w:rPr>
                <w:noProof/>
                <w:szCs w:val="24"/>
                <w14:ligatures w14:val="standardContextual"/>
              </w:rPr>
              <w:tab/>
            </w:r>
            <w:r w:rsidRPr="00790939">
              <w:rPr>
                <w:rStyle w:val="a6"/>
                <w:noProof/>
              </w:rPr>
              <w:t>利用開始時・終了時選択後に選択教室を変更した場合</w:t>
            </w:r>
            <w:r>
              <w:rPr>
                <w:noProof/>
                <w:webHidden/>
              </w:rPr>
              <w:tab/>
            </w:r>
            <w:r>
              <w:rPr>
                <w:noProof/>
                <w:webHidden/>
              </w:rPr>
              <w:fldChar w:fldCharType="begin"/>
            </w:r>
            <w:r>
              <w:rPr>
                <w:noProof/>
                <w:webHidden/>
              </w:rPr>
              <w:instrText xml:space="preserve"> PAGEREF _Toc234940428 \h </w:instrText>
            </w:r>
            <w:r>
              <w:rPr>
                <w:noProof/>
                <w:webHidden/>
              </w:rPr>
            </w:r>
            <w:r>
              <w:rPr>
                <w:noProof/>
                <w:webHidden/>
              </w:rPr>
              <w:fldChar w:fldCharType="separate"/>
            </w:r>
            <w:r>
              <w:rPr>
                <w:noProof/>
                <w:webHidden/>
              </w:rPr>
              <w:t>9</w:t>
            </w:r>
            <w:r>
              <w:rPr>
                <w:noProof/>
                <w:webHidden/>
              </w:rPr>
              <w:fldChar w:fldCharType="end"/>
            </w:r>
          </w:hyperlink>
        </w:p>
        <w:p w14:paraId="7F53E0F7" w14:textId="5DA3142F" w:rsidR="0072435F" w:rsidRDefault="0072435F">
          <w:pPr>
            <w:pStyle w:val="2"/>
            <w:tabs>
              <w:tab w:val="left" w:pos="840"/>
              <w:tab w:val="right" w:leader="dot" w:pos="10456"/>
            </w:tabs>
            <w:rPr>
              <w:noProof/>
              <w:szCs w:val="24"/>
              <w14:ligatures w14:val="standardContextual"/>
            </w:rPr>
          </w:pPr>
          <w:hyperlink w:anchor="_Toc234940429" w:history="1">
            <w:r w:rsidRPr="00790939">
              <w:rPr>
                <w:rStyle w:val="a6"/>
                <w:noProof/>
              </w:rPr>
              <w:t>3.4</w:t>
            </w:r>
            <w:r>
              <w:rPr>
                <w:noProof/>
                <w:szCs w:val="24"/>
                <w14:ligatures w14:val="standardContextual"/>
              </w:rPr>
              <w:tab/>
            </w:r>
            <w:r w:rsidRPr="00790939">
              <w:rPr>
                <w:rStyle w:val="a6"/>
                <w:noProof/>
              </w:rPr>
              <w:t>CheckReservation Dialog</w:t>
            </w:r>
            <w:r>
              <w:rPr>
                <w:noProof/>
                <w:webHidden/>
              </w:rPr>
              <w:tab/>
            </w:r>
            <w:r>
              <w:rPr>
                <w:noProof/>
                <w:webHidden/>
              </w:rPr>
              <w:fldChar w:fldCharType="begin"/>
            </w:r>
            <w:r>
              <w:rPr>
                <w:noProof/>
                <w:webHidden/>
              </w:rPr>
              <w:instrText xml:space="preserve"> PAGEREF _Toc234940429 \h </w:instrText>
            </w:r>
            <w:r>
              <w:rPr>
                <w:noProof/>
                <w:webHidden/>
              </w:rPr>
            </w:r>
            <w:r>
              <w:rPr>
                <w:noProof/>
                <w:webHidden/>
              </w:rPr>
              <w:fldChar w:fldCharType="separate"/>
            </w:r>
            <w:r>
              <w:rPr>
                <w:noProof/>
                <w:webHidden/>
              </w:rPr>
              <w:t>10</w:t>
            </w:r>
            <w:r>
              <w:rPr>
                <w:noProof/>
                <w:webHidden/>
              </w:rPr>
              <w:fldChar w:fldCharType="end"/>
            </w:r>
          </w:hyperlink>
        </w:p>
        <w:p w14:paraId="1BF3DA3E" w14:textId="04378569" w:rsidR="0072435F" w:rsidRDefault="0072435F">
          <w:pPr>
            <w:pStyle w:val="3"/>
            <w:tabs>
              <w:tab w:val="left" w:pos="1260"/>
              <w:tab w:val="right" w:leader="dot" w:pos="10456"/>
            </w:tabs>
            <w:rPr>
              <w:noProof/>
              <w:szCs w:val="24"/>
              <w14:ligatures w14:val="standardContextual"/>
            </w:rPr>
          </w:pPr>
          <w:hyperlink w:anchor="_Toc234940437" w:history="1">
            <w:r w:rsidRPr="00790939">
              <w:rPr>
                <w:rStyle w:val="a6"/>
                <w:noProof/>
              </w:rPr>
              <w:t>3.4.1</w:t>
            </w:r>
            <w:r>
              <w:rPr>
                <w:noProof/>
                <w:szCs w:val="24"/>
                <w14:ligatures w14:val="standardContextual"/>
              </w:rPr>
              <w:tab/>
            </w:r>
            <w:r w:rsidRPr="00790939">
              <w:rPr>
                <w:rStyle w:val="a6"/>
                <w:noProof/>
              </w:rPr>
              <w:t>予約状況確認ダイアログ</w:t>
            </w:r>
            <w:r>
              <w:rPr>
                <w:noProof/>
                <w:webHidden/>
              </w:rPr>
              <w:tab/>
            </w:r>
            <w:r>
              <w:rPr>
                <w:noProof/>
                <w:webHidden/>
              </w:rPr>
              <w:fldChar w:fldCharType="begin"/>
            </w:r>
            <w:r>
              <w:rPr>
                <w:noProof/>
                <w:webHidden/>
              </w:rPr>
              <w:instrText xml:space="preserve"> PAGEREF _Toc234940437 \h </w:instrText>
            </w:r>
            <w:r>
              <w:rPr>
                <w:noProof/>
                <w:webHidden/>
              </w:rPr>
            </w:r>
            <w:r>
              <w:rPr>
                <w:noProof/>
                <w:webHidden/>
              </w:rPr>
              <w:fldChar w:fldCharType="separate"/>
            </w:r>
            <w:r>
              <w:rPr>
                <w:noProof/>
                <w:webHidden/>
              </w:rPr>
              <w:t>10</w:t>
            </w:r>
            <w:r>
              <w:rPr>
                <w:noProof/>
                <w:webHidden/>
              </w:rPr>
              <w:fldChar w:fldCharType="end"/>
            </w:r>
          </w:hyperlink>
        </w:p>
        <w:p w14:paraId="366B6083" w14:textId="5A95D374" w:rsidR="0072435F" w:rsidRDefault="0072435F">
          <w:pPr>
            <w:pStyle w:val="3"/>
            <w:tabs>
              <w:tab w:val="left" w:pos="1260"/>
              <w:tab w:val="right" w:leader="dot" w:pos="10456"/>
            </w:tabs>
            <w:rPr>
              <w:noProof/>
              <w:szCs w:val="24"/>
              <w14:ligatures w14:val="standardContextual"/>
            </w:rPr>
          </w:pPr>
          <w:hyperlink w:anchor="_Toc234940443" w:history="1">
            <w:r w:rsidRPr="00790939">
              <w:rPr>
                <w:rStyle w:val="a6"/>
                <w:noProof/>
              </w:rPr>
              <w:t>3.4.2</w:t>
            </w:r>
            <w:r>
              <w:rPr>
                <w:noProof/>
                <w:szCs w:val="24"/>
                <w14:ligatures w14:val="standardContextual"/>
              </w:rPr>
              <w:tab/>
            </w:r>
            <w:r w:rsidRPr="00790939">
              <w:rPr>
                <w:rStyle w:val="a6"/>
                <w:noProof/>
              </w:rPr>
              <w:t>教室選択コンボボックス</w:t>
            </w:r>
            <w:r>
              <w:rPr>
                <w:noProof/>
                <w:webHidden/>
              </w:rPr>
              <w:tab/>
            </w:r>
            <w:r>
              <w:rPr>
                <w:noProof/>
                <w:webHidden/>
              </w:rPr>
              <w:fldChar w:fldCharType="begin"/>
            </w:r>
            <w:r>
              <w:rPr>
                <w:noProof/>
                <w:webHidden/>
              </w:rPr>
              <w:instrText xml:space="preserve"> PAGEREF _Toc234940443 \h </w:instrText>
            </w:r>
            <w:r>
              <w:rPr>
                <w:noProof/>
                <w:webHidden/>
              </w:rPr>
            </w:r>
            <w:r>
              <w:rPr>
                <w:noProof/>
                <w:webHidden/>
              </w:rPr>
              <w:fldChar w:fldCharType="separate"/>
            </w:r>
            <w:r>
              <w:rPr>
                <w:noProof/>
                <w:webHidden/>
              </w:rPr>
              <w:t>10</w:t>
            </w:r>
            <w:r>
              <w:rPr>
                <w:noProof/>
                <w:webHidden/>
              </w:rPr>
              <w:fldChar w:fldCharType="end"/>
            </w:r>
          </w:hyperlink>
        </w:p>
        <w:p w14:paraId="0121E950" w14:textId="20730195" w:rsidR="0072435F" w:rsidRDefault="0072435F">
          <w:pPr>
            <w:pStyle w:val="3"/>
            <w:tabs>
              <w:tab w:val="left" w:pos="1260"/>
              <w:tab w:val="right" w:leader="dot" w:pos="10456"/>
            </w:tabs>
            <w:rPr>
              <w:noProof/>
              <w:szCs w:val="24"/>
              <w14:ligatures w14:val="standardContextual"/>
            </w:rPr>
          </w:pPr>
          <w:hyperlink w:anchor="_Toc234940446" w:history="1">
            <w:r w:rsidRPr="00790939">
              <w:rPr>
                <w:rStyle w:val="a6"/>
                <w:noProof/>
              </w:rPr>
              <w:t>3.4.3</w:t>
            </w:r>
            <w:r>
              <w:rPr>
                <w:noProof/>
                <w:szCs w:val="24"/>
                <w14:ligatures w14:val="standardContextual"/>
              </w:rPr>
              <w:tab/>
            </w:r>
            <w:r w:rsidRPr="00790939">
              <w:rPr>
                <w:rStyle w:val="a6"/>
                <w:noProof/>
              </w:rPr>
              <w:t>予約年入力テキストフィールド</w:t>
            </w:r>
            <w:r>
              <w:rPr>
                <w:noProof/>
                <w:webHidden/>
              </w:rPr>
              <w:tab/>
            </w:r>
            <w:r>
              <w:rPr>
                <w:noProof/>
                <w:webHidden/>
              </w:rPr>
              <w:fldChar w:fldCharType="begin"/>
            </w:r>
            <w:r>
              <w:rPr>
                <w:noProof/>
                <w:webHidden/>
              </w:rPr>
              <w:instrText xml:space="preserve"> PAGEREF _Toc234940446 \h </w:instrText>
            </w:r>
            <w:r>
              <w:rPr>
                <w:noProof/>
                <w:webHidden/>
              </w:rPr>
            </w:r>
            <w:r>
              <w:rPr>
                <w:noProof/>
                <w:webHidden/>
              </w:rPr>
              <w:fldChar w:fldCharType="separate"/>
            </w:r>
            <w:r>
              <w:rPr>
                <w:noProof/>
                <w:webHidden/>
              </w:rPr>
              <w:t>10</w:t>
            </w:r>
            <w:r>
              <w:rPr>
                <w:noProof/>
                <w:webHidden/>
              </w:rPr>
              <w:fldChar w:fldCharType="end"/>
            </w:r>
          </w:hyperlink>
        </w:p>
        <w:p w14:paraId="5E458FFC" w14:textId="23CF33B2" w:rsidR="0072435F" w:rsidRDefault="0072435F">
          <w:pPr>
            <w:pStyle w:val="3"/>
            <w:tabs>
              <w:tab w:val="left" w:pos="1260"/>
              <w:tab w:val="right" w:leader="dot" w:pos="10456"/>
            </w:tabs>
            <w:rPr>
              <w:noProof/>
              <w:szCs w:val="24"/>
              <w14:ligatures w14:val="standardContextual"/>
            </w:rPr>
          </w:pPr>
          <w:hyperlink w:anchor="_Toc234940449" w:history="1">
            <w:r w:rsidRPr="00790939">
              <w:rPr>
                <w:rStyle w:val="a6"/>
                <w:noProof/>
              </w:rPr>
              <w:t>3.4.4</w:t>
            </w:r>
            <w:r>
              <w:rPr>
                <w:noProof/>
                <w:szCs w:val="24"/>
                <w14:ligatures w14:val="standardContextual"/>
              </w:rPr>
              <w:tab/>
            </w:r>
            <w:r w:rsidRPr="00790939">
              <w:rPr>
                <w:rStyle w:val="a6"/>
                <w:noProof/>
              </w:rPr>
              <w:t>予約月入力テキストフィールド</w:t>
            </w:r>
            <w:r>
              <w:rPr>
                <w:noProof/>
                <w:webHidden/>
              </w:rPr>
              <w:tab/>
            </w:r>
            <w:r>
              <w:rPr>
                <w:noProof/>
                <w:webHidden/>
              </w:rPr>
              <w:fldChar w:fldCharType="begin"/>
            </w:r>
            <w:r>
              <w:rPr>
                <w:noProof/>
                <w:webHidden/>
              </w:rPr>
              <w:instrText xml:space="preserve"> PAGEREF _Toc234940449 \h </w:instrText>
            </w:r>
            <w:r>
              <w:rPr>
                <w:noProof/>
                <w:webHidden/>
              </w:rPr>
            </w:r>
            <w:r>
              <w:rPr>
                <w:noProof/>
                <w:webHidden/>
              </w:rPr>
              <w:fldChar w:fldCharType="separate"/>
            </w:r>
            <w:r>
              <w:rPr>
                <w:noProof/>
                <w:webHidden/>
              </w:rPr>
              <w:t>10</w:t>
            </w:r>
            <w:r>
              <w:rPr>
                <w:noProof/>
                <w:webHidden/>
              </w:rPr>
              <w:fldChar w:fldCharType="end"/>
            </w:r>
          </w:hyperlink>
        </w:p>
        <w:p w14:paraId="09F82476" w14:textId="7E8B2210" w:rsidR="0072435F" w:rsidRDefault="0072435F">
          <w:pPr>
            <w:pStyle w:val="3"/>
            <w:tabs>
              <w:tab w:val="left" w:pos="1260"/>
              <w:tab w:val="right" w:leader="dot" w:pos="10456"/>
            </w:tabs>
            <w:rPr>
              <w:noProof/>
              <w:szCs w:val="24"/>
              <w14:ligatures w14:val="standardContextual"/>
            </w:rPr>
          </w:pPr>
          <w:hyperlink w:anchor="_Toc234940452" w:history="1">
            <w:r w:rsidRPr="00790939">
              <w:rPr>
                <w:rStyle w:val="a6"/>
                <w:noProof/>
              </w:rPr>
              <w:t>3.4.5</w:t>
            </w:r>
            <w:r>
              <w:rPr>
                <w:noProof/>
                <w:szCs w:val="24"/>
                <w14:ligatures w14:val="standardContextual"/>
              </w:rPr>
              <w:tab/>
            </w:r>
            <w:r w:rsidRPr="00790939">
              <w:rPr>
                <w:rStyle w:val="a6"/>
                <w:noProof/>
              </w:rPr>
              <w:t>予約日入力テキストフィールド</w:t>
            </w:r>
            <w:r>
              <w:rPr>
                <w:noProof/>
                <w:webHidden/>
              </w:rPr>
              <w:tab/>
            </w:r>
            <w:r>
              <w:rPr>
                <w:noProof/>
                <w:webHidden/>
              </w:rPr>
              <w:fldChar w:fldCharType="begin"/>
            </w:r>
            <w:r>
              <w:rPr>
                <w:noProof/>
                <w:webHidden/>
              </w:rPr>
              <w:instrText xml:space="preserve"> PAGEREF _Toc234940452 \h </w:instrText>
            </w:r>
            <w:r>
              <w:rPr>
                <w:noProof/>
                <w:webHidden/>
              </w:rPr>
            </w:r>
            <w:r>
              <w:rPr>
                <w:noProof/>
                <w:webHidden/>
              </w:rPr>
              <w:fldChar w:fldCharType="separate"/>
            </w:r>
            <w:r>
              <w:rPr>
                <w:noProof/>
                <w:webHidden/>
              </w:rPr>
              <w:t>10</w:t>
            </w:r>
            <w:r>
              <w:rPr>
                <w:noProof/>
                <w:webHidden/>
              </w:rPr>
              <w:fldChar w:fldCharType="end"/>
            </w:r>
          </w:hyperlink>
        </w:p>
        <w:p w14:paraId="62F17123" w14:textId="22A282C0" w:rsidR="0072435F" w:rsidRDefault="0072435F">
          <w:pPr>
            <w:pStyle w:val="3"/>
            <w:tabs>
              <w:tab w:val="left" w:pos="1260"/>
              <w:tab w:val="right" w:leader="dot" w:pos="10456"/>
            </w:tabs>
            <w:rPr>
              <w:noProof/>
              <w:szCs w:val="24"/>
              <w14:ligatures w14:val="standardContextual"/>
            </w:rPr>
          </w:pPr>
          <w:hyperlink w:anchor="_Toc234940455" w:history="1">
            <w:r w:rsidRPr="00790939">
              <w:rPr>
                <w:rStyle w:val="a6"/>
                <w:noProof/>
              </w:rPr>
              <w:t>3.4.6</w:t>
            </w:r>
            <w:r>
              <w:rPr>
                <w:noProof/>
                <w:szCs w:val="24"/>
                <w14:ligatures w14:val="standardContextual"/>
              </w:rPr>
              <w:tab/>
            </w:r>
            <w:r w:rsidRPr="00790939">
              <w:rPr>
                <w:rStyle w:val="a6"/>
                <w:noProof/>
              </w:rPr>
              <w:t>キャンセルボタン</w:t>
            </w:r>
            <w:r>
              <w:rPr>
                <w:noProof/>
                <w:webHidden/>
              </w:rPr>
              <w:tab/>
            </w:r>
            <w:r>
              <w:rPr>
                <w:noProof/>
                <w:webHidden/>
              </w:rPr>
              <w:fldChar w:fldCharType="begin"/>
            </w:r>
            <w:r>
              <w:rPr>
                <w:noProof/>
                <w:webHidden/>
              </w:rPr>
              <w:instrText xml:space="preserve"> PAGEREF _Toc234940455 \h </w:instrText>
            </w:r>
            <w:r>
              <w:rPr>
                <w:noProof/>
                <w:webHidden/>
              </w:rPr>
            </w:r>
            <w:r>
              <w:rPr>
                <w:noProof/>
                <w:webHidden/>
              </w:rPr>
              <w:fldChar w:fldCharType="separate"/>
            </w:r>
            <w:r>
              <w:rPr>
                <w:noProof/>
                <w:webHidden/>
              </w:rPr>
              <w:t>10</w:t>
            </w:r>
            <w:r>
              <w:rPr>
                <w:noProof/>
                <w:webHidden/>
              </w:rPr>
              <w:fldChar w:fldCharType="end"/>
            </w:r>
          </w:hyperlink>
        </w:p>
        <w:p w14:paraId="0F6B9031" w14:textId="427BB5BF" w:rsidR="0072435F" w:rsidRDefault="0072435F">
          <w:pPr>
            <w:pStyle w:val="3"/>
            <w:tabs>
              <w:tab w:val="left" w:pos="1260"/>
              <w:tab w:val="right" w:leader="dot" w:pos="10456"/>
            </w:tabs>
            <w:rPr>
              <w:noProof/>
              <w:szCs w:val="24"/>
              <w14:ligatures w14:val="standardContextual"/>
            </w:rPr>
          </w:pPr>
          <w:hyperlink w:anchor="_Toc234940458" w:history="1">
            <w:r w:rsidRPr="00790939">
              <w:rPr>
                <w:rStyle w:val="a6"/>
                <w:noProof/>
              </w:rPr>
              <w:t>3.4.7</w:t>
            </w:r>
            <w:r>
              <w:rPr>
                <w:noProof/>
                <w:szCs w:val="24"/>
                <w14:ligatures w14:val="standardContextual"/>
              </w:rPr>
              <w:tab/>
            </w:r>
            <w:r w:rsidRPr="00790939">
              <w:rPr>
                <w:rStyle w:val="a6"/>
                <w:noProof/>
              </w:rPr>
              <w:t>予約確認ボタン</w:t>
            </w:r>
            <w:r>
              <w:rPr>
                <w:noProof/>
                <w:webHidden/>
              </w:rPr>
              <w:tab/>
            </w:r>
            <w:r>
              <w:rPr>
                <w:noProof/>
                <w:webHidden/>
              </w:rPr>
              <w:fldChar w:fldCharType="begin"/>
            </w:r>
            <w:r>
              <w:rPr>
                <w:noProof/>
                <w:webHidden/>
              </w:rPr>
              <w:instrText xml:space="preserve"> PAGEREF _Toc234940458 \h </w:instrText>
            </w:r>
            <w:r>
              <w:rPr>
                <w:noProof/>
                <w:webHidden/>
              </w:rPr>
            </w:r>
            <w:r>
              <w:rPr>
                <w:noProof/>
                <w:webHidden/>
              </w:rPr>
              <w:fldChar w:fldCharType="separate"/>
            </w:r>
            <w:r>
              <w:rPr>
                <w:noProof/>
                <w:webHidden/>
              </w:rPr>
              <w:t>10</w:t>
            </w:r>
            <w:r>
              <w:rPr>
                <w:noProof/>
                <w:webHidden/>
              </w:rPr>
              <w:fldChar w:fldCharType="end"/>
            </w:r>
          </w:hyperlink>
        </w:p>
        <w:p w14:paraId="74BC69A1" w14:textId="10EBD944" w:rsidR="0072435F" w:rsidRDefault="0072435F" w:rsidP="0072435F">
          <w:pPr>
            <w:pStyle w:val="3"/>
            <w:tabs>
              <w:tab w:val="left" w:pos="1050"/>
              <w:tab w:val="right" w:leader="dot" w:pos="10456"/>
            </w:tabs>
            <w:ind w:leftChars="0" w:left="0" w:firstLineChars="100" w:firstLine="210"/>
            <w:rPr>
              <w:noProof/>
              <w:szCs w:val="24"/>
              <w14:ligatures w14:val="standardContextual"/>
            </w:rPr>
          </w:pPr>
          <w:hyperlink w:anchor="_Toc234940461" w:history="1">
            <w:r w:rsidRPr="00790939">
              <w:rPr>
                <w:rStyle w:val="a6"/>
                <w:noProof/>
              </w:rPr>
              <w:t>3.5</w:t>
            </w:r>
            <w:r>
              <w:rPr>
                <w:noProof/>
                <w:szCs w:val="24"/>
                <w14:ligatures w14:val="standardContextual"/>
              </w:rPr>
              <w:tab/>
            </w:r>
            <w:r w:rsidRPr="00790939">
              <w:rPr>
                <w:rStyle w:val="a6"/>
                <w:noProof/>
              </w:rPr>
              <w:t>ChangeReservationDialog</w:t>
            </w:r>
            <w:r>
              <w:rPr>
                <w:noProof/>
                <w:webHidden/>
              </w:rPr>
              <w:tab/>
            </w:r>
            <w:r>
              <w:rPr>
                <w:noProof/>
                <w:webHidden/>
              </w:rPr>
              <w:fldChar w:fldCharType="begin"/>
            </w:r>
            <w:r>
              <w:rPr>
                <w:noProof/>
                <w:webHidden/>
              </w:rPr>
              <w:instrText xml:space="preserve"> PAGEREF _Toc234940461 \h </w:instrText>
            </w:r>
            <w:r>
              <w:rPr>
                <w:noProof/>
                <w:webHidden/>
              </w:rPr>
            </w:r>
            <w:r>
              <w:rPr>
                <w:noProof/>
                <w:webHidden/>
              </w:rPr>
              <w:fldChar w:fldCharType="separate"/>
            </w:r>
            <w:r>
              <w:rPr>
                <w:noProof/>
                <w:webHidden/>
              </w:rPr>
              <w:t>11</w:t>
            </w:r>
            <w:r>
              <w:rPr>
                <w:noProof/>
                <w:webHidden/>
              </w:rPr>
              <w:fldChar w:fldCharType="end"/>
            </w:r>
          </w:hyperlink>
        </w:p>
        <w:p w14:paraId="61A0B9EF" w14:textId="74433896" w:rsidR="0072435F" w:rsidRDefault="0072435F">
          <w:pPr>
            <w:pStyle w:val="3"/>
            <w:tabs>
              <w:tab w:val="left" w:pos="1260"/>
              <w:tab w:val="right" w:leader="dot" w:pos="10456"/>
            </w:tabs>
            <w:rPr>
              <w:noProof/>
              <w:szCs w:val="24"/>
              <w14:ligatures w14:val="standardContextual"/>
            </w:rPr>
          </w:pPr>
          <w:hyperlink w:anchor="_Toc234940470" w:history="1">
            <w:r w:rsidRPr="00790939">
              <w:rPr>
                <w:rStyle w:val="a6"/>
                <w:noProof/>
              </w:rPr>
              <w:t>3.5.1</w:t>
            </w:r>
            <w:r>
              <w:rPr>
                <w:noProof/>
                <w:szCs w:val="24"/>
                <w14:ligatures w14:val="standardContextual"/>
              </w:rPr>
              <w:tab/>
            </w:r>
            <w:r w:rsidRPr="00790939">
              <w:rPr>
                <w:rStyle w:val="a6"/>
                <w:noProof/>
              </w:rPr>
              <w:t>予約変更ダイアログ</w:t>
            </w:r>
            <w:r>
              <w:rPr>
                <w:noProof/>
                <w:webHidden/>
              </w:rPr>
              <w:tab/>
            </w:r>
            <w:r>
              <w:rPr>
                <w:noProof/>
                <w:webHidden/>
              </w:rPr>
              <w:fldChar w:fldCharType="begin"/>
            </w:r>
            <w:r>
              <w:rPr>
                <w:noProof/>
                <w:webHidden/>
              </w:rPr>
              <w:instrText xml:space="preserve"> PAGEREF _Toc234940470 \h </w:instrText>
            </w:r>
            <w:r>
              <w:rPr>
                <w:noProof/>
                <w:webHidden/>
              </w:rPr>
            </w:r>
            <w:r>
              <w:rPr>
                <w:noProof/>
                <w:webHidden/>
              </w:rPr>
              <w:fldChar w:fldCharType="separate"/>
            </w:r>
            <w:r>
              <w:rPr>
                <w:noProof/>
                <w:webHidden/>
              </w:rPr>
              <w:t>11</w:t>
            </w:r>
            <w:r>
              <w:rPr>
                <w:noProof/>
                <w:webHidden/>
              </w:rPr>
              <w:fldChar w:fldCharType="end"/>
            </w:r>
          </w:hyperlink>
        </w:p>
        <w:p w14:paraId="124C0D2C" w14:textId="273C94C6" w:rsidR="0072435F" w:rsidRDefault="0072435F">
          <w:pPr>
            <w:pStyle w:val="3"/>
            <w:tabs>
              <w:tab w:val="left" w:pos="1260"/>
              <w:tab w:val="right" w:leader="dot" w:pos="10456"/>
            </w:tabs>
            <w:rPr>
              <w:noProof/>
              <w:szCs w:val="24"/>
              <w14:ligatures w14:val="standardContextual"/>
            </w:rPr>
          </w:pPr>
          <w:hyperlink w:anchor="_Toc234940476" w:history="1">
            <w:r w:rsidRPr="00790939">
              <w:rPr>
                <w:rStyle w:val="a6"/>
                <w:noProof/>
              </w:rPr>
              <w:t>3.5.2</w:t>
            </w:r>
            <w:r>
              <w:rPr>
                <w:noProof/>
                <w:szCs w:val="24"/>
                <w14:ligatures w14:val="standardContextual"/>
              </w:rPr>
              <w:tab/>
            </w:r>
            <w:r w:rsidRPr="00790939">
              <w:rPr>
                <w:rStyle w:val="a6"/>
                <w:noProof/>
              </w:rPr>
              <w:t>予約IDテキストフィールド</w:t>
            </w:r>
            <w:r>
              <w:rPr>
                <w:noProof/>
                <w:webHidden/>
              </w:rPr>
              <w:tab/>
            </w:r>
            <w:r>
              <w:rPr>
                <w:noProof/>
                <w:webHidden/>
              </w:rPr>
              <w:fldChar w:fldCharType="begin"/>
            </w:r>
            <w:r>
              <w:rPr>
                <w:noProof/>
                <w:webHidden/>
              </w:rPr>
              <w:instrText xml:space="preserve"> PAGEREF _Toc234940476 \h </w:instrText>
            </w:r>
            <w:r>
              <w:rPr>
                <w:noProof/>
                <w:webHidden/>
              </w:rPr>
            </w:r>
            <w:r>
              <w:rPr>
                <w:noProof/>
                <w:webHidden/>
              </w:rPr>
              <w:fldChar w:fldCharType="separate"/>
            </w:r>
            <w:r>
              <w:rPr>
                <w:noProof/>
                <w:webHidden/>
              </w:rPr>
              <w:t>11</w:t>
            </w:r>
            <w:r>
              <w:rPr>
                <w:noProof/>
                <w:webHidden/>
              </w:rPr>
              <w:fldChar w:fldCharType="end"/>
            </w:r>
          </w:hyperlink>
        </w:p>
        <w:p w14:paraId="079534C9" w14:textId="0F66C483" w:rsidR="0072435F" w:rsidRDefault="0072435F">
          <w:pPr>
            <w:pStyle w:val="3"/>
            <w:tabs>
              <w:tab w:val="left" w:pos="1260"/>
              <w:tab w:val="right" w:leader="dot" w:pos="10456"/>
            </w:tabs>
            <w:rPr>
              <w:noProof/>
              <w:szCs w:val="24"/>
              <w14:ligatures w14:val="standardContextual"/>
            </w:rPr>
          </w:pPr>
          <w:hyperlink w:anchor="_Toc234940479" w:history="1">
            <w:r w:rsidRPr="00790939">
              <w:rPr>
                <w:rStyle w:val="a6"/>
                <w:noProof/>
              </w:rPr>
              <w:t>3.5.3</w:t>
            </w:r>
            <w:r>
              <w:rPr>
                <w:noProof/>
                <w:szCs w:val="24"/>
                <w14:ligatures w14:val="standardContextual"/>
              </w:rPr>
              <w:tab/>
            </w:r>
            <w:r w:rsidRPr="00790939">
              <w:rPr>
                <w:rStyle w:val="a6"/>
                <w:noProof/>
              </w:rPr>
              <w:t>教室選択コンボボックス 3.1.4と同様</w:t>
            </w:r>
            <w:r>
              <w:rPr>
                <w:noProof/>
                <w:webHidden/>
              </w:rPr>
              <w:tab/>
            </w:r>
            <w:r>
              <w:rPr>
                <w:noProof/>
                <w:webHidden/>
              </w:rPr>
              <w:fldChar w:fldCharType="begin"/>
            </w:r>
            <w:r>
              <w:rPr>
                <w:noProof/>
                <w:webHidden/>
              </w:rPr>
              <w:instrText xml:space="preserve"> PAGEREF _Toc234940479 \h </w:instrText>
            </w:r>
            <w:r>
              <w:rPr>
                <w:noProof/>
                <w:webHidden/>
              </w:rPr>
            </w:r>
            <w:r>
              <w:rPr>
                <w:noProof/>
                <w:webHidden/>
              </w:rPr>
              <w:fldChar w:fldCharType="separate"/>
            </w:r>
            <w:r>
              <w:rPr>
                <w:noProof/>
                <w:webHidden/>
              </w:rPr>
              <w:t>11</w:t>
            </w:r>
            <w:r>
              <w:rPr>
                <w:noProof/>
                <w:webHidden/>
              </w:rPr>
              <w:fldChar w:fldCharType="end"/>
            </w:r>
          </w:hyperlink>
        </w:p>
        <w:p w14:paraId="0216AC16" w14:textId="77768453" w:rsidR="0072435F" w:rsidRDefault="0072435F">
          <w:pPr>
            <w:pStyle w:val="3"/>
            <w:tabs>
              <w:tab w:val="left" w:pos="1260"/>
              <w:tab w:val="right" w:leader="dot" w:pos="10456"/>
            </w:tabs>
            <w:rPr>
              <w:noProof/>
              <w:szCs w:val="24"/>
              <w14:ligatures w14:val="standardContextual"/>
            </w:rPr>
          </w:pPr>
          <w:hyperlink w:anchor="_Toc234940480" w:history="1">
            <w:r w:rsidRPr="00790939">
              <w:rPr>
                <w:rStyle w:val="a6"/>
                <w:noProof/>
              </w:rPr>
              <w:t>3.5.4</w:t>
            </w:r>
            <w:r>
              <w:rPr>
                <w:noProof/>
                <w:szCs w:val="24"/>
                <w14:ligatures w14:val="standardContextual"/>
              </w:rPr>
              <w:tab/>
            </w:r>
            <w:r w:rsidRPr="00790939">
              <w:rPr>
                <w:rStyle w:val="a6"/>
                <w:noProof/>
              </w:rPr>
              <w:t>年　入力テキストフィールド</w:t>
            </w:r>
            <w:r>
              <w:rPr>
                <w:noProof/>
                <w:webHidden/>
              </w:rPr>
              <w:tab/>
            </w:r>
            <w:r>
              <w:rPr>
                <w:noProof/>
                <w:webHidden/>
              </w:rPr>
              <w:fldChar w:fldCharType="begin"/>
            </w:r>
            <w:r>
              <w:rPr>
                <w:noProof/>
                <w:webHidden/>
              </w:rPr>
              <w:instrText xml:space="preserve"> PAGEREF _Toc234940480 \h </w:instrText>
            </w:r>
            <w:r>
              <w:rPr>
                <w:noProof/>
                <w:webHidden/>
              </w:rPr>
            </w:r>
            <w:r>
              <w:rPr>
                <w:noProof/>
                <w:webHidden/>
              </w:rPr>
              <w:fldChar w:fldCharType="separate"/>
            </w:r>
            <w:r>
              <w:rPr>
                <w:noProof/>
                <w:webHidden/>
              </w:rPr>
              <w:t>11</w:t>
            </w:r>
            <w:r>
              <w:rPr>
                <w:noProof/>
                <w:webHidden/>
              </w:rPr>
              <w:fldChar w:fldCharType="end"/>
            </w:r>
          </w:hyperlink>
        </w:p>
        <w:p w14:paraId="336F8EE6" w14:textId="116CEC06" w:rsidR="0072435F" w:rsidRDefault="0072435F">
          <w:pPr>
            <w:pStyle w:val="3"/>
            <w:tabs>
              <w:tab w:val="left" w:pos="1260"/>
              <w:tab w:val="right" w:leader="dot" w:pos="10456"/>
            </w:tabs>
            <w:rPr>
              <w:noProof/>
              <w:szCs w:val="24"/>
              <w14:ligatures w14:val="standardContextual"/>
            </w:rPr>
          </w:pPr>
          <w:hyperlink w:anchor="_Toc234940483" w:history="1">
            <w:r w:rsidRPr="00790939">
              <w:rPr>
                <w:rStyle w:val="a6"/>
                <w:noProof/>
              </w:rPr>
              <w:t>3.5.5</w:t>
            </w:r>
            <w:r>
              <w:rPr>
                <w:noProof/>
                <w:szCs w:val="24"/>
                <w14:ligatures w14:val="standardContextual"/>
              </w:rPr>
              <w:tab/>
            </w:r>
            <w:r w:rsidRPr="00790939">
              <w:rPr>
                <w:rStyle w:val="a6"/>
                <w:noProof/>
              </w:rPr>
              <w:t>月入力テキストフィールド</w:t>
            </w:r>
            <w:r>
              <w:rPr>
                <w:noProof/>
                <w:webHidden/>
              </w:rPr>
              <w:tab/>
            </w:r>
            <w:r>
              <w:rPr>
                <w:noProof/>
                <w:webHidden/>
              </w:rPr>
              <w:fldChar w:fldCharType="begin"/>
            </w:r>
            <w:r>
              <w:rPr>
                <w:noProof/>
                <w:webHidden/>
              </w:rPr>
              <w:instrText xml:space="preserve"> PAGEREF _Toc234940483 \h </w:instrText>
            </w:r>
            <w:r>
              <w:rPr>
                <w:noProof/>
                <w:webHidden/>
              </w:rPr>
            </w:r>
            <w:r>
              <w:rPr>
                <w:noProof/>
                <w:webHidden/>
              </w:rPr>
              <w:fldChar w:fldCharType="separate"/>
            </w:r>
            <w:r>
              <w:rPr>
                <w:noProof/>
                <w:webHidden/>
              </w:rPr>
              <w:t>11</w:t>
            </w:r>
            <w:r>
              <w:rPr>
                <w:noProof/>
                <w:webHidden/>
              </w:rPr>
              <w:fldChar w:fldCharType="end"/>
            </w:r>
          </w:hyperlink>
        </w:p>
        <w:p w14:paraId="7BFF5BB9" w14:textId="08D2095F" w:rsidR="0072435F" w:rsidRDefault="0072435F">
          <w:pPr>
            <w:pStyle w:val="3"/>
            <w:tabs>
              <w:tab w:val="left" w:pos="1260"/>
              <w:tab w:val="right" w:leader="dot" w:pos="10456"/>
            </w:tabs>
            <w:rPr>
              <w:noProof/>
              <w:szCs w:val="24"/>
              <w14:ligatures w14:val="standardContextual"/>
            </w:rPr>
          </w:pPr>
          <w:hyperlink w:anchor="_Toc234940486" w:history="1">
            <w:r w:rsidRPr="00790939">
              <w:rPr>
                <w:rStyle w:val="a6"/>
                <w:noProof/>
              </w:rPr>
              <w:t>3.5.6</w:t>
            </w:r>
            <w:r>
              <w:rPr>
                <w:noProof/>
                <w:szCs w:val="24"/>
                <w14:ligatures w14:val="standardContextual"/>
              </w:rPr>
              <w:tab/>
            </w:r>
            <w:r w:rsidRPr="00790939">
              <w:rPr>
                <w:rStyle w:val="a6"/>
                <w:noProof/>
              </w:rPr>
              <w:t>日入力テキストフィールド</w:t>
            </w:r>
            <w:r>
              <w:rPr>
                <w:noProof/>
                <w:webHidden/>
              </w:rPr>
              <w:tab/>
            </w:r>
            <w:r>
              <w:rPr>
                <w:noProof/>
                <w:webHidden/>
              </w:rPr>
              <w:fldChar w:fldCharType="begin"/>
            </w:r>
            <w:r>
              <w:rPr>
                <w:noProof/>
                <w:webHidden/>
              </w:rPr>
              <w:instrText xml:space="preserve"> PAGEREF _Toc234940486 \h </w:instrText>
            </w:r>
            <w:r>
              <w:rPr>
                <w:noProof/>
                <w:webHidden/>
              </w:rPr>
            </w:r>
            <w:r>
              <w:rPr>
                <w:noProof/>
                <w:webHidden/>
              </w:rPr>
              <w:fldChar w:fldCharType="separate"/>
            </w:r>
            <w:r>
              <w:rPr>
                <w:noProof/>
                <w:webHidden/>
              </w:rPr>
              <w:t>11</w:t>
            </w:r>
            <w:r>
              <w:rPr>
                <w:noProof/>
                <w:webHidden/>
              </w:rPr>
              <w:fldChar w:fldCharType="end"/>
            </w:r>
          </w:hyperlink>
        </w:p>
        <w:p w14:paraId="41B5682D" w14:textId="6FABE63E" w:rsidR="0072435F" w:rsidRDefault="0072435F">
          <w:pPr>
            <w:pStyle w:val="3"/>
            <w:tabs>
              <w:tab w:val="left" w:pos="1260"/>
              <w:tab w:val="right" w:leader="dot" w:pos="10456"/>
            </w:tabs>
            <w:rPr>
              <w:noProof/>
              <w:szCs w:val="24"/>
              <w14:ligatures w14:val="standardContextual"/>
            </w:rPr>
          </w:pPr>
          <w:hyperlink w:anchor="_Toc234940489" w:history="1">
            <w:r w:rsidRPr="00790939">
              <w:rPr>
                <w:rStyle w:val="a6"/>
                <w:noProof/>
              </w:rPr>
              <w:t>3.5.7</w:t>
            </w:r>
            <w:r>
              <w:rPr>
                <w:noProof/>
                <w:szCs w:val="24"/>
                <w14:ligatures w14:val="standardContextual"/>
              </w:rPr>
              <w:tab/>
            </w:r>
            <w:r w:rsidRPr="00790939">
              <w:rPr>
                <w:rStyle w:val="a6"/>
                <w:noProof/>
              </w:rPr>
              <w:t>開始時間選択コンボボックス</w:t>
            </w:r>
            <w:r>
              <w:rPr>
                <w:noProof/>
                <w:webHidden/>
              </w:rPr>
              <w:tab/>
            </w:r>
            <w:r>
              <w:rPr>
                <w:noProof/>
                <w:webHidden/>
              </w:rPr>
              <w:fldChar w:fldCharType="begin"/>
            </w:r>
            <w:r>
              <w:rPr>
                <w:noProof/>
                <w:webHidden/>
              </w:rPr>
              <w:instrText xml:space="preserve"> PAGEREF _Toc234940489 \h </w:instrText>
            </w:r>
            <w:r>
              <w:rPr>
                <w:noProof/>
                <w:webHidden/>
              </w:rPr>
            </w:r>
            <w:r>
              <w:rPr>
                <w:noProof/>
                <w:webHidden/>
              </w:rPr>
              <w:fldChar w:fldCharType="separate"/>
            </w:r>
            <w:r>
              <w:rPr>
                <w:noProof/>
                <w:webHidden/>
              </w:rPr>
              <w:t>11</w:t>
            </w:r>
            <w:r>
              <w:rPr>
                <w:noProof/>
                <w:webHidden/>
              </w:rPr>
              <w:fldChar w:fldCharType="end"/>
            </w:r>
          </w:hyperlink>
        </w:p>
        <w:p w14:paraId="676A63A2" w14:textId="714571DA" w:rsidR="0072435F" w:rsidRDefault="0072435F">
          <w:pPr>
            <w:pStyle w:val="3"/>
            <w:tabs>
              <w:tab w:val="left" w:pos="1260"/>
              <w:tab w:val="right" w:leader="dot" w:pos="10456"/>
            </w:tabs>
            <w:rPr>
              <w:noProof/>
              <w:szCs w:val="24"/>
              <w14:ligatures w14:val="standardContextual"/>
            </w:rPr>
          </w:pPr>
          <w:hyperlink w:anchor="_Toc234940490" w:history="1">
            <w:r w:rsidRPr="00790939">
              <w:rPr>
                <w:rStyle w:val="a6"/>
                <w:noProof/>
              </w:rPr>
              <w:t>3.5.8</w:t>
            </w:r>
            <w:r>
              <w:rPr>
                <w:noProof/>
                <w:szCs w:val="24"/>
                <w14:ligatures w14:val="standardContextual"/>
              </w:rPr>
              <w:tab/>
            </w:r>
            <w:r w:rsidRPr="00790939">
              <w:rPr>
                <w:rStyle w:val="a6"/>
                <w:noProof/>
              </w:rPr>
              <w:t>開始分間選択コンボボックス</w:t>
            </w:r>
            <w:r>
              <w:rPr>
                <w:noProof/>
                <w:webHidden/>
              </w:rPr>
              <w:tab/>
            </w:r>
            <w:r>
              <w:rPr>
                <w:noProof/>
                <w:webHidden/>
              </w:rPr>
              <w:fldChar w:fldCharType="begin"/>
            </w:r>
            <w:r>
              <w:rPr>
                <w:noProof/>
                <w:webHidden/>
              </w:rPr>
              <w:instrText xml:space="preserve"> PAGEREF _Toc234940490 \h </w:instrText>
            </w:r>
            <w:r>
              <w:rPr>
                <w:noProof/>
                <w:webHidden/>
              </w:rPr>
            </w:r>
            <w:r>
              <w:rPr>
                <w:noProof/>
                <w:webHidden/>
              </w:rPr>
              <w:fldChar w:fldCharType="separate"/>
            </w:r>
            <w:r>
              <w:rPr>
                <w:noProof/>
                <w:webHidden/>
              </w:rPr>
              <w:t>11</w:t>
            </w:r>
            <w:r>
              <w:rPr>
                <w:noProof/>
                <w:webHidden/>
              </w:rPr>
              <w:fldChar w:fldCharType="end"/>
            </w:r>
          </w:hyperlink>
        </w:p>
        <w:p w14:paraId="15AD05F1" w14:textId="770985E4" w:rsidR="0072435F" w:rsidRDefault="0072435F">
          <w:pPr>
            <w:pStyle w:val="3"/>
            <w:tabs>
              <w:tab w:val="left" w:pos="1260"/>
              <w:tab w:val="right" w:leader="dot" w:pos="10456"/>
            </w:tabs>
            <w:rPr>
              <w:noProof/>
              <w:szCs w:val="24"/>
              <w14:ligatures w14:val="standardContextual"/>
            </w:rPr>
          </w:pPr>
          <w:hyperlink w:anchor="_Toc234940493" w:history="1">
            <w:r w:rsidRPr="00790939">
              <w:rPr>
                <w:rStyle w:val="a6"/>
                <w:noProof/>
              </w:rPr>
              <w:t>3.5.9</w:t>
            </w:r>
            <w:r>
              <w:rPr>
                <w:noProof/>
                <w:szCs w:val="24"/>
                <w14:ligatures w14:val="standardContextual"/>
              </w:rPr>
              <w:tab/>
            </w:r>
            <w:r w:rsidRPr="00790939">
              <w:rPr>
                <w:rStyle w:val="a6"/>
                <w:noProof/>
              </w:rPr>
              <w:t>終了時間選択コンボボックス</w:t>
            </w:r>
            <w:r>
              <w:rPr>
                <w:noProof/>
                <w:webHidden/>
              </w:rPr>
              <w:tab/>
            </w:r>
            <w:r>
              <w:rPr>
                <w:noProof/>
                <w:webHidden/>
              </w:rPr>
              <w:fldChar w:fldCharType="begin"/>
            </w:r>
            <w:r>
              <w:rPr>
                <w:noProof/>
                <w:webHidden/>
              </w:rPr>
              <w:instrText xml:space="preserve"> PAGEREF _Toc234940493 \h </w:instrText>
            </w:r>
            <w:r>
              <w:rPr>
                <w:noProof/>
                <w:webHidden/>
              </w:rPr>
            </w:r>
            <w:r>
              <w:rPr>
                <w:noProof/>
                <w:webHidden/>
              </w:rPr>
              <w:fldChar w:fldCharType="separate"/>
            </w:r>
            <w:r>
              <w:rPr>
                <w:noProof/>
                <w:webHidden/>
              </w:rPr>
              <w:t>11</w:t>
            </w:r>
            <w:r>
              <w:rPr>
                <w:noProof/>
                <w:webHidden/>
              </w:rPr>
              <w:fldChar w:fldCharType="end"/>
            </w:r>
          </w:hyperlink>
        </w:p>
        <w:p w14:paraId="0D54443F" w14:textId="3E2588D9" w:rsidR="0072435F" w:rsidRDefault="0072435F">
          <w:pPr>
            <w:pStyle w:val="3"/>
            <w:tabs>
              <w:tab w:val="left" w:pos="1260"/>
              <w:tab w:val="right" w:leader="dot" w:pos="10456"/>
            </w:tabs>
            <w:rPr>
              <w:noProof/>
              <w:szCs w:val="24"/>
              <w14:ligatures w14:val="standardContextual"/>
            </w:rPr>
          </w:pPr>
          <w:hyperlink w:anchor="_Toc234940496" w:history="1">
            <w:r w:rsidRPr="00790939">
              <w:rPr>
                <w:rStyle w:val="a6"/>
                <w:noProof/>
              </w:rPr>
              <w:t>3.5.10</w:t>
            </w:r>
            <w:r>
              <w:rPr>
                <w:noProof/>
                <w:szCs w:val="24"/>
                <w14:ligatures w14:val="standardContextual"/>
              </w:rPr>
              <w:tab/>
            </w:r>
            <w:r w:rsidRPr="00790939">
              <w:rPr>
                <w:rStyle w:val="a6"/>
                <w:noProof/>
              </w:rPr>
              <w:t>終了分間選択コンボボックス</w:t>
            </w:r>
            <w:r>
              <w:rPr>
                <w:noProof/>
                <w:webHidden/>
              </w:rPr>
              <w:tab/>
            </w:r>
            <w:r>
              <w:rPr>
                <w:noProof/>
                <w:webHidden/>
              </w:rPr>
              <w:fldChar w:fldCharType="begin"/>
            </w:r>
            <w:r>
              <w:rPr>
                <w:noProof/>
                <w:webHidden/>
              </w:rPr>
              <w:instrText xml:space="preserve"> PAGEREF _Toc234940496 \h </w:instrText>
            </w:r>
            <w:r>
              <w:rPr>
                <w:noProof/>
                <w:webHidden/>
              </w:rPr>
            </w:r>
            <w:r>
              <w:rPr>
                <w:noProof/>
                <w:webHidden/>
              </w:rPr>
              <w:fldChar w:fldCharType="separate"/>
            </w:r>
            <w:r>
              <w:rPr>
                <w:noProof/>
                <w:webHidden/>
              </w:rPr>
              <w:t>12</w:t>
            </w:r>
            <w:r>
              <w:rPr>
                <w:noProof/>
                <w:webHidden/>
              </w:rPr>
              <w:fldChar w:fldCharType="end"/>
            </w:r>
          </w:hyperlink>
        </w:p>
        <w:p w14:paraId="38CF4A23" w14:textId="76EC2F28" w:rsidR="0072435F" w:rsidRDefault="0072435F">
          <w:pPr>
            <w:pStyle w:val="3"/>
            <w:tabs>
              <w:tab w:val="left" w:pos="1260"/>
              <w:tab w:val="right" w:leader="dot" w:pos="10456"/>
            </w:tabs>
            <w:rPr>
              <w:noProof/>
              <w:szCs w:val="24"/>
              <w14:ligatures w14:val="standardContextual"/>
            </w:rPr>
          </w:pPr>
          <w:hyperlink w:anchor="_Toc234940499" w:history="1">
            <w:r w:rsidRPr="00790939">
              <w:rPr>
                <w:rStyle w:val="a6"/>
                <w:noProof/>
              </w:rPr>
              <w:t>3.5.11</w:t>
            </w:r>
            <w:r>
              <w:rPr>
                <w:noProof/>
                <w:szCs w:val="24"/>
                <w14:ligatures w14:val="standardContextual"/>
              </w:rPr>
              <w:tab/>
            </w:r>
            <w:r w:rsidRPr="00790939">
              <w:rPr>
                <w:rStyle w:val="a6"/>
                <w:noProof/>
              </w:rPr>
              <w:t>キャンセルボタン</w:t>
            </w:r>
            <w:r>
              <w:rPr>
                <w:noProof/>
                <w:webHidden/>
              </w:rPr>
              <w:tab/>
            </w:r>
            <w:r>
              <w:rPr>
                <w:noProof/>
                <w:webHidden/>
              </w:rPr>
              <w:fldChar w:fldCharType="begin"/>
            </w:r>
            <w:r>
              <w:rPr>
                <w:noProof/>
                <w:webHidden/>
              </w:rPr>
              <w:instrText xml:space="preserve"> PAGEREF _Toc234940499 \h </w:instrText>
            </w:r>
            <w:r>
              <w:rPr>
                <w:noProof/>
                <w:webHidden/>
              </w:rPr>
            </w:r>
            <w:r>
              <w:rPr>
                <w:noProof/>
                <w:webHidden/>
              </w:rPr>
              <w:fldChar w:fldCharType="separate"/>
            </w:r>
            <w:r>
              <w:rPr>
                <w:noProof/>
                <w:webHidden/>
              </w:rPr>
              <w:t>12</w:t>
            </w:r>
            <w:r>
              <w:rPr>
                <w:noProof/>
                <w:webHidden/>
              </w:rPr>
              <w:fldChar w:fldCharType="end"/>
            </w:r>
          </w:hyperlink>
        </w:p>
        <w:p w14:paraId="59F28F91" w14:textId="23A073D6" w:rsidR="0072435F" w:rsidRDefault="0072435F">
          <w:pPr>
            <w:pStyle w:val="3"/>
            <w:tabs>
              <w:tab w:val="left" w:pos="1260"/>
              <w:tab w:val="right" w:leader="dot" w:pos="10456"/>
            </w:tabs>
            <w:rPr>
              <w:noProof/>
              <w:szCs w:val="24"/>
              <w14:ligatures w14:val="standardContextual"/>
            </w:rPr>
          </w:pPr>
          <w:hyperlink w:anchor="_Toc234940502" w:history="1">
            <w:r w:rsidRPr="00790939">
              <w:rPr>
                <w:rStyle w:val="a6"/>
                <w:noProof/>
              </w:rPr>
              <w:t>3.5.12</w:t>
            </w:r>
            <w:r>
              <w:rPr>
                <w:noProof/>
                <w:szCs w:val="24"/>
                <w14:ligatures w14:val="standardContextual"/>
              </w:rPr>
              <w:tab/>
            </w:r>
            <w:r w:rsidRPr="00790939">
              <w:rPr>
                <w:rStyle w:val="a6"/>
                <w:noProof/>
              </w:rPr>
              <w:t>変更実行ボタン</w:t>
            </w:r>
            <w:r>
              <w:rPr>
                <w:noProof/>
                <w:webHidden/>
              </w:rPr>
              <w:tab/>
            </w:r>
            <w:r>
              <w:rPr>
                <w:noProof/>
                <w:webHidden/>
              </w:rPr>
              <w:fldChar w:fldCharType="begin"/>
            </w:r>
            <w:r>
              <w:rPr>
                <w:noProof/>
                <w:webHidden/>
              </w:rPr>
              <w:instrText xml:space="preserve"> PAGEREF _Toc234940502 \h </w:instrText>
            </w:r>
            <w:r>
              <w:rPr>
                <w:noProof/>
                <w:webHidden/>
              </w:rPr>
            </w:r>
            <w:r>
              <w:rPr>
                <w:noProof/>
                <w:webHidden/>
              </w:rPr>
              <w:fldChar w:fldCharType="separate"/>
            </w:r>
            <w:r>
              <w:rPr>
                <w:noProof/>
                <w:webHidden/>
              </w:rPr>
              <w:t>12</w:t>
            </w:r>
            <w:r>
              <w:rPr>
                <w:noProof/>
                <w:webHidden/>
              </w:rPr>
              <w:fldChar w:fldCharType="end"/>
            </w:r>
          </w:hyperlink>
        </w:p>
        <w:p w14:paraId="43A2527F" w14:textId="022CD625" w:rsidR="0072435F" w:rsidRDefault="0072435F">
          <w:pPr>
            <w:pStyle w:val="3"/>
            <w:tabs>
              <w:tab w:val="left" w:pos="1260"/>
              <w:tab w:val="right" w:leader="dot" w:pos="10456"/>
            </w:tabs>
            <w:rPr>
              <w:noProof/>
              <w:szCs w:val="24"/>
              <w14:ligatures w14:val="standardContextual"/>
            </w:rPr>
          </w:pPr>
          <w:hyperlink w:anchor="_Toc234940505" w:history="1">
            <w:r w:rsidRPr="00790939">
              <w:rPr>
                <w:rStyle w:val="a6"/>
                <w:noProof/>
              </w:rPr>
              <w:t>3.5.13</w:t>
            </w:r>
            <w:r>
              <w:rPr>
                <w:noProof/>
                <w:szCs w:val="24"/>
                <w14:ligatures w14:val="standardContextual"/>
              </w:rPr>
              <w:tab/>
            </w:r>
            <w:r w:rsidRPr="00790939">
              <w:rPr>
                <w:rStyle w:val="a6"/>
                <w:noProof/>
              </w:rPr>
              <w:t>読込ボタン</w:t>
            </w:r>
            <w:r>
              <w:rPr>
                <w:noProof/>
                <w:webHidden/>
              </w:rPr>
              <w:tab/>
            </w:r>
            <w:r>
              <w:rPr>
                <w:noProof/>
                <w:webHidden/>
              </w:rPr>
              <w:fldChar w:fldCharType="begin"/>
            </w:r>
            <w:r>
              <w:rPr>
                <w:noProof/>
                <w:webHidden/>
              </w:rPr>
              <w:instrText xml:space="preserve"> PAGEREF _Toc234940505 \h </w:instrText>
            </w:r>
            <w:r>
              <w:rPr>
                <w:noProof/>
                <w:webHidden/>
              </w:rPr>
            </w:r>
            <w:r>
              <w:rPr>
                <w:noProof/>
                <w:webHidden/>
              </w:rPr>
              <w:fldChar w:fldCharType="separate"/>
            </w:r>
            <w:r>
              <w:rPr>
                <w:noProof/>
                <w:webHidden/>
              </w:rPr>
              <w:t>12</w:t>
            </w:r>
            <w:r>
              <w:rPr>
                <w:noProof/>
                <w:webHidden/>
              </w:rPr>
              <w:fldChar w:fldCharType="end"/>
            </w:r>
          </w:hyperlink>
        </w:p>
        <w:p w14:paraId="69B6706A" w14:textId="3F7C4132" w:rsidR="0072435F" w:rsidRDefault="0072435F">
          <w:pPr>
            <w:pStyle w:val="3"/>
            <w:tabs>
              <w:tab w:val="left" w:pos="1260"/>
              <w:tab w:val="right" w:leader="dot" w:pos="10456"/>
            </w:tabs>
            <w:rPr>
              <w:noProof/>
              <w:szCs w:val="24"/>
              <w14:ligatures w14:val="standardContextual"/>
            </w:rPr>
          </w:pPr>
          <w:hyperlink w:anchor="_Toc234940508" w:history="1">
            <w:r w:rsidRPr="00790939">
              <w:rPr>
                <w:rStyle w:val="a6"/>
                <w:noProof/>
              </w:rPr>
              <w:t>3.5.14</w:t>
            </w:r>
            <w:r>
              <w:rPr>
                <w:noProof/>
                <w:szCs w:val="24"/>
                <w14:ligatures w14:val="standardContextual"/>
              </w:rPr>
              <w:tab/>
            </w:r>
            <w:r w:rsidRPr="00790939">
              <w:rPr>
                <w:rStyle w:val="a6"/>
                <w:noProof/>
              </w:rPr>
              <w:t>削除実行ボタン</w:t>
            </w:r>
            <w:r>
              <w:rPr>
                <w:noProof/>
                <w:webHidden/>
              </w:rPr>
              <w:tab/>
            </w:r>
            <w:r>
              <w:rPr>
                <w:noProof/>
                <w:webHidden/>
              </w:rPr>
              <w:fldChar w:fldCharType="begin"/>
            </w:r>
            <w:r>
              <w:rPr>
                <w:noProof/>
                <w:webHidden/>
              </w:rPr>
              <w:instrText xml:space="preserve"> PAGEREF _Toc234940508 \h </w:instrText>
            </w:r>
            <w:r>
              <w:rPr>
                <w:noProof/>
                <w:webHidden/>
              </w:rPr>
            </w:r>
            <w:r>
              <w:rPr>
                <w:noProof/>
                <w:webHidden/>
              </w:rPr>
              <w:fldChar w:fldCharType="separate"/>
            </w:r>
            <w:r>
              <w:rPr>
                <w:noProof/>
                <w:webHidden/>
              </w:rPr>
              <w:t>12</w:t>
            </w:r>
            <w:r>
              <w:rPr>
                <w:noProof/>
                <w:webHidden/>
              </w:rPr>
              <w:fldChar w:fldCharType="end"/>
            </w:r>
          </w:hyperlink>
        </w:p>
        <w:p w14:paraId="6F13A8BF" w14:textId="3D4BF7BB" w:rsidR="0072435F" w:rsidRDefault="0072435F" w:rsidP="008B4C40">
          <w:pPr>
            <w:pStyle w:val="3"/>
            <w:tabs>
              <w:tab w:val="left" w:pos="1260"/>
              <w:tab w:val="right" w:leader="dot" w:pos="10456"/>
            </w:tabs>
            <w:rPr>
              <w:noProof/>
              <w:szCs w:val="24"/>
              <w14:ligatures w14:val="standardContextual"/>
            </w:rPr>
          </w:pPr>
          <w:hyperlink w:anchor="_Toc234940511" w:history="1">
            <w:r w:rsidRPr="00790939">
              <w:rPr>
                <w:rStyle w:val="a6"/>
                <w:noProof/>
              </w:rPr>
              <w:t>3.5.15</w:t>
            </w:r>
            <w:r>
              <w:rPr>
                <w:noProof/>
                <w:szCs w:val="24"/>
                <w14:ligatures w14:val="standardContextual"/>
              </w:rPr>
              <w:tab/>
            </w:r>
            <w:r w:rsidRPr="00790939">
              <w:rPr>
                <w:rStyle w:val="a6"/>
                <w:noProof/>
              </w:rPr>
              <w:t>メッセージ表示ラベル</w:t>
            </w:r>
            <w:r>
              <w:rPr>
                <w:noProof/>
                <w:webHidden/>
              </w:rPr>
              <w:tab/>
            </w:r>
            <w:r>
              <w:rPr>
                <w:noProof/>
                <w:webHidden/>
              </w:rPr>
              <w:fldChar w:fldCharType="begin"/>
            </w:r>
            <w:r>
              <w:rPr>
                <w:noProof/>
                <w:webHidden/>
              </w:rPr>
              <w:instrText xml:space="preserve"> PAGEREF _Toc234940511 \h </w:instrText>
            </w:r>
            <w:r>
              <w:rPr>
                <w:noProof/>
                <w:webHidden/>
              </w:rPr>
            </w:r>
            <w:r>
              <w:rPr>
                <w:noProof/>
                <w:webHidden/>
              </w:rPr>
              <w:fldChar w:fldCharType="separate"/>
            </w:r>
            <w:r>
              <w:rPr>
                <w:noProof/>
                <w:webHidden/>
              </w:rPr>
              <w:t>12</w:t>
            </w:r>
            <w:r>
              <w:rPr>
                <w:noProof/>
                <w:webHidden/>
              </w:rPr>
              <w:fldChar w:fldCharType="end"/>
            </w:r>
          </w:hyperlink>
          <w:hyperlink w:anchor="_Toc234940512" w:history="1"/>
        </w:p>
        <w:p w14:paraId="603DA7D0" w14:textId="66A55895" w:rsidR="0072435F" w:rsidRDefault="0072435F">
          <w:pPr>
            <w:pStyle w:val="11"/>
            <w:tabs>
              <w:tab w:val="left" w:pos="420"/>
              <w:tab w:val="right" w:leader="dot" w:pos="10456"/>
            </w:tabs>
            <w:rPr>
              <w:noProof/>
              <w:szCs w:val="24"/>
              <w14:ligatures w14:val="standardContextual"/>
            </w:rPr>
          </w:pPr>
          <w:hyperlink w:anchor="_Toc234940513" w:history="1">
            <w:r w:rsidRPr="00790939">
              <w:rPr>
                <w:rStyle w:val="a6"/>
                <w:noProof/>
              </w:rPr>
              <w:t>4</w:t>
            </w:r>
            <w:r>
              <w:rPr>
                <w:noProof/>
                <w:szCs w:val="24"/>
                <w14:ligatures w14:val="standardContextual"/>
              </w:rPr>
              <w:tab/>
            </w:r>
            <w:r w:rsidRPr="00790939">
              <w:rPr>
                <w:rStyle w:val="a6"/>
                <w:noProof/>
              </w:rPr>
              <w:t>表示操作仕様</w:t>
            </w:r>
            <w:r>
              <w:rPr>
                <w:noProof/>
                <w:webHidden/>
              </w:rPr>
              <w:tab/>
            </w:r>
            <w:r>
              <w:rPr>
                <w:noProof/>
                <w:webHidden/>
              </w:rPr>
              <w:fldChar w:fldCharType="begin"/>
            </w:r>
            <w:r>
              <w:rPr>
                <w:noProof/>
                <w:webHidden/>
              </w:rPr>
              <w:instrText xml:space="preserve"> PAGEREF _Toc234940513 \h </w:instrText>
            </w:r>
            <w:r>
              <w:rPr>
                <w:noProof/>
                <w:webHidden/>
              </w:rPr>
            </w:r>
            <w:r>
              <w:rPr>
                <w:noProof/>
                <w:webHidden/>
              </w:rPr>
              <w:fldChar w:fldCharType="separate"/>
            </w:r>
            <w:r>
              <w:rPr>
                <w:noProof/>
                <w:webHidden/>
              </w:rPr>
              <w:t>12</w:t>
            </w:r>
            <w:r>
              <w:rPr>
                <w:noProof/>
                <w:webHidden/>
              </w:rPr>
              <w:fldChar w:fldCharType="end"/>
            </w:r>
          </w:hyperlink>
        </w:p>
        <w:p w14:paraId="385BBD24" w14:textId="04514BAA" w:rsidR="0072435F" w:rsidRDefault="0072435F">
          <w:pPr>
            <w:pStyle w:val="2"/>
            <w:tabs>
              <w:tab w:val="left" w:pos="840"/>
              <w:tab w:val="right" w:leader="dot" w:pos="10456"/>
            </w:tabs>
            <w:rPr>
              <w:noProof/>
              <w:szCs w:val="24"/>
              <w14:ligatures w14:val="standardContextual"/>
            </w:rPr>
          </w:pPr>
          <w:hyperlink w:anchor="_Toc234940514" w:history="1">
            <w:r w:rsidRPr="00790939">
              <w:rPr>
                <w:rStyle w:val="a6"/>
                <w:noProof/>
              </w:rPr>
              <w:t>4.1</w:t>
            </w:r>
            <w:r>
              <w:rPr>
                <w:noProof/>
                <w:szCs w:val="24"/>
                <w14:ligatures w14:val="standardContextual"/>
              </w:rPr>
              <w:tab/>
            </w:r>
            <w:r w:rsidRPr="00790939">
              <w:rPr>
                <w:rStyle w:val="a6"/>
                <w:noProof/>
              </w:rPr>
              <w:t>一般則</w:t>
            </w:r>
            <w:r>
              <w:rPr>
                <w:noProof/>
                <w:webHidden/>
              </w:rPr>
              <w:tab/>
            </w:r>
            <w:r>
              <w:rPr>
                <w:noProof/>
                <w:webHidden/>
              </w:rPr>
              <w:fldChar w:fldCharType="begin"/>
            </w:r>
            <w:r>
              <w:rPr>
                <w:noProof/>
                <w:webHidden/>
              </w:rPr>
              <w:instrText xml:space="preserve"> PAGEREF _Toc234940514 \h </w:instrText>
            </w:r>
            <w:r>
              <w:rPr>
                <w:noProof/>
                <w:webHidden/>
              </w:rPr>
            </w:r>
            <w:r>
              <w:rPr>
                <w:noProof/>
                <w:webHidden/>
              </w:rPr>
              <w:fldChar w:fldCharType="separate"/>
            </w:r>
            <w:r>
              <w:rPr>
                <w:noProof/>
                <w:webHidden/>
              </w:rPr>
              <w:t>12</w:t>
            </w:r>
            <w:r>
              <w:rPr>
                <w:noProof/>
                <w:webHidden/>
              </w:rPr>
              <w:fldChar w:fldCharType="end"/>
            </w:r>
          </w:hyperlink>
        </w:p>
        <w:p w14:paraId="3273DB1B" w14:textId="7CE3ED59" w:rsidR="0072435F" w:rsidRDefault="0072435F">
          <w:pPr>
            <w:pStyle w:val="3"/>
            <w:tabs>
              <w:tab w:val="left" w:pos="1260"/>
              <w:tab w:val="right" w:leader="dot" w:pos="10456"/>
            </w:tabs>
            <w:rPr>
              <w:noProof/>
              <w:szCs w:val="24"/>
              <w14:ligatures w14:val="standardContextual"/>
            </w:rPr>
          </w:pPr>
          <w:hyperlink w:anchor="_Toc234940515" w:history="1">
            <w:r w:rsidRPr="00790939">
              <w:rPr>
                <w:rStyle w:val="a6"/>
                <w:noProof/>
              </w:rPr>
              <w:t>4.1.1</w:t>
            </w:r>
            <w:r>
              <w:rPr>
                <w:noProof/>
                <w:szCs w:val="24"/>
                <w14:ligatures w14:val="standardContextual"/>
              </w:rPr>
              <w:tab/>
            </w:r>
            <w:r w:rsidRPr="00790939">
              <w:rPr>
                <w:rStyle w:val="a6"/>
                <w:noProof/>
              </w:rPr>
              <w:t>「終了ボタン」（Window右上の</w:t>
            </w:r>
            <w:r w:rsidRPr="00790939">
              <w:rPr>
                <w:rStyle w:val="a6"/>
                <w:rFonts w:ascii="ＭＳ 明朝" w:eastAsia="ＭＳ 明朝" w:hAnsi="ＭＳ 明朝" w:cs="ＭＳ 明朝"/>
                <w:noProof/>
              </w:rPr>
              <w:t>✕）押下時の動作</w:t>
            </w:r>
            <w:r>
              <w:rPr>
                <w:noProof/>
                <w:webHidden/>
              </w:rPr>
              <w:tab/>
            </w:r>
            <w:r>
              <w:rPr>
                <w:noProof/>
                <w:webHidden/>
              </w:rPr>
              <w:fldChar w:fldCharType="begin"/>
            </w:r>
            <w:r>
              <w:rPr>
                <w:noProof/>
                <w:webHidden/>
              </w:rPr>
              <w:instrText xml:space="preserve"> PAGEREF _Toc234940515 \h </w:instrText>
            </w:r>
            <w:r>
              <w:rPr>
                <w:noProof/>
                <w:webHidden/>
              </w:rPr>
            </w:r>
            <w:r>
              <w:rPr>
                <w:noProof/>
                <w:webHidden/>
              </w:rPr>
              <w:fldChar w:fldCharType="separate"/>
            </w:r>
            <w:r>
              <w:rPr>
                <w:noProof/>
                <w:webHidden/>
              </w:rPr>
              <w:t>12</w:t>
            </w:r>
            <w:r>
              <w:rPr>
                <w:noProof/>
                <w:webHidden/>
              </w:rPr>
              <w:fldChar w:fldCharType="end"/>
            </w:r>
          </w:hyperlink>
        </w:p>
        <w:p w14:paraId="21A96A29" w14:textId="052823BA" w:rsidR="0072435F" w:rsidRDefault="0072435F">
          <w:pPr>
            <w:pStyle w:val="3"/>
            <w:tabs>
              <w:tab w:val="left" w:pos="1260"/>
              <w:tab w:val="right" w:leader="dot" w:pos="10456"/>
            </w:tabs>
            <w:rPr>
              <w:noProof/>
              <w:szCs w:val="24"/>
              <w14:ligatures w14:val="standardContextual"/>
            </w:rPr>
          </w:pPr>
          <w:hyperlink w:anchor="_Toc234940516" w:history="1">
            <w:r w:rsidRPr="00790939">
              <w:rPr>
                <w:rStyle w:val="a6"/>
                <w:noProof/>
              </w:rPr>
              <w:t>4.1.2</w:t>
            </w:r>
            <w:r>
              <w:rPr>
                <w:noProof/>
                <w:szCs w:val="24"/>
                <w14:ligatures w14:val="standardContextual"/>
              </w:rPr>
              <w:tab/>
            </w:r>
            <w:r w:rsidRPr="00790939">
              <w:rPr>
                <w:rStyle w:val="a6"/>
                <w:noProof/>
              </w:rPr>
              <w:t>テキストフィールドへの入力文字</w:t>
            </w:r>
            <w:r>
              <w:rPr>
                <w:noProof/>
                <w:webHidden/>
              </w:rPr>
              <w:tab/>
            </w:r>
            <w:r>
              <w:rPr>
                <w:noProof/>
                <w:webHidden/>
              </w:rPr>
              <w:fldChar w:fldCharType="begin"/>
            </w:r>
            <w:r>
              <w:rPr>
                <w:noProof/>
                <w:webHidden/>
              </w:rPr>
              <w:instrText xml:space="preserve"> PAGEREF _Toc234940516 \h </w:instrText>
            </w:r>
            <w:r>
              <w:rPr>
                <w:noProof/>
                <w:webHidden/>
              </w:rPr>
            </w:r>
            <w:r>
              <w:rPr>
                <w:noProof/>
                <w:webHidden/>
              </w:rPr>
              <w:fldChar w:fldCharType="separate"/>
            </w:r>
            <w:r>
              <w:rPr>
                <w:noProof/>
                <w:webHidden/>
              </w:rPr>
              <w:t>12</w:t>
            </w:r>
            <w:r>
              <w:rPr>
                <w:noProof/>
                <w:webHidden/>
              </w:rPr>
              <w:fldChar w:fldCharType="end"/>
            </w:r>
          </w:hyperlink>
        </w:p>
        <w:p w14:paraId="7B5A6814" w14:textId="493228F4" w:rsidR="0072435F" w:rsidRDefault="0072435F">
          <w:pPr>
            <w:pStyle w:val="2"/>
            <w:tabs>
              <w:tab w:val="left" w:pos="840"/>
              <w:tab w:val="right" w:leader="dot" w:pos="10456"/>
            </w:tabs>
            <w:rPr>
              <w:noProof/>
              <w:szCs w:val="24"/>
              <w14:ligatures w14:val="standardContextual"/>
            </w:rPr>
          </w:pPr>
          <w:hyperlink w:anchor="_Toc234940517" w:history="1">
            <w:r w:rsidRPr="00790939">
              <w:rPr>
                <w:rStyle w:val="a6"/>
                <w:noProof/>
              </w:rPr>
              <w:t>4.2</w:t>
            </w:r>
            <w:r>
              <w:rPr>
                <w:noProof/>
                <w:szCs w:val="24"/>
                <w14:ligatures w14:val="standardContextual"/>
              </w:rPr>
              <w:tab/>
            </w:r>
            <w:r w:rsidRPr="00790939">
              <w:rPr>
                <w:rStyle w:val="a6"/>
                <w:noProof/>
              </w:rPr>
              <w:t>画面遷移図</w:t>
            </w:r>
            <w:r>
              <w:rPr>
                <w:noProof/>
                <w:webHidden/>
              </w:rPr>
              <w:tab/>
            </w:r>
            <w:r>
              <w:rPr>
                <w:noProof/>
                <w:webHidden/>
              </w:rPr>
              <w:fldChar w:fldCharType="begin"/>
            </w:r>
            <w:r>
              <w:rPr>
                <w:noProof/>
                <w:webHidden/>
              </w:rPr>
              <w:instrText xml:space="preserve"> PAGEREF _Toc234940517 \h </w:instrText>
            </w:r>
            <w:r>
              <w:rPr>
                <w:noProof/>
                <w:webHidden/>
              </w:rPr>
            </w:r>
            <w:r>
              <w:rPr>
                <w:noProof/>
                <w:webHidden/>
              </w:rPr>
              <w:fldChar w:fldCharType="separate"/>
            </w:r>
            <w:r>
              <w:rPr>
                <w:noProof/>
                <w:webHidden/>
              </w:rPr>
              <w:t>12</w:t>
            </w:r>
            <w:r>
              <w:rPr>
                <w:noProof/>
                <w:webHidden/>
              </w:rPr>
              <w:fldChar w:fldCharType="end"/>
            </w:r>
          </w:hyperlink>
        </w:p>
        <w:p w14:paraId="5657C884" w14:textId="2C084FB7" w:rsidR="0072435F" w:rsidRDefault="0072435F">
          <w:pPr>
            <w:pStyle w:val="2"/>
            <w:tabs>
              <w:tab w:val="left" w:pos="840"/>
              <w:tab w:val="right" w:leader="dot" w:pos="10456"/>
            </w:tabs>
            <w:rPr>
              <w:noProof/>
              <w:szCs w:val="24"/>
              <w14:ligatures w14:val="standardContextual"/>
            </w:rPr>
          </w:pPr>
          <w:hyperlink w:anchor="_Toc234940518" w:history="1">
            <w:r w:rsidRPr="00790939">
              <w:rPr>
                <w:rStyle w:val="a6"/>
                <w:noProof/>
              </w:rPr>
              <w:t>4.3</w:t>
            </w:r>
            <w:r>
              <w:rPr>
                <w:noProof/>
                <w:szCs w:val="24"/>
                <w14:ligatures w14:val="standardContextual"/>
              </w:rPr>
              <w:tab/>
            </w:r>
            <w:r w:rsidRPr="00790939">
              <w:rPr>
                <w:rStyle w:val="a6"/>
                <w:noProof/>
              </w:rPr>
              <w:t>状態別表示及び遷移</w:t>
            </w:r>
            <w:r>
              <w:rPr>
                <w:noProof/>
                <w:webHidden/>
              </w:rPr>
              <w:tab/>
            </w:r>
            <w:r>
              <w:rPr>
                <w:noProof/>
                <w:webHidden/>
              </w:rPr>
              <w:fldChar w:fldCharType="begin"/>
            </w:r>
            <w:r>
              <w:rPr>
                <w:noProof/>
                <w:webHidden/>
              </w:rPr>
              <w:instrText xml:space="preserve"> PAGEREF _Toc234940518 \h </w:instrText>
            </w:r>
            <w:r>
              <w:rPr>
                <w:noProof/>
                <w:webHidden/>
              </w:rPr>
            </w:r>
            <w:r>
              <w:rPr>
                <w:noProof/>
                <w:webHidden/>
              </w:rPr>
              <w:fldChar w:fldCharType="separate"/>
            </w:r>
            <w:r>
              <w:rPr>
                <w:noProof/>
                <w:webHidden/>
              </w:rPr>
              <w:t>14</w:t>
            </w:r>
            <w:r>
              <w:rPr>
                <w:noProof/>
                <w:webHidden/>
              </w:rPr>
              <w:fldChar w:fldCharType="end"/>
            </w:r>
          </w:hyperlink>
        </w:p>
        <w:p w14:paraId="00B45689" w14:textId="182899C6" w:rsidR="0072435F" w:rsidRDefault="0072435F">
          <w:pPr>
            <w:pStyle w:val="3"/>
            <w:tabs>
              <w:tab w:val="left" w:pos="1260"/>
              <w:tab w:val="right" w:leader="dot" w:pos="10456"/>
            </w:tabs>
            <w:rPr>
              <w:noProof/>
              <w:szCs w:val="24"/>
              <w14:ligatures w14:val="standardContextual"/>
            </w:rPr>
          </w:pPr>
          <w:hyperlink w:anchor="_Toc234940519" w:history="1">
            <w:r w:rsidRPr="00790939">
              <w:rPr>
                <w:rStyle w:val="a6"/>
                <w:noProof/>
              </w:rPr>
              <w:t>4.3.1</w:t>
            </w:r>
            <w:r>
              <w:rPr>
                <w:noProof/>
                <w:szCs w:val="24"/>
                <w14:ligatures w14:val="standardContextual"/>
              </w:rPr>
              <w:tab/>
            </w:r>
            <w:r w:rsidRPr="00790939">
              <w:rPr>
                <w:rStyle w:val="a6"/>
                <w:noProof/>
              </w:rPr>
              <w:t>システム起動時</w:t>
            </w:r>
            <w:r>
              <w:rPr>
                <w:noProof/>
                <w:webHidden/>
              </w:rPr>
              <w:tab/>
            </w:r>
            <w:r>
              <w:rPr>
                <w:noProof/>
                <w:webHidden/>
              </w:rPr>
              <w:fldChar w:fldCharType="begin"/>
            </w:r>
            <w:r>
              <w:rPr>
                <w:noProof/>
                <w:webHidden/>
              </w:rPr>
              <w:instrText xml:space="preserve"> PAGEREF _Toc234940519 \h </w:instrText>
            </w:r>
            <w:r>
              <w:rPr>
                <w:noProof/>
                <w:webHidden/>
              </w:rPr>
            </w:r>
            <w:r>
              <w:rPr>
                <w:noProof/>
                <w:webHidden/>
              </w:rPr>
              <w:fldChar w:fldCharType="separate"/>
            </w:r>
            <w:r>
              <w:rPr>
                <w:noProof/>
                <w:webHidden/>
              </w:rPr>
              <w:t>14</w:t>
            </w:r>
            <w:r>
              <w:rPr>
                <w:noProof/>
                <w:webHidden/>
              </w:rPr>
              <w:fldChar w:fldCharType="end"/>
            </w:r>
          </w:hyperlink>
        </w:p>
        <w:p w14:paraId="21686C6F" w14:textId="5F979B9A" w:rsidR="0072435F" w:rsidRDefault="0072435F">
          <w:pPr>
            <w:pStyle w:val="3"/>
            <w:tabs>
              <w:tab w:val="left" w:pos="1260"/>
              <w:tab w:val="right" w:leader="dot" w:pos="10456"/>
            </w:tabs>
            <w:rPr>
              <w:noProof/>
              <w:szCs w:val="24"/>
              <w14:ligatures w14:val="standardContextual"/>
            </w:rPr>
          </w:pPr>
          <w:hyperlink w:anchor="_Toc234940520" w:history="1">
            <w:r w:rsidRPr="00790939">
              <w:rPr>
                <w:rStyle w:val="a6"/>
                <w:noProof/>
              </w:rPr>
              <w:t>4.3.2</w:t>
            </w:r>
            <w:r>
              <w:rPr>
                <w:noProof/>
                <w:szCs w:val="24"/>
                <w14:ligatures w14:val="standardContextual"/>
              </w:rPr>
              <w:tab/>
            </w:r>
            <w:r w:rsidRPr="00790939">
              <w:rPr>
                <w:rStyle w:val="a6"/>
                <w:noProof/>
              </w:rPr>
              <w:t>ログインダイアログ表示中</w:t>
            </w:r>
            <w:r>
              <w:rPr>
                <w:noProof/>
                <w:webHidden/>
              </w:rPr>
              <w:tab/>
            </w:r>
            <w:r>
              <w:rPr>
                <w:noProof/>
                <w:webHidden/>
              </w:rPr>
              <w:fldChar w:fldCharType="begin"/>
            </w:r>
            <w:r>
              <w:rPr>
                <w:noProof/>
                <w:webHidden/>
              </w:rPr>
              <w:instrText xml:space="preserve"> PAGEREF _Toc234940520 \h </w:instrText>
            </w:r>
            <w:r>
              <w:rPr>
                <w:noProof/>
                <w:webHidden/>
              </w:rPr>
            </w:r>
            <w:r>
              <w:rPr>
                <w:noProof/>
                <w:webHidden/>
              </w:rPr>
              <w:fldChar w:fldCharType="separate"/>
            </w:r>
            <w:r>
              <w:rPr>
                <w:noProof/>
                <w:webHidden/>
              </w:rPr>
              <w:t>14</w:t>
            </w:r>
            <w:r>
              <w:rPr>
                <w:noProof/>
                <w:webHidden/>
              </w:rPr>
              <w:fldChar w:fldCharType="end"/>
            </w:r>
          </w:hyperlink>
        </w:p>
        <w:p w14:paraId="3E14ADAD" w14:textId="6E422CA7" w:rsidR="0072435F" w:rsidRDefault="0072435F">
          <w:pPr>
            <w:pStyle w:val="3"/>
            <w:tabs>
              <w:tab w:val="left" w:pos="1260"/>
              <w:tab w:val="right" w:leader="dot" w:pos="10456"/>
            </w:tabs>
            <w:rPr>
              <w:noProof/>
              <w:szCs w:val="24"/>
              <w14:ligatures w14:val="standardContextual"/>
            </w:rPr>
          </w:pPr>
          <w:hyperlink w:anchor="_Toc234940521" w:history="1">
            <w:r w:rsidRPr="00790939">
              <w:rPr>
                <w:rStyle w:val="a6"/>
                <w:noProof/>
              </w:rPr>
              <w:t>4.3.3</w:t>
            </w:r>
            <w:r>
              <w:rPr>
                <w:noProof/>
                <w:szCs w:val="24"/>
                <w14:ligatures w14:val="standardContextual"/>
              </w:rPr>
              <w:tab/>
            </w:r>
            <w:r w:rsidRPr="00790939">
              <w:rPr>
                <w:rStyle w:val="a6"/>
                <w:noProof/>
              </w:rPr>
              <w:t>ログイン成功</w:t>
            </w:r>
            <w:r>
              <w:rPr>
                <w:noProof/>
                <w:webHidden/>
              </w:rPr>
              <w:tab/>
            </w:r>
            <w:r>
              <w:rPr>
                <w:noProof/>
                <w:webHidden/>
              </w:rPr>
              <w:fldChar w:fldCharType="begin"/>
            </w:r>
            <w:r>
              <w:rPr>
                <w:noProof/>
                <w:webHidden/>
              </w:rPr>
              <w:instrText xml:space="preserve"> PAGEREF _Toc234940521 \h </w:instrText>
            </w:r>
            <w:r>
              <w:rPr>
                <w:noProof/>
                <w:webHidden/>
              </w:rPr>
            </w:r>
            <w:r>
              <w:rPr>
                <w:noProof/>
                <w:webHidden/>
              </w:rPr>
              <w:fldChar w:fldCharType="separate"/>
            </w:r>
            <w:r>
              <w:rPr>
                <w:noProof/>
                <w:webHidden/>
              </w:rPr>
              <w:t>15</w:t>
            </w:r>
            <w:r>
              <w:rPr>
                <w:noProof/>
                <w:webHidden/>
              </w:rPr>
              <w:fldChar w:fldCharType="end"/>
            </w:r>
          </w:hyperlink>
        </w:p>
        <w:p w14:paraId="3A57928A" w14:textId="5B6A4CBE" w:rsidR="0072435F" w:rsidRDefault="0072435F">
          <w:pPr>
            <w:pStyle w:val="3"/>
            <w:tabs>
              <w:tab w:val="left" w:pos="1260"/>
              <w:tab w:val="right" w:leader="dot" w:pos="10456"/>
            </w:tabs>
            <w:rPr>
              <w:noProof/>
              <w:szCs w:val="24"/>
              <w14:ligatures w14:val="standardContextual"/>
            </w:rPr>
          </w:pPr>
          <w:hyperlink w:anchor="_Toc234940522" w:history="1">
            <w:r w:rsidRPr="00790939">
              <w:rPr>
                <w:rStyle w:val="a6"/>
                <w:noProof/>
              </w:rPr>
              <w:t>4.3.4</w:t>
            </w:r>
            <w:r>
              <w:rPr>
                <w:noProof/>
                <w:szCs w:val="24"/>
                <w14:ligatures w14:val="standardContextual"/>
              </w:rPr>
              <w:tab/>
            </w:r>
            <w:r w:rsidRPr="00790939">
              <w:rPr>
                <w:rStyle w:val="a6"/>
                <w:noProof/>
              </w:rPr>
              <w:t>ログイン失敗</w:t>
            </w:r>
            <w:r>
              <w:rPr>
                <w:noProof/>
                <w:webHidden/>
              </w:rPr>
              <w:tab/>
            </w:r>
            <w:r>
              <w:rPr>
                <w:noProof/>
                <w:webHidden/>
              </w:rPr>
              <w:fldChar w:fldCharType="begin"/>
            </w:r>
            <w:r>
              <w:rPr>
                <w:noProof/>
                <w:webHidden/>
              </w:rPr>
              <w:instrText xml:space="preserve"> PAGEREF _Toc234940522 \h </w:instrText>
            </w:r>
            <w:r>
              <w:rPr>
                <w:noProof/>
                <w:webHidden/>
              </w:rPr>
            </w:r>
            <w:r>
              <w:rPr>
                <w:noProof/>
                <w:webHidden/>
              </w:rPr>
              <w:fldChar w:fldCharType="separate"/>
            </w:r>
            <w:r>
              <w:rPr>
                <w:noProof/>
                <w:webHidden/>
              </w:rPr>
              <w:t>15</w:t>
            </w:r>
            <w:r>
              <w:rPr>
                <w:noProof/>
                <w:webHidden/>
              </w:rPr>
              <w:fldChar w:fldCharType="end"/>
            </w:r>
          </w:hyperlink>
        </w:p>
        <w:p w14:paraId="4C9D7B58" w14:textId="126C8940" w:rsidR="0072435F" w:rsidRDefault="0072435F">
          <w:pPr>
            <w:pStyle w:val="4"/>
            <w:tabs>
              <w:tab w:val="left" w:pos="1470"/>
              <w:tab w:val="right" w:leader="dot" w:pos="10456"/>
            </w:tabs>
            <w:rPr>
              <w:noProof/>
              <w:szCs w:val="24"/>
              <w14:ligatures w14:val="standardContextual"/>
            </w:rPr>
          </w:pPr>
          <w:hyperlink w:anchor="_Toc234940523" w:history="1">
            <w:r w:rsidRPr="00790939">
              <w:rPr>
                <w:rStyle w:val="a6"/>
                <w:noProof/>
              </w:rPr>
              <w:t>4.3.4.1</w:t>
            </w:r>
            <w:bookmarkStart w:id="2" w:name="_Toc234575815"/>
            <w:r>
              <w:rPr>
                <w:noProof/>
                <w:szCs w:val="24"/>
                <w14:ligatures w14:val="standardContextual"/>
              </w:rPr>
              <w:tab/>
            </w:r>
            <w:bookmarkEnd w:id="2"/>
            <w:r>
              <w:rPr>
                <w:noProof/>
                <w:webHidden/>
              </w:rPr>
              <w:tab/>
            </w:r>
            <w:r>
              <w:rPr>
                <w:noProof/>
                <w:webHidden/>
              </w:rPr>
              <w:fldChar w:fldCharType="begin"/>
            </w:r>
            <w:r>
              <w:rPr>
                <w:noProof/>
                <w:webHidden/>
              </w:rPr>
              <w:instrText xml:space="preserve"> PAGEREF _Toc234940523 \h </w:instrText>
            </w:r>
            <w:r>
              <w:rPr>
                <w:noProof/>
                <w:webHidden/>
              </w:rPr>
            </w:r>
            <w:r>
              <w:rPr>
                <w:noProof/>
                <w:webHidden/>
              </w:rPr>
              <w:fldChar w:fldCharType="separate"/>
            </w:r>
            <w:r>
              <w:rPr>
                <w:noProof/>
                <w:webHidden/>
              </w:rPr>
              <w:t>15</w:t>
            </w:r>
            <w:r>
              <w:rPr>
                <w:noProof/>
                <w:webHidden/>
              </w:rPr>
              <w:fldChar w:fldCharType="end"/>
            </w:r>
          </w:hyperlink>
        </w:p>
        <w:p w14:paraId="5091B62F" w14:textId="11691AEF" w:rsidR="0072435F" w:rsidRDefault="0072435F">
          <w:pPr>
            <w:pStyle w:val="4"/>
            <w:tabs>
              <w:tab w:val="left" w:pos="1680"/>
              <w:tab w:val="right" w:leader="dot" w:pos="10456"/>
            </w:tabs>
            <w:rPr>
              <w:noProof/>
              <w:szCs w:val="24"/>
              <w14:ligatures w14:val="standardContextual"/>
            </w:rPr>
          </w:pPr>
          <w:hyperlink w:anchor="_Toc234940524" w:history="1">
            <w:r w:rsidRPr="00790939">
              <w:rPr>
                <w:rStyle w:val="a6"/>
                <w:noProof/>
              </w:rPr>
              <w:t>4.3.4.2</w:t>
            </w:r>
            <w:r>
              <w:rPr>
                <w:noProof/>
                <w:szCs w:val="24"/>
                <w14:ligatures w14:val="standardContextual"/>
              </w:rPr>
              <w:tab/>
            </w:r>
            <w:r w:rsidRPr="00790939">
              <w:rPr>
                <w:rStyle w:val="a6"/>
                <w:noProof/>
              </w:rPr>
              <w:t>ユーザID未登録</w:t>
            </w:r>
            <w:r>
              <w:rPr>
                <w:noProof/>
                <w:webHidden/>
              </w:rPr>
              <w:tab/>
            </w:r>
            <w:r>
              <w:rPr>
                <w:noProof/>
                <w:webHidden/>
              </w:rPr>
              <w:fldChar w:fldCharType="begin"/>
            </w:r>
            <w:r>
              <w:rPr>
                <w:noProof/>
                <w:webHidden/>
              </w:rPr>
              <w:instrText xml:space="preserve"> PAGEREF _Toc234940524 \h </w:instrText>
            </w:r>
            <w:r>
              <w:rPr>
                <w:noProof/>
                <w:webHidden/>
              </w:rPr>
            </w:r>
            <w:r>
              <w:rPr>
                <w:noProof/>
                <w:webHidden/>
              </w:rPr>
              <w:fldChar w:fldCharType="separate"/>
            </w:r>
            <w:r>
              <w:rPr>
                <w:noProof/>
                <w:webHidden/>
              </w:rPr>
              <w:t>16</w:t>
            </w:r>
            <w:r>
              <w:rPr>
                <w:noProof/>
                <w:webHidden/>
              </w:rPr>
              <w:fldChar w:fldCharType="end"/>
            </w:r>
          </w:hyperlink>
        </w:p>
        <w:p w14:paraId="01071367" w14:textId="5A7D68D5" w:rsidR="0072435F" w:rsidRDefault="0072435F">
          <w:pPr>
            <w:pStyle w:val="3"/>
            <w:tabs>
              <w:tab w:val="left" w:pos="1260"/>
              <w:tab w:val="right" w:leader="dot" w:pos="10456"/>
            </w:tabs>
            <w:rPr>
              <w:noProof/>
              <w:szCs w:val="24"/>
              <w14:ligatures w14:val="standardContextual"/>
            </w:rPr>
          </w:pPr>
          <w:hyperlink w:anchor="_Toc234940536" w:history="1">
            <w:r w:rsidRPr="00790939">
              <w:rPr>
                <w:rStyle w:val="a6"/>
                <w:noProof/>
              </w:rPr>
              <w:t>4.3.5</w:t>
            </w:r>
            <w:r>
              <w:rPr>
                <w:noProof/>
                <w:szCs w:val="24"/>
                <w14:ligatures w14:val="standardContextual"/>
              </w:rPr>
              <w:tab/>
            </w:r>
            <w:r w:rsidRPr="00790939">
              <w:rPr>
                <w:rStyle w:val="a6"/>
                <w:noProof/>
              </w:rPr>
              <w:t>教室概要表示</w:t>
            </w:r>
            <w:r>
              <w:rPr>
                <w:noProof/>
                <w:webHidden/>
              </w:rPr>
              <w:tab/>
            </w:r>
            <w:r>
              <w:rPr>
                <w:noProof/>
                <w:webHidden/>
              </w:rPr>
              <w:fldChar w:fldCharType="begin"/>
            </w:r>
            <w:r>
              <w:rPr>
                <w:noProof/>
                <w:webHidden/>
              </w:rPr>
              <w:instrText xml:space="preserve"> PAGEREF _Toc234940536 \h </w:instrText>
            </w:r>
            <w:r>
              <w:rPr>
                <w:noProof/>
                <w:webHidden/>
              </w:rPr>
            </w:r>
            <w:r>
              <w:rPr>
                <w:noProof/>
                <w:webHidden/>
              </w:rPr>
              <w:fldChar w:fldCharType="separate"/>
            </w:r>
            <w:r>
              <w:rPr>
                <w:noProof/>
                <w:webHidden/>
              </w:rPr>
              <w:t>17</w:t>
            </w:r>
            <w:r>
              <w:rPr>
                <w:noProof/>
                <w:webHidden/>
              </w:rPr>
              <w:fldChar w:fldCharType="end"/>
            </w:r>
          </w:hyperlink>
        </w:p>
        <w:p w14:paraId="0780003B" w14:textId="59F7ED76" w:rsidR="0072435F" w:rsidRDefault="0072435F">
          <w:pPr>
            <w:pStyle w:val="4"/>
            <w:tabs>
              <w:tab w:val="left" w:pos="1680"/>
              <w:tab w:val="right" w:leader="dot" w:pos="10456"/>
            </w:tabs>
            <w:rPr>
              <w:noProof/>
              <w:szCs w:val="24"/>
              <w14:ligatures w14:val="standardContextual"/>
            </w:rPr>
          </w:pPr>
          <w:hyperlink w:anchor="_Toc234940537" w:history="1">
            <w:r w:rsidRPr="00790939">
              <w:rPr>
                <w:rStyle w:val="a6"/>
                <w:noProof/>
              </w:rPr>
              <w:t>4.3.5.1</w:t>
            </w:r>
            <w:r>
              <w:rPr>
                <w:noProof/>
                <w:szCs w:val="24"/>
                <w14:ligatures w14:val="standardContextual"/>
              </w:rPr>
              <w:tab/>
            </w:r>
            <w:r w:rsidRPr="00790939">
              <w:rPr>
                <w:rStyle w:val="a6"/>
                <w:noProof/>
              </w:rPr>
              <w:t>未ログイン状態での教室概要表示</w:t>
            </w:r>
            <w:r>
              <w:rPr>
                <w:noProof/>
                <w:webHidden/>
              </w:rPr>
              <w:tab/>
            </w:r>
            <w:r>
              <w:rPr>
                <w:noProof/>
                <w:webHidden/>
              </w:rPr>
              <w:fldChar w:fldCharType="begin"/>
            </w:r>
            <w:r>
              <w:rPr>
                <w:noProof/>
                <w:webHidden/>
              </w:rPr>
              <w:instrText xml:space="preserve"> PAGEREF _Toc234940537 \h </w:instrText>
            </w:r>
            <w:r>
              <w:rPr>
                <w:noProof/>
                <w:webHidden/>
              </w:rPr>
            </w:r>
            <w:r>
              <w:rPr>
                <w:noProof/>
                <w:webHidden/>
              </w:rPr>
              <w:fldChar w:fldCharType="separate"/>
            </w:r>
            <w:r>
              <w:rPr>
                <w:noProof/>
                <w:webHidden/>
              </w:rPr>
              <w:t>17</w:t>
            </w:r>
            <w:r>
              <w:rPr>
                <w:noProof/>
                <w:webHidden/>
              </w:rPr>
              <w:fldChar w:fldCharType="end"/>
            </w:r>
          </w:hyperlink>
        </w:p>
        <w:p w14:paraId="5495988C" w14:textId="02168022" w:rsidR="0072435F" w:rsidRDefault="0072435F">
          <w:pPr>
            <w:pStyle w:val="4"/>
            <w:tabs>
              <w:tab w:val="left" w:pos="1680"/>
              <w:tab w:val="right" w:leader="dot" w:pos="10456"/>
            </w:tabs>
            <w:rPr>
              <w:noProof/>
              <w:szCs w:val="24"/>
              <w14:ligatures w14:val="standardContextual"/>
            </w:rPr>
          </w:pPr>
          <w:hyperlink w:anchor="_Toc234940538" w:history="1">
            <w:r w:rsidRPr="00790939">
              <w:rPr>
                <w:rStyle w:val="a6"/>
                <w:noProof/>
              </w:rPr>
              <w:t>4.3.5.2</w:t>
            </w:r>
            <w:r>
              <w:rPr>
                <w:noProof/>
                <w:szCs w:val="24"/>
                <w14:ligatures w14:val="standardContextual"/>
              </w:rPr>
              <w:tab/>
            </w:r>
            <w:r w:rsidRPr="00790939">
              <w:rPr>
                <w:rStyle w:val="a6"/>
                <w:noProof/>
              </w:rPr>
              <w:t>ログイン状態での教室概要表示</w:t>
            </w:r>
            <w:r>
              <w:rPr>
                <w:noProof/>
                <w:webHidden/>
              </w:rPr>
              <w:tab/>
            </w:r>
            <w:r>
              <w:rPr>
                <w:noProof/>
                <w:webHidden/>
              </w:rPr>
              <w:fldChar w:fldCharType="begin"/>
            </w:r>
            <w:r>
              <w:rPr>
                <w:noProof/>
                <w:webHidden/>
              </w:rPr>
              <w:instrText xml:space="preserve"> PAGEREF _Toc234940538 \h </w:instrText>
            </w:r>
            <w:r>
              <w:rPr>
                <w:noProof/>
                <w:webHidden/>
              </w:rPr>
            </w:r>
            <w:r>
              <w:rPr>
                <w:noProof/>
                <w:webHidden/>
              </w:rPr>
              <w:fldChar w:fldCharType="separate"/>
            </w:r>
            <w:r>
              <w:rPr>
                <w:noProof/>
                <w:webHidden/>
              </w:rPr>
              <w:t>17</w:t>
            </w:r>
            <w:r>
              <w:rPr>
                <w:noProof/>
                <w:webHidden/>
              </w:rPr>
              <w:fldChar w:fldCharType="end"/>
            </w:r>
          </w:hyperlink>
        </w:p>
        <w:p w14:paraId="0A0A1249" w14:textId="523DF4BA" w:rsidR="0072435F" w:rsidRDefault="0072435F">
          <w:pPr>
            <w:pStyle w:val="3"/>
            <w:tabs>
              <w:tab w:val="left" w:pos="1260"/>
              <w:tab w:val="right" w:leader="dot" w:pos="10456"/>
            </w:tabs>
            <w:rPr>
              <w:noProof/>
              <w:szCs w:val="24"/>
              <w14:ligatures w14:val="standardContextual"/>
            </w:rPr>
          </w:pPr>
          <w:hyperlink w:anchor="_Toc234940539" w:history="1">
            <w:r w:rsidRPr="00790939">
              <w:rPr>
                <w:rStyle w:val="a6"/>
                <w:noProof/>
              </w:rPr>
              <w:t>4.3.6</w:t>
            </w:r>
            <w:r>
              <w:rPr>
                <w:noProof/>
                <w:szCs w:val="24"/>
                <w14:ligatures w14:val="standardContextual"/>
              </w:rPr>
              <w:tab/>
            </w:r>
            <w:r w:rsidRPr="00790939">
              <w:rPr>
                <w:rStyle w:val="a6"/>
                <w:noProof/>
              </w:rPr>
              <w:t>新規予約</w:t>
            </w:r>
            <w:r>
              <w:rPr>
                <w:noProof/>
                <w:webHidden/>
              </w:rPr>
              <w:tab/>
            </w:r>
            <w:r>
              <w:rPr>
                <w:noProof/>
                <w:webHidden/>
              </w:rPr>
              <w:fldChar w:fldCharType="begin"/>
            </w:r>
            <w:r>
              <w:rPr>
                <w:noProof/>
                <w:webHidden/>
              </w:rPr>
              <w:instrText xml:space="preserve"> PAGEREF _Toc234940539 \h </w:instrText>
            </w:r>
            <w:r>
              <w:rPr>
                <w:noProof/>
                <w:webHidden/>
              </w:rPr>
            </w:r>
            <w:r>
              <w:rPr>
                <w:noProof/>
                <w:webHidden/>
              </w:rPr>
              <w:fldChar w:fldCharType="separate"/>
            </w:r>
            <w:r>
              <w:rPr>
                <w:noProof/>
                <w:webHidden/>
              </w:rPr>
              <w:t>18</w:t>
            </w:r>
            <w:r>
              <w:rPr>
                <w:noProof/>
                <w:webHidden/>
              </w:rPr>
              <w:fldChar w:fldCharType="end"/>
            </w:r>
          </w:hyperlink>
        </w:p>
        <w:p w14:paraId="3F6C271A" w14:textId="62459E5F" w:rsidR="0072435F" w:rsidRDefault="0072435F">
          <w:pPr>
            <w:pStyle w:val="4"/>
            <w:tabs>
              <w:tab w:val="left" w:pos="1680"/>
              <w:tab w:val="right" w:leader="dot" w:pos="10456"/>
            </w:tabs>
            <w:rPr>
              <w:noProof/>
              <w:szCs w:val="24"/>
              <w14:ligatures w14:val="standardContextual"/>
            </w:rPr>
          </w:pPr>
          <w:hyperlink w:anchor="_Toc234940540" w:history="1">
            <w:r w:rsidRPr="00790939">
              <w:rPr>
                <w:rStyle w:val="a6"/>
                <w:noProof/>
              </w:rPr>
              <w:t>4.3.6.1</w:t>
            </w:r>
            <w:r>
              <w:rPr>
                <w:noProof/>
                <w:szCs w:val="24"/>
                <w14:ligatures w14:val="standardContextual"/>
              </w:rPr>
              <w:tab/>
            </w:r>
            <w:r w:rsidRPr="00790939">
              <w:rPr>
                <w:rStyle w:val="a6"/>
                <w:noProof/>
              </w:rPr>
              <w:t>新規予約ダイアログ表示中</w:t>
            </w:r>
            <w:r>
              <w:rPr>
                <w:noProof/>
                <w:webHidden/>
              </w:rPr>
              <w:tab/>
            </w:r>
            <w:r>
              <w:rPr>
                <w:noProof/>
                <w:webHidden/>
              </w:rPr>
              <w:fldChar w:fldCharType="begin"/>
            </w:r>
            <w:r>
              <w:rPr>
                <w:noProof/>
                <w:webHidden/>
              </w:rPr>
              <w:instrText xml:space="preserve"> PAGEREF _Toc234940540 \h </w:instrText>
            </w:r>
            <w:r>
              <w:rPr>
                <w:noProof/>
                <w:webHidden/>
              </w:rPr>
            </w:r>
            <w:r>
              <w:rPr>
                <w:noProof/>
                <w:webHidden/>
              </w:rPr>
              <w:fldChar w:fldCharType="separate"/>
            </w:r>
            <w:r>
              <w:rPr>
                <w:noProof/>
                <w:webHidden/>
              </w:rPr>
              <w:t>18</w:t>
            </w:r>
            <w:r>
              <w:rPr>
                <w:noProof/>
                <w:webHidden/>
              </w:rPr>
              <w:fldChar w:fldCharType="end"/>
            </w:r>
          </w:hyperlink>
        </w:p>
        <w:p w14:paraId="3324ED35" w14:textId="6D754CF9" w:rsidR="0072435F" w:rsidRDefault="0072435F">
          <w:pPr>
            <w:pStyle w:val="4"/>
            <w:tabs>
              <w:tab w:val="left" w:pos="1680"/>
              <w:tab w:val="right" w:leader="dot" w:pos="10456"/>
            </w:tabs>
            <w:rPr>
              <w:noProof/>
              <w:szCs w:val="24"/>
              <w14:ligatures w14:val="standardContextual"/>
            </w:rPr>
          </w:pPr>
          <w:hyperlink w:anchor="_Toc234940541" w:history="1">
            <w:r w:rsidRPr="00790939">
              <w:rPr>
                <w:rStyle w:val="a6"/>
                <w:noProof/>
              </w:rPr>
              <w:t>4.3.6.2</w:t>
            </w:r>
            <w:r>
              <w:rPr>
                <w:noProof/>
                <w:szCs w:val="24"/>
                <w14:ligatures w14:val="standardContextual"/>
              </w:rPr>
              <w:tab/>
            </w:r>
            <w:r w:rsidRPr="00790939">
              <w:rPr>
                <w:rStyle w:val="a6"/>
                <w:noProof/>
              </w:rPr>
              <w:t>新規予約成功</w:t>
            </w:r>
            <w:r>
              <w:rPr>
                <w:noProof/>
                <w:webHidden/>
              </w:rPr>
              <w:tab/>
            </w:r>
            <w:r>
              <w:rPr>
                <w:noProof/>
                <w:webHidden/>
              </w:rPr>
              <w:fldChar w:fldCharType="begin"/>
            </w:r>
            <w:r>
              <w:rPr>
                <w:noProof/>
                <w:webHidden/>
              </w:rPr>
              <w:instrText xml:space="preserve"> PAGEREF _Toc234940541 \h </w:instrText>
            </w:r>
            <w:r>
              <w:rPr>
                <w:noProof/>
                <w:webHidden/>
              </w:rPr>
            </w:r>
            <w:r>
              <w:rPr>
                <w:noProof/>
                <w:webHidden/>
              </w:rPr>
              <w:fldChar w:fldCharType="separate"/>
            </w:r>
            <w:r>
              <w:rPr>
                <w:noProof/>
                <w:webHidden/>
              </w:rPr>
              <w:t>19</w:t>
            </w:r>
            <w:r>
              <w:rPr>
                <w:noProof/>
                <w:webHidden/>
              </w:rPr>
              <w:fldChar w:fldCharType="end"/>
            </w:r>
          </w:hyperlink>
        </w:p>
        <w:p w14:paraId="2AACDF26" w14:textId="2E62F088" w:rsidR="0072435F" w:rsidRDefault="0072435F">
          <w:pPr>
            <w:pStyle w:val="4"/>
            <w:tabs>
              <w:tab w:val="left" w:pos="1680"/>
              <w:tab w:val="right" w:leader="dot" w:pos="10456"/>
            </w:tabs>
            <w:rPr>
              <w:noProof/>
              <w:szCs w:val="24"/>
              <w14:ligatures w14:val="standardContextual"/>
            </w:rPr>
          </w:pPr>
          <w:hyperlink w:anchor="_Toc234940542" w:history="1">
            <w:r w:rsidRPr="00790939">
              <w:rPr>
                <w:rStyle w:val="a6"/>
                <w:noProof/>
              </w:rPr>
              <w:t>4.3.6.3</w:t>
            </w:r>
            <w:r>
              <w:rPr>
                <w:noProof/>
                <w:szCs w:val="24"/>
                <w14:ligatures w14:val="standardContextual"/>
              </w:rPr>
              <w:tab/>
            </w:r>
            <w:r w:rsidRPr="00790939">
              <w:rPr>
                <w:rStyle w:val="a6"/>
                <w:noProof/>
              </w:rPr>
              <w:t>新規予約失敗</w:t>
            </w:r>
            <w:r>
              <w:rPr>
                <w:noProof/>
                <w:webHidden/>
              </w:rPr>
              <w:tab/>
            </w:r>
            <w:r>
              <w:rPr>
                <w:noProof/>
                <w:webHidden/>
              </w:rPr>
              <w:fldChar w:fldCharType="begin"/>
            </w:r>
            <w:r>
              <w:rPr>
                <w:noProof/>
                <w:webHidden/>
              </w:rPr>
              <w:instrText xml:space="preserve"> PAGEREF _Toc234940542 \h </w:instrText>
            </w:r>
            <w:r>
              <w:rPr>
                <w:noProof/>
                <w:webHidden/>
              </w:rPr>
            </w:r>
            <w:r>
              <w:rPr>
                <w:noProof/>
                <w:webHidden/>
              </w:rPr>
              <w:fldChar w:fldCharType="separate"/>
            </w:r>
            <w:r>
              <w:rPr>
                <w:noProof/>
                <w:webHidden/>
              </w:rPr>
              <w:t>19</w:t>
            </w:r>
            <w:r>
              <w:rPr>
                <w:noProof/>
                <w:webHidden/>
              </w:rPr>
              <w:fldChar w:fldCharType="end"/>
            </w:r>
          </w:hyperlink>
        </w:p>
        <w:p w14:paraId="44F986ED" w14:textId="6867E87C" w:rsidR="0072435F" w:rsidRDefault="0072435F">
          <w:pPr>
            <w:pStyle w:val="4"/>
            <w:tabs>
              <w:tab w:val="left" w:pos="1680"/>
              <w:tab w:val="right" w:leader="dot" w:pos="10456"/>
            </w:tabs>
            <w:rPr>
              <w:noProof/>
              <w:szCs w:val="24"/>
              <w14:ligatures w14:val="standardContextual"/>
            </w:rPr>
          </w:pPr>
          <w:hyperlink w:anchor="_Toc234940543" w:history="1">
            <w:r w:rsidRPr="00790939">
              <w:rPr>
                <w:rStyle w:val="a6"/>
                <w:noProof/>
              </w:rPr>
              <w:t>4.3.6.4</w:t>
            </w:r>
            <w:r>
              <w:rPr>
                <w:noProof/>
                <w:szCs w:val="24"/>
                <w14:ligatures w14:val="standardContextual"/>
              </w:rPr>
              <w:tab/>
            </w:r>
            <w:r w:rsidRPr="00790939">
              <w:rPr>
                <w:rStyle w:val="a6"/>
                <w:noProof/>
              </w:rPr>
              <w:t>未ログイン中の新規予約ボタン押下</w:t>
            </w:r>
            <w:r>
              <w:rPr>
                <w:noProof/>
                <w:webHidden/>
              </w:rPr>
              <w:tab/>
            </w:r>
            <w:r>
              <w:rPr>
                <w:noProof/>
                <w:webHidden/>
              </w:rPr>
              <w:fldChar w:fldCharType="begin"/>
            </w:r>
            <w:r>
              <w:rPr>
                <w:noProof/>
                <w:webHidden/>
              </w:rPr>
              <w:instrText xml:space="preserve"> PAGEREF _Toc234940543 \h </w:instrText>
            </w:r>
            <w:r>
              <w:rPr>
                <w:noProof/>
                <w:webHidden/>
              </w:rPr>
            </w:r>
            <w:r>
              <w:rPr>
                <w:noProof/>
                <w:webHidden/>
              </w:rPr>
              <w:fldChar w:fldCharType="separate"/>
            </w:r>
            <w:r>
              <w:rPr>
                <w:noProof/>
                <w:webHidden/>
              </w:rPr>
              <w:t>20</w:t>
            </w:r>
            <w:r>
              <w:rPr>
                <w:noProof/>
                <w:webHidden/>
              </w:rPr>
              <w:fldChar w:fldCharType="end"/>
            </w:r>
          </w:hyperlink>
        </w:p>
        <w:p w14:paraId="33BA0EEF" w14:textId="69A53ECC" w:rsidR="0072435F" w:rsidRDefault="0072435F">
          <w:pPr>
            <w:pStyle w:val="3"/>
            <w:tabs>
              <w:tab w:val="left" w:pos="1260"/>
              <w:tab w:val="right" w:leader="dot" w:pos="10456"/>
            </w:tabs>
            <w:rPr>
              <w:noProof/>
              <w:szCs w:val="24"/>
              <w14:ligatures w14:val="standardContextual"/>
            </w:rPr>
          </w:pPr>
          <w:hyperlink w:anchor="_Toc234940544" w:history="1">
            <w:r w:rsidRPr="00790939">
              <w:rPr>
                <w:rStyle w:val="a6"/>
                <w:noProof/>
              </w:rPr>
              <w:t>4.3</w:t>
            </w:r>
            <w:r w:rsidRPr="00790939">
              <w:rPr>
                <w:rStyle w:val="a6"/>
                <w:noProof/>
              </w:rPr>
              <w:t>.</w:t>
            </w:r>
            <w:r w:rsidRPr="00790939">
              <w:rPr>
                <w:rStyle w:val="a6"/>
                <w:noProof/>
              </w:rPr>
              <w:t>7</w:t>
            </w:r>
            <w:r>
              <w:rPr>
                <w:noProof/>
                <w:szCs w:val="24"/>
                <w14:ligatures w14:val="standardContextual"/>
              </w:rPr>
              <w:tab/>
            </w:r>
            <w:r w:rsidRPr="00790939">
              <w:rPr>
                <w:rStyle w:val="a6"/>
                <w:noProof/>
              </w:rPr>
              <w:t>予約状況確認</w:t>
            </w:r>
            <w:r>
              <w:rPr>
                <w:noProof/>
                <w:webHidden/>
              </w:rPr>
              <w:tab/>
            </w:r>
            <w:r>
              <w:rPr>
                <w:noProof/>
                <w:webHidden/>
              </w:rPr>
              <w:fldChar w:fldCharType="begin"/>
            </w:r>
            <w:r>
              <w:rPr>
                <w:noProof/>
                <w:webHidden/>
              </w:rPr>
              <w:instrText xml:space="preserve"> PAGEREF _Toc234940544 \h </w:instrText>
            </w:r>
            <w:r>
              <w:rPr>
                <w:noProof/>
                <w:webHidden/>
              </w:rPr>
            </w:r>
            <w:r>
              <w:rPr>
                <w:noProof/>
                <w:webHidden/>
              </w:rPr>
              <w:fldChar w:fldCharType="separate"/>
            </w:r>
            <w:r>
              <w:rPr>
                <w:noProof/>
                <w:webHidden/>
              </w:rPr>
              <w:t>21</w:t>
            </w:r>
            <w:r>
              <w:rPr>
                <w:noProof/>
                <w:webHidden/>
              </w:rPr>
              <w:fldChar w:fldCharType="end"/>
            </w:r>
          </w:hyperlink>
        </w:p>
        <w:p w14:paraId="03DBC2B1" w14:textId="20E3B75D" w:rsidR="0072435F" w:rsidRDefault="0072435F">
          <w:pPr>
            <w:pStyle w:val="4"/>
            <w:tabs>
              <w:tab w:val="left" w:pos="1680"/>
              <w:tab w:val="right" w:leader="dot" w:pos="10456"/>
            </w:tabs>
            <w:rPr>
              <w:noProof/>
              <w:szCs w:val="24"/>
              <w14:ligatures w14:val="standardContextual"/>
            </w:rPr>
          </w:pPr>
          <w:hyperlink w:anchor="_Toc234940545" w:history="1">
            <w:r w:rsidRPr="00790939">
              <w:rPr>
                <w:rStyle w:val="a6"/>
                <w:noProof/>
              </w:rPr>
              <w:t>4.3.7.1</w:t>
            </w:r>
            <w:r>
              <w:rPr>
                <w:noProof/>
                <w:szCs w:val="24"/>
                <w14:ligatures w14:val="standardContextual"/>
              </w:rPr>
              <w:tab/>
            </w:r>
            <w:r w:rsidRPr="00790939">
              <w:rPr>
                <w:rStyle w:val="a6"/>
                <w:noProof/>
              </w:rPr>
              <w:t>未ログイン中の予約状況確認ダイアログ表示中</w:t>
            </w:r>
            <w:r>
              <w:rPr>
                <w:noProof/>
                <w:webHidden/>
              </w:rPr>
              <w:tab/>
            </w:r>
            <w:r>
              <w:rPr>
                <w:noProof/>
                <w:webHidden/>
              </w:rPr>
              <w:fldChar w:fldCharType="begin"/>
            </w:r>
            <w:r>
              <w:rPr>
                <w:noProof/>
                <w:webHidden/>
              </w:rPr>
              <w:instrText xml:space="preserve"> PAGEREF _Toc234940545 \h </w:instrText>
            </w:r>
            <w:r>
              <w:rPr>
                <w:noProof/>
                <w:webHidden/>
              </w:rPr>
            </w:r>
            <w:r>
              <w:rPr>
                <w:noProof/>
                <w:webHidden/>
              </w:rPr>
              <w:fldChar w:fldCharType="separate"/>
            </w:r>
            <w:r>
              <w:rPr>
                <w:noProof/>
                <w:webHidden/>
              </w:rPr>
              <w:t>21</w:t>
            </w:r>
            <w:r>
              <w:rPr>
                <w:noProof/>
                <w:webHidden/>
              </w:rPr>
              <w:fldChar w:fldCharType="end"/>
            </w:r>
          </w:hyperlink>
        </w:p>
        <w:p w14:paraId="24553D05" w14:textId="2B54857A" w:rsidR="0072435F" w:rsidRDefault="0072435F">
          <w:pPr>
            <w:pStyle w:val="4"/>
            <w:tabs>
              <w:tab w:val="left" w:pos="1680"/>
              <w:tab w:val="right" w:leader="dot" w:pos="10456"/>
            </w:tabs>
            <w:rPr>
              <w:noProof/>
              <w:szCs w:val="24"/>
              <w14:ligatures w14:val="standardContextual"/>
            </w:rPr>
          </w:pPr>
          <w:hyperlink w:anchor="_Toc234940551" w:history="1">
            <w:r w:rsidRPr="00790939">
              <w:rPr>
                <w:rStyle w:val="a6"/>
                <w:noProof/>
              </w:rPr>
              <w:t>4.3.7.2</w:t>
            </w:r>
            <w:r>
              <w:rPr>
                <w:noProof/>
                <w:szCs w:val="24"/>
                <w14:ligatures w14:val="standardContextual"/>
              </w:rPr>
              <w:tab/>
            </w:r>
            <w:r w:rsidRPr="00790939">
              <w:rPr>
                <w:rStyle w:val="a6"/>
                <w:noProof/>
              </w:rPr>
              <w:t>未ログイン中の予約確認状況取得成功</w:t>
            </w:r>
            <w:r>
              <w:rPr>
                <w:noProof/>
                <w:webHidden/>
              </w:rPr>
              <w:tab/>
            </w:r>
            <w:r>
              <w:rPr>
                <w:noProof/>
                <w:webHidden/>
              </w:rPr>
              <w:fldChar w:fldCharType="begin"/>
            </w:r>
            <w:r>
              <w:rPr>
                <w:noProof/>
                <w:webHidden/>
              </w:rPr>
              <w:instrText xml:space="preserve"> PAGEREF _Toc234940551 \h </w:instrText>
            </w:r>
            <w:r>
              <w:rPr>
                <w:noProof/>
                <w:webHidden/>
              </w:rPr>
            </w:r>
            <w:r>
              <w:rPr>
                <w:noProof/>
                <w:webHidden/>
              </w:rPr>
              <w:fldChar w:fldCharType="separate"/>
            </w:r>
            <w:r>
              <w:rPr>
                <w:noProof/>
                <w:webHidden/>
              </w:rPr>
              <w:t>21</w:t>
            </w:r>
            <w:r>
              <w:rPr>
                <w:noProof/>
                <w:webHidden/>
              </w:rPr>
              <w:fldChar w:fldCharType="end"/>
            </w:r>
          </w:hyperlink>
        </w:p>
        <w:p w14:paraId="7512AE46" w14:textId="38B157F3" w:rsidR="0072435F" w:rsidRDefault="0072435F">
          <w:pPr>
            <w:pStyle w:val="4"/>
            <w:tabs>
              <w:tab w:val="left" w:pos="1680"/>
              <w:tab w:val="right" w:leader="dot" w:pos="10456"/>
            </w:tabs>
            <w:rPr>
              <w:noProof/>
              <w:szCs w:val="24"/>
              <w14:ligatures w14:val="standardContextual"/>
            </w:rPr>
          </w:pPr>
          <w:hyperlink w:anchor="_Toc234940552" w:history="1">
            <w:r w:rsidRPr="00790939">
              <w:rPr>
                <w:rStyle w:val="a6"/>
                <w:noProof/>
              </w:rPr>
              <w:t>4.3.7.3</w:t>
            </w:r>
            <w:r>
              <w:rPr>
                <w:noProof/>
                <w:szCs w:val="24"/>
                <w14:ligatures w14:val="standardContextual"/>
              </w:rPr>
              <w:tab/>
            </w:r>
            <w:r w:rsidRPr="00790939">
              <w:rPr>
                <w:rStyle w:val="a6"/>
                <w:noProof/>
              </w:rPr>
              <w:t>未ログイン中の予約状況確認取得失敗</w:t>
            </w:r>
            <w:r>
              <w:rPr>
                <w:noProof/>
                <w:webHidden/>
              </w:rPr>
              <w:tab/>
            </w:r>
            <w:r>
              <w:rPr>
                <w:noProof/>
                <w:webHidden/>
              </w:rPr>
              <w:fldChar w:fldCharType="begin"/>
            </w:r>
            <w:r>
              <w:rPr>
                <w:noProof/>
                <w:webHidden/>
              </w:rPr>
              <w:instrText xml:space="preserve"> PAGEREF _Toc234940552 \h </w:instrText>
            </w:r>
            <w:r>
              <w:rPr>
                <w:noProof/>
                <w:webHidden/>
              </w:rPr>
            </w:r>
            <w:r>
              <w:rPr>
                <w:noProof/>
                <w:webHidden/>
              </w:rPr>
              <w:fldChar w:fldCharType="separate"/>
            </w:r>
            <w:r>
              <w:rPr>
                <w:noProof/>
                <w:webHidden/>
              </w:rPr>
              <w:t>22</w:t>
            </w:r>
            <w:r>
              <w:rPr>
                <w:noProof/>
                <w:webHidden/>
              </w:rPr>
              <w:fldChar w:fldCharType="end"/>
            </w:r>
          </w:hyperlink>
        </w:p>
        <w:p w14:paraId="68B49BE1" w14:textId="24F79A0A" w:rsidR="0072435F" w:rsidRDefault="0072435F">
          <w:pPr>
            <w:pStyle w:val="4"/>
            <w:tabs>
              <w:tab w:val="left" w:pos="1680"/>
              <w:tab w:val="right" w:leader="dot" w:pos="10456"/>
            </w:tabs>
            <w:rPr>
              <w:noProof/>
              <w:szCs w:val="24"/>
              <w14:ligatures w14:val="standardContextual"/>
            </w:rPr>
          </w:pPr>
          <w:hyperlink w:anchor="_Toc234940553" w:history="1">
            <w:r w:rsidRPr="00790939">
              <w:rPr>
                <w:rStyle w:val="a6"/>
                <w:noProof/>
              </w:rPr>
              <w:t>4.3.7.4</w:t>
            </w:r>
            <w:r>
              <w:rPr>
                <w:noProof/>
                <w:szCs w:val="24"/>
                <w14:ligatures w14:val="standardContextual"/>
              </w:rPr>
              <w:tab/>
            </w:r>
            <w:r w:rsidRPr="00790939">
              <w:rPr>
                <w:rStyle w:val="a6"/>
                <w:noProof/>
              </w:rPr>
              <w:t>ログイン中の予約状況確認ダイアログ表示中</w:t>
            </w:r>
            <w:r>
              <w:rPr>
                <w:noProof/>
                <w:webHidden/>
              </w:rPr>
              <w:tab/>
            </w:r>
            <w:r>
              <w:rPr>
                <w:noProof/>
                <w:webHidden/>
              </w:rPr>
              <w:fldChar w:fldCharType="begin"/>
            </w:r>
            <w:r>
              <w:rPr>
                <w:noProof/>
                <w:webHidden/>
              </w:rPr>
              <w:instrText xml:space="preserve"> PAGEREF _Toc234940553 \h </w:instrText>
            </w:r>
            <w:r>
              <w:rPr>
                <w:noProof/>
                <w:webHidden/>
              </w:rPr>
            </w:r>
            <w:r>
              <w:rPr>
                <w:noProof/>
                <w:webHidden/>
              </w:rPr>
              <w:fldChar w:fldCharType="separate"/>
            </w:r>
            <w:r>
              <w:rPr>
                <w:noProof/>
                <w:webHidden/>
              </w:rPr>
              <w:t>23</w:t>
            </w:r>
            <w:r>
              <w:rPr>
                <w:noProof/>
                <w:webHidden/>
              </w:rPr>
              <w:fldChar w:fldCharType="end"/>
            </w:r>
          </w:hyperlink>
        </w:p>
        <w:p w14:paraId="73CCE884" w14:textId="45F65D0C" w:rsidR="0072435F" w:rsidRDefault="0072435F">
          <w:pPr>
            <w:pStyle w:val="4"/>
            <w:tabs>
              <w:tab w:val="left" w:pos="1680"/>
              <w:tab w:val="right" w:leader="dot" w:pos="10456"/>
            </w:tabs>
            <w:rPr>
              <w:noProof/>
              <w:szCs w:val="24"/>
              <w14:ligatures w14:val="standardContextual"/>
            </w:rPr>
          </w:pPr>
          <w:hyperlink w:anchor="_Toc234940554" w:history="1">
            <w:r w:rsidRPr="00790939">
              <w:rPr>
                <w:rStyle w:val="a6"/>
                <w:noProof/>
              </w:rPr>
              <w:t>4.3.7.5</w:t>
            </w:r>
            <w:r>
              <w:rPr>
                <w:noProof/>
                <w:szCs w:val="24"/>
                <w14:ligatures w14:val="standardContextual"/>
              </w:rPr>
              <w:tab/>
            </w:r>
            <w:r w:rsidRPr="00790939">
              <w:rPr>
                <w:rStyle w:val="a6"/>
                <w:noProof/>
              </w:rPr>
              <w:t>ログイン中の予約状況確認取得成功</w:t>
            </w:r>
            <w:r>
              <w:rPr>
                <w:noProof/>
                <w:webHidden/>
              </w:rPr>
              <w:tab/>
            </w:r>
            <w:r>
              <w:rPr>
                <w:noProof/>
                <w:webHidden/>
              </w:rPr>
              <w:fldChar w:fldCharType="begin"/>
            </w:r>
            <w:r>
              <w:rPr>
                <w:noProof/>
                <w:webHidden/>
              </w:rPr>
              <w:instrText xml:space="preserve"> PAGEREF _Toc234940554 \h </w:instrText>
            </w:r>
            <w:r>
              <w:rPr>
                <w:noProof/>
                <w:webHidden/>
              </w:rPr>
            </w:r>
            <w:r>
              <w:rPr>
                <w:noProof/>
                <w:webHidden/>
              </w:rPr>
              <w:fldChar w:fldCharType="separate"/>
            </w:r>
            <w:r>
              <w:rPr>
                <w:noProof/>
                <w:webHidden/>
              </w:rPr>
              <w:t>24</w:t>
            </w:r>
            <w:r>
              <w:rPr>
                <w:noProof/>
                <w:webHidden/>
              </w:rPr>
              <w:fldChar w:fldCharType="end"/>
            </w:r>
          </w:hyperlink>
        </w:p>
        <w:p w14:paraId="170111BB" w14:textId="516A7A75" w:rsidR="0072435F" w:rsidRDefault="0072435F">
          <w:pPr>
            <w:pStyle w:val="4"/>
            <w:tabs>
              <w:tab w:val="left" w:pos="1680"/>
              <w:tab w:val="right" w:leader="dot" w:pos="10456"/>
            </w:tabs>
            <w:rPr>
              <w:noProof/>
              <w:szCs w:val="24"/>
              <w14:ligatures w14:val="standardContextual"/>
            </w:rPr>
          </w:pPr>
          <w:hyperlink w:anchor="_Toc234940555" w:history="1">
            <w:r w:rsidRPr="00790939">
              <w:rPr>
                <w:rStyle w:val="a6"/>
                <w:noProof/>
              </w:rPr>
              <w:t>4.3.7.6</w:t>
            </w:r>
            <w:r>
              <w:rPr>
                <w:noProof/>
                <w:szCs w:val="24"/>
                <w14:ligatures w14:val="standardContextual"/>
              </w:rPr>
              <w:tab/>
            </w:r>
            <w:r w:rsidRPr="00790939">
              <w:rPr>
                <w:rStyle w:val="a6"/>
                <w:noProof/>
              </w:rPr>
              <w:t>ログイン中の予約状況確認取得失敗</w:t>
            </w:r>
            <w:r>
              <w:rPr>
                <w:noProof/>
                <w:webHidden/>
              </w:rPr>
              <w:tab/>
            </w:r>
            <w:r>
              <w:rPr>
                <w:noProof/>
                <w:webHidden/>
              </w:rPr>
              <w:fldChar w:fldCharType="begin"/>
            </w:r>
            <w:r>
              <w:rPr>
                <w:noProof/>
                <w:webHidden/>
              </w:rPr>
              <w:instrText xml:space="preserve"> PAGEREF _Toc234940555 \h </w:instrText>
            </w:r>
            <w:r>
              <w:rPr>
                <w:noProof/>
                <w:webHidden/>
              </w:rPr>
            </w:r>
            <w:r>
              <w:rPr>
                <w:noProof/>
                <w:webHidden/>
              </w:rPr>
              <w:fldChar w:fldCharType="separate"/>
            </w:r>
            <w:r>
              <w:rPr>
                <w:noProof/>
                <w:webHidden/>
              </w:rPr>
              <w:t>24</w:t>
            </w:r>
            <w:r>
              <w:rPr>
                <w:noProof/>
                <w:webHidden/>
              </w:rPr>
              <w:fldChar w:fldCharType="end"/>
            </w:r>
          </w:hyperlink>
        </w:p>
        <w:p w14:paraId="1F11FD7D" w14:textId="04DFF6B7" w:rsidR="0072435F" w:rsidRDefault="0072435F" w:rsidP="008B4C40">
          <w:pPr>
            <w:pStyle w:val="4"/>
            <w:tabs>
              <w:tab w:val="left" w:pos="1470"/>
              <w:tab w:val="right" w:leader="dot" w:pos="10456"/>
            </w:tabs>
            <w:ind w:leftChars="0" w:left="0" w:firstLineChars="200" w:firstLine="420"/>
            <w:rPr>
              <w:noProof/>
              <w:szCs w:val="24"/>
              <w14:ligatures w14:val="standardContextual"/>
            </w:rPr>
          </w:pPr>
          <w:hyperlink w:anchor="_Toc234940556" w:history="1">
            <w:r w:rsidRPr="00790939">
              <w:rPr>
                <w:rStyle w:val="a6"/>
                <w:noProof/>
              </w:rPr>
              <w:t>4.3.8</w:t>
            </w:r>
            <w:r>
              <w:rPr>
                <w:noProof/>
                <w:szCs w:val="24"/>
                <w14:ligatures w14:val="standardContextual"/>
              </w:rPr>
              <w:tab/>
            </w:r>
            <w:r w:rsidRPr="00790939">
              <w:rPr>
                <w:rStyle w:val="a6"/>
                <w:noProof/>
              </w:rPr>
              <w:t>自分の予約確認機能</w:t>
            </w:r>
            <w:r>
              <w:rPr>
                <w:noProof/>
                <w:webHidden/>
              </w:rPr>
              <w:tab/>
            </w:r>
            <w:r>
              <w:rPr>
                <w:noProof/>
                <w:webHidden/>
              </w:rPr>
              <w:fldChar w:fldCharType="begin"/>
            </w:r>
            <w:r>
              <w:rPr>
                <w:noProof/>
                <w:webHidden/>
              </w:rPr>
              <w:instrText xml:space="preserve"> PAGEREF _Toc234940556 \h </w:instrText>
            </w:r>
            <w:r>
              <w:rPr>
                <w:noProof/>
                <w:webHidden/>
              </w:rPr>
            </w:r>
            <w:r>
              <w:rPr>
                <w:noProof/>
                <w:webHidden/>
              </w:rPr>
              <w:fldChar w:fldCharType="separate"/>
            </w:r>
            <w:r>
              <w:rPr>
                <w:noProof/>
                <w:webHidden/>
              </w:rPr>
              <w:t>25</w:t>
            </w:r>
            <w:r>
              <w:rPr>
                <w:noProof/>
                <w:webHidden/>
              </w:rPr>
              <w:fldChar w:fldCharType="end"/>
            </w:r>
          </w:hyperlink>
        </w:p>
        <w:p w14:paraId="103673FD" w14:textId="24CC268E" w:rsidR="0072435F" w:rsidRDefault="0072435F">
          <w:pPr>
            <w:pStyle w:val="4"/>
            <w:tabs>
              <w:tab w:val="left" w:pos="1680"/>
              <w:tab w:val="right" w:leader="dot" w:pos="10456"/>
            </w:tabs>
            <w:rPr>
              <w:noProof/>
              <w:szCs w:val="24"/>
              <w14:ligatures w14:val="standardContextual"/>
            </w:rPr>
          </w:pPr>
          <w:hyperlink w:anchor="_Toc234940557" w:history="1">
            <w:r w:rsidRPr="00790939">
              <w:rPr>
                <w:rStyle w:val="a6"/>
                <w:noProof/>
              </w:rPr>
              <w:t>4.3.8.1</w:t>
            </w:r>
            <w:r>
              <w:rPr>
                <w:noProof/>
                <w:szCs w:val="24"/>
                <w14:ligatures w14:val="standardContextual"/>
              </w:rPr>
              <w:tab/>
            </w:r>
            <w:r w:rsidRPr="00790939">
              <w:rPr>
                <w:rStyle w:val="a6"/>
                <w:noProof/>
              </w:rPr>
              <w:t>未ログイン</w:t>
            </w:r>
            <w:r>
              <w:rPr>
                <w:noProof/>
                <w:webHidden/>
              </w:rPr>
              <w:tab/>
            </w:r>
            <w:r>
              <w:rPr>
                <w:noProof/>
                <w:webHidden/>
              </w:rPr>
              <w:fldChar w:fldCharType="begin"/>
            </w:r>
            <w:r>
              <w:rPr>
                <w:noProof/>
                <w:webHidden/>
              </w:rPr>
              <w:instrText xml:space="preserve"> PAGEREF _Toc234940557 \h </w:instrText>
            </w:r>
            <w:r>
              <w:rPr>
                <w:noProof/>
                <w:webHidden/>
              </w:rPr>
            </w:r>
            <w:r>
              <w:rPr>
                <w:noProof/>
                <w:webHidden/>
              </w:rPr>
              <w:fldChar w:fldCharType="separate"/>
            </w:r>
            <w:r>
              <w:rPr>
                <w:noProof/>
                <w:webHidden/>
              </w:rPr>
              <w:t>25</w:t>
            </w:r>
            <w:r>
              <w:rPr>
                <w:noProof/>
                <w:webHidden/>
              </w:rPr>
              <w:fldChar w:fldCharType="end"/>
            </w:r>
          </w:hyperlink>
        </w:p>
        <w:p w14:paraId="2589DF66" w14:textId="60CBD58F" w:rsidR="0072435F" w:rsidRDefault="0072435F">
          <w:pPr>
            <w:pStyle w:val="4"/>
            <w:tabs>
              <w:tab w:val="left" w:pos="1680"/>
              <w:tab w:val="right" w:leader="dot" w:pos="10456"/>
            </w:tabs>
            <w:rPr>
              <w:noProof/>
              <w:szCs w:val="24"/>
              <w14:ligatures w14:val="standardContextual"/>
            </w:rPr>
          </w:pPr>
          <w:hyperlink w:anchor="_Toc234940561" w:history="1">
            <w:r w:rsidRPr="00790939">
              <w:rPr>
                <w:rStyle w:val="a6"/>
                <w:noProof/>
              </w:rPr>
              <w:t>4.3.8.2</w:t>
            </w:r>
            <w:r>
              <w:rPr>
                <w:noProof/>
                <w:szCs w:val="24"/>
                <w14:ligatures w14:val="standardContextual"/>
              </w:rPr>
              <w:tab/>
            </w:r>
            <w:r w:rsidRPr="00790939">
              <w:rPr>
                <w:rStyle w:val="a6"/>
                <w:noProof/>
              </w:rPr>
              <w:t>ログイン中</w:t>
            </w:r>
            <w:r>
              <w:rPr>
                <w:noProof/>
                <w:webHidden/>
              </w:rPr>
              <w:tab/>
            </w:r>
            <w:r>
              <w:rPr>
                <w:noProof/>
                <w:webHidden/>
              </w:rPr>
              <w:fldChar w:fldCharType="begin"/>
            </w:r>
            <w:r>
              <w:rPr>
                <w:noProof/>
                <w:webHidden/>
              </w:rPr>
              <w:instrText xml:space="preserve"> PAGEREF _Toc234940561 \h </w:instrText>
            </w:r>
            <w:r>
              <w:rPr>
                <w:noProof/>
                <w:webHidden/>
              </w:rPr>
            </w:r>
            <w:r>
              <w:rPr>
                <w:noProof/>
                <w:webHidden/>
              </w:rPr>
              <w:fldChar w:fldCharType="separate"/>
            </w:r>
            <w:r>
              <w:rPr>
                <w:noProof/>
                <w:webHidden/>
              </w:rPr>
              <w:t>25</w:t>
            </w:r>
            <w:r>
              <w:rPr>
                <w:noProof/>
                <w:webHidden/>
              </w:rPr>
              <w:fldChar w:fldCharType="end"/>
            </w:r>
          </w:hyperlink>
        </w:p>
        <w:p w14:paraId="33FABE31" w14:textId="754349EC" w:rsidR="0072435F" w:rsidRDefault="0072435F" w:rsidP="008B4C40">
          <w:pPr>
            <w:pStyle w:val="4"/>
            <w:tabs>
              <w:tab w:val="left" w:pos="1470"/>
              <w:tab w:val="right" w:leader="dot" w:pos="10456"/>
            </w:tabs>
            <w:ind w:leftChars="0" w:left="0" w:firstLineChars="200" w:firstLine="420"/>
            <w:rPr>
              <w:noProof/>
              <w:szCs w:val="24"/>
              <w14:ligatures w14:val="standardContextual"/>
            </w:rPr>
          </w:pPr>
          <w:hyperlink w:anchor="_Toc234940564" w:history="1">
            <w:r w:rsidRPr="00790939">
              <w:rPr>
                <w:rStyle w:val="a6"/>
                <w:noProof/>
              </w:rPr>
              <w:t>4.3.9</w:t>
            </w:r>
            <w:r>
              <w:rPr>
                <w:noProof/>
                <w:szCs w:val="24"/>
                <w14:ligatures w14:val="standardContextual"/>
              </w:rPr>
              <w:tab/>
            </w:r>
            <w:r w:rsidRPr="00790939">
              <w:rPr>
                <w:rStyle w:val="a6"/>
                <w:noProof/>
              </w:rPr>
              <w:t>予約変更</w:t>
            </w:r>
            <w:r>
              <w:rPr>
                <w:noProof/>
                <w:webHidden/>
              </w:rPr>
              <w:tab/>
            </w:r>
            <w:r>
              <w:rPr>
                <w:noProof/>
                <w:webHidden/>
              </w:rPr>
              <w:fldChar w:fldCharType="begin"/>
            </w:r>
            <w:r>
              <w:rPr>
                <w:noProof/>
                <w:webHidden/>
              </w:rPr>
              <w:instrText xml:space="preserve"> PAGEREF _Toc234940564 \h </w:instrText>
            </w:r>
            <w:r>
              <w:rPr>
                <w:noProof/>
                <w:webHidden/>
              </w:rPr>
            </w:r>
            <w:r>
              <w:rPr>
                <w:noProof/>
                <w:webHidden/>
              </w:rPr>
              <w:fldChar w:fldCharType="separate"/>
            </w:r>
            <w:r>
              <w:rPr>
                <w:noProof/>
                <w:webHidden/>
              </w:rPr>
              <w:t>26</w:t>
            </w:r>
            <w:r>
              <w:rPr>
                <w:noProof/>
                <w:webHidden/>
              </w:rPr>
              <w:fldChar w:fldCharType="end"/>
            </w:r>
          </w:hyperlink>
        </w:p>
        <w:p w14:paraId="355F305F" w14:textId="5D5B792D" w:rsidR="0072435F" w:rsidRDefault="0072435F">
          <w:pPr>
            <w:pStyle w:val="4"/>
            <w:tabs>
              <w:tab w:val="left" w:pos="1680"/>
              <w:tab w:val="right" w:leader="dot" w:pos="10456"/>
            </w:tabs>
            <w:rPr>
              <w:noProof/>
              <w:szCs w:val="24"/>
              <w14:ligatures w14:val="standardContextual"/>
            </w:rPr>
          </w:pPr>
          <w:hyperlink w:anchor="_Toc234940565" w:history="1">
            <w:r w:rsidRPr="00790939">
              <w:rPr>
                <w:rStyle w:val="a6"/>
                <w:noProof/>
              </w:rPr>
              <w:t>4.3.9.1</w:t>
            </w:r>
            <w:r>
              <w:rPr>
                <w:noProof/>
                <w:szCs w:val="24"/>
                <w14:ligatures w14:val="standardContextual"/>
              </w:rPr>
              <w:tab/>
            </w:r>
            <w:r w:rsidRPr="00790939">
              <w:rPr>
                <w:rStyle w:val="a6"/>
                <w:noProof/>
              </w:rPr>
              <w:t>未ログイン</w:t>
            </w:r>
            <w:r>
              <w:rPr>
                <w:noProof/>
                <w:webHidden/>
              </w:rPr>
              <w:tab/>
            </w:r>
            <w:r>
              <w:rPr>
                <w:noProof/>
                <w:webHidden/>
              </w:rPr>
              <w:fldChar w:fldCharType="begin"/>
            </w:r>
            <w:r>
              <w:rPr>
                <w:noProof/>
                <w:webHidden/>
              </w:rPr>
              <w:instrText xml:space="preserve"> PAGEREF _Toc234940565 \h </w:instrText>
            </w:r>
            <w:r>
              <w:rPr>
                <w:noProof/>
                <w:webHidden/>
              </w:rPr>
            </w:r>
            <w:r>
              <w:rPr>
                <w:noProof/>
                <w:webHidden/>
              </w:rPr>
              <w:fldChar w:fldCharType="separate"/>
            </w:r>
            <w:r>
              <w:rPr>
                <w:noProof/>
                <w:webHidden/>
              </w:rPr>
              <w:t>26</w:t>
            </w:r>
            <w:r>
              <w:rPr>
                <w:noProof/>
                <w:webHidden/>
              </w:rPr>
              <w:fldChar w:fldCharType="end"/>
            </w:r>
          </w:hyperlink>
        </w:p>
        <w:p w14:paraId="10C30E23" w14:textId="5C5A6C79" w:rsidR="0072435F" w:rsidRDefault="0072435F">
          <w:pPr>
            <w:pStyle w:val="4"/>
            <w:tabs>
              <w:tab w:val="left" w:pos="1680"/>
              <w:tab w:val="right" w:leader="dot" w:pos="10456"/>
            </w:tabs>
            <w:rPr>
              <w:noProof/>
              <w:szCs w:val="24"/>
              <w14:ligatures w14:val="standardContextual"/>
            </w:rPr>
          </w:pPr>
          <w:hyperlink w:anchor="_Toc234940568" w:history="1">
            <w:r w:rsidRPr="00790939">
              <w:rPr>
                <w:rStyle w:val="a6"/>
                <w:noProof/>
              </w:rPr>
              <w:t>4.3.9.2</w:t>
            </w:r>
            <w:r>
              <w:rPr>
                <w:noProof/>
                <w:szCs w:val="24"/>
                <w14:ligatures w14:val="standardContextual"/>
              </w:rPr>
              <w:tab/>
            </w:r>
            <w:r w:rsidRPr="00790939">
              <w:rPr>
                <w:rStyle w:val="a6"/>
                <w:noProof/>
              </w:rPr>
              <w:t>ログイン中の予約変更ダイアログ表示</w:t>
            </w:r>
            <w:r>
              <w:rPr>
                <w:noProof/>
                <w:webHidden/>
              </w:rPr>
              <w:tab/>
            </w:r>
            <w:r>
              <w:rPr>
                <w:noProof/>
                <w:webHidden/>
              </w:rPr>
              <w:fldChar w:fldCharType="begin"/>
            </w:r>
            <w:r>
              <w:rPr>
                <w:noProof/>
                <w:webHidden/>
              </w:rPr>
              <w:instrText xml:space="preserve"> PAGEREF _Toc234940568 \h </w:instrText>
            </w:r>
            <w:r>
              <w:rPr>
                <w:noProof/>
                <w:webHidden/>
              </w:rPr>
            </w:r>
            <w:r>
              <w:rPr>
                <w:noProof/>
                <w:webHidden/>
              </w:rPr>
              <w:fldChar w:fldCharType="separate"/>
            </w:r>
            <w:r>
              <w:rPr>
                <w:noProof/>
                <w:webHidden/>
              </w:rPr>
              <w:t>26</w:t>
            </w:r>
            <w:r>
              <w:rPr>
                <w:noProof/>
                <w:webHidden/>
              </w:rPr>
              <w:fldChar w:fldCharType="end"/>
            </w:r>
          </w:hyperlink>
        </w:p>
        <w:p w14:paraId="5550E78B" w14:textId="0919F34F" w:rsidR="0072435F" w:rsidRDefault="0072435F">
          <w:pPr>
            <w:pStyle w:val="4"/>
            <w:tabs>
              <w:tab w:val="left" w:pos="1680"/>
              <w:tab w:val="right" w:leader="dot" w:pos="10456"/>
            </w:tabs>
            <w:rPr>
              <w:noProof/>
              <w:szCs w:val="24"/>
              <w14:ligatures w14:val="standardContextual"/>
            </w:rPr>
          </w:pPr>
          <w:hyperlink w:anchor="_Toc234940573" w:history="1">
            <w:r w:rsidRPr="00790939">
              <w:rPr>
                <w:rStyle w:val="a6"/>
                <w:noProof/>
              </w:rPr>
              <w:t>4.3.9.3</w:t>
            </w:r>
            <w:r>
              <w:rPr>
                <w:noProof/>
                <w:szCs w:val="24"/>
                <w14:ligatures w14:val="standardContextual"/>
              </w:rPr>
              <w:tab/>
            </w:r>
            <w:r w:rsidRPr="00790939">
              <w:rPr>
                <w:rStyle w:val="a6"/>
                <w:noProof/>
              </w:rPr>
              <w:t>読込成功</w:t>
            </w:r>
            <w:r>
              <w:rPr>
                <w:noProof/>
                <w:webHidden/>
              </w:rPr>
              <w:tab/>
            </w:r>
            <w:r>
              <w:rPr>
                <w:noProof/>
                <w:webHidden/>
              </w:rPr>
              <w:fldChar w:fldCharType="begin"/>
            </w:r>
            <w:r>
              <w:rPr>
                <w:noProof/>
                <w:webHidden/>
              </w:rPr>
              <w:instrText xml:space="preserve"> PAGEREF _Toc234940573 \h </w:instrText>
            </w:r>
            <w:r>
              <w:rPr>
                <w:noProof/>
                <w:webHidden/>
              </w:rPr>
            </w:r>
            <w:r>
              <w:rPr>
                <w:noProof/>
                <w:webHidden/>
              </w:rPr>
              <w:fldChar w:fldCharType="separate"/>
            </w:r>
            <w:r>
              <w:rPr>
                <w:noProof/>
                <w:webHidden/>
              </w:rPr>
              <w:t>27</w:t>
            </w:r>
            <w:r>
              <w:rPr>
                <w:noProof/>
                <w:webHidden/>
              </w:rPr>
              <w:fldChar w:fldCharType="end"/>
            </w:r>
          </w:hyperlink>
        </w:p>
        <w:p w14:paraId="2C03D20C" w14:textId="3E626F99" w:rsidR="0072435F" w:rsidRDefault="0072435F">
          <w:pPr>
            <w:pStyle w:val="4"/>
            <w:tabs>
              <w:tab w:val="left" w:pos="1680"/>
              <w:tab w:val="right" w:leader="dot" w:pos="10456"/>
            </w:tabs>
            <w:rPr>
              <w:noProof/>
              <w:szCs w:val="24"/>
              <w14:ligatures w14:val="standardContextual"/>
            </w:rPr>
          </w:pPr>
          <w:hyperlink w:anchor="_Toc234940581" w:history="1">
            <w:r w:rsidRPr="00790939">
              <w:rPr>
                <w:rStyle w:val="a6"/>
                <w:noProof/>
              </w:rPr>
              <w:t>4.3.9.4</w:t>
            </w:r>
            <w:r>
              <w:rPr>
                <w:noProof/>
                <w:szCs w:val="24"/>
                <w14:ligatures w14:val="standardContextual"/>
              </w:rPr>
              <w:tab/>
            </w:r>
            <w:r w:rsidRPr="00790939">
              <w:rPr>
                <w:rStyle w:val="a6"/>
                <w:noProof/>
              </w:rPr>
              <w:t>読込失敗</w:t>
            </w:r>
            <w:r>
              <w:rPr>
                <w:noProof/>
                <w:webHidden/>
              </w:rPr>
              <w:tab/>
            </w:r>
            <w:r>
              <w:rPr>
                <w:noProof/>
                <w:webHidden/>
              </w:rPr>
              <w:fldChar w:fldCharType="begin"/>
            </w:r>
            <w:r>
              <w:rPr>
                <w:noProof/>
                <w:webHidden/>
              </w:rPr>
              <w:instrText xml:space="preserve"> PAGEREF _Toc234940581 \h </w:instrText>
            </w:r>
            <w:r>
              <w:rPr>
                <w:noProof/>
                <w:webHidden/>
              </w:rPr>
            </w:r>
            <w:r>
              <w:rPr>
                <w:noProof/>
                <w:webHidden/>
              </w:rPr>
              <w:fldChar w:fldCharType="separate"/>
            </w:r>
            <w:r>
              <w:rPr>
                <w:noProof/>
                <w:webHidden/>
              </w:rPr>
              <w:t>27</w:t>
            </w:r>
            <w:r>
              <w:rPr>
                <w:noProof/>
                <w:webHidden/>
              </w:rPr>
              <w:fldChar w:fldCharType="end"/>
            </w:r>
          </w:hyperlink>
        </w:p>
        <w:p w14:paraId="4E3C8550" w14:textId="501831D2" w:rsidR="0072435F" w:rsidRDefault="0072435F">
          <w:pPr>
            <w:pStyle w:val="4"/>
            <w:tabs>
              <w:tab w:val="left" w:pos="1680"/>
              <w:tab w:val="right" w:leader="dot" w:pos="10456"/>
            </w:tabs>
            <w:rPr>
              <w:noProof/>
              <w:szCs w:val="24"/>
              <w14:ligatures w14:val="standardContextual"/>
            </w:rPr>
          </w:pPr>
          <w:hyperlink w:anchor="_Toc234940587" w:history="1">
            <w:r w:rsidRPr="00790939">
              <w:rPr>
                <w:rStyle w:val="a6"/>
                <w:noProof/>
              </w:rPr>
              <w:t>4.3.9.5</w:t>
            </w:r>
            <w:r>
              <w:rPr>
                <w:noProof/>
                <w:szCs w:val="24"/>
                <w14:ligatures w14:val="standardContextual"/>
              </w:rPr>
              <w:tab/>
            </w:r>
            <w:r w:rsidRPr="00790939">
              <w:rPr>
                <w:rStyle w:val="a6"/>
                <w:noProof/>
              </w:rPr>
              <w:t>不正な予約変更(読込失敗)</w:t>
            </w:r>
            <w:r>
              <w:rPr>
                <w:noProof/>
                <w:webHidden/>
              </w:rPr>
              <w:tab/>
            </w:r>
            <w:r>
              <w:rPr>
                <w:noProof/>
                <w:webHidden/>
              </w:rPr>
              <w:fldChar w:fldCharType="begin"/>
            </w:r>
            <w:r>
              <w:rPr>
                <w:noProof/>
                <w:webHidden/>
              </w:rPr>
              <w:instrText xml:space="preserve"> PAGEREF _Toc234940587 \h </w:instrText>
            </w:r>
            <w:r>
              <w:rPr>
                <w:noProof/>
                <w:webHidden/>
              </w:rPr>
            </w:r>
            <w:r>
              <w:rPr>
                <w:noProof/>
                <w:webHidden/>
              </w:rPr>
              <w:fldChar w:fldCharType="separate"/>
            </w:r>
            <w:r>
              <w:rPr>
                <w:noProof/>
                <w:webHidden/>
              </w:rPr>
              <w:t>28</w:t>
            </w:r>
            <w:r>
              <w:rPr>
                <w:noProof/>
                <w:webHidden/>
              </w:rPr>
              <w:fldChar w:fldCharType="end"/>
            </w:r>
          </w:hyperlink>
        </w:p>
        <w:p w14:paraId="76703007" w14:textId="37E0721F" w:rsidR="0072435F" w:rsidRDefault="0072435F">
          <w:pPr>
            <w:pStyle w:val="4"/>
            <w:tabs>
              <w:tab w:val="left" w:pos="1680"/>
              <w:tab w:val="right" w:leader="dot" w:pos="10456"/>
            </w:tabs>
            <w:rPr>
              <w:noProof/>
              <w:szCs w:val="24"/>
              <w14:ligatures w14:val="standardContextual"/>
            </w:rPr>
          </w:pPr>
          <w:hyperlink w:anchor="_Toc234940591" w:history="1">
            <w:r w:rsidRPr="00790939">
              <w:rPr>
                <w:rStyle w:val="a6"/>
                <w:noProof/>
              </w:rPr>
              <w:t>4.3.9.6</w:t>
            </w:r>
            <w:r>
              <w:rPr>
                <w:noProof/>
                <w:szCs w:val="24"/>
                <w14:ligatures w14:val="standardContextual"/>
              </w:rPr>
              <w:tab/>
            </w:r>
            <w:r w:rsidRPr="00790939">
              <w:rPr>
                <w:rStyle w:val="a6"/>
                <w:noProof/>
              </w:rPr>
              <w:t>予約変更成功</w:t>
            </w:r>
            <w:r>
              <w:rPr>
                <w:noProof/>
                <w:webHidden/>
              </w:rPr>
              <w:tab/>
            </w:r>
            <w:r>
              <w:rPr>
                <w:noProof/>
                <w:webHidden/>
              </w:rPr>
              <w:fldChar w:fldCharType="begin"/>
            </w:r>
            <w:r>
              <w:rPr>
                <w:noProof/>
                <w:webHidden/>
              </w:rPr>
              <w:instrText xml:space="preserve"> PAGEREF _Toc234940591 \h </w:instrText>
            </w:r>
            <w:r>
              <w:rPr>
                <w:noProof/>
                <w:webHidden/>
              </w:rPr>
            </w:r>
            <w:r>
              <w:rPr>
                <w:noProof/>
                <w:webHidden/>
              </w:rPr>
              <w:fldChar w:fldCharType="separate"/>
            </w:r>
            <w:r>
              <w:rPr>
                <w:noProof/>
                <w:webHidden/>
              </w:rPr>
              <w:t>28</w:t>
            </w:r>
            <w:r>
              <w:rPr>
                <w:noProof/>
                <w:webHidden/>
              </w:rPr>
              <w:fldChar w:fldCharType="end"/>
            </w:r>
          </w:hyperlink>
        </w:p>
        <w:p w14:paraId="5DF99045" w14:textId="09169CDE" w:rsidR="0072435F" w:rsidRDefault="0072435F">
          <w:pPr>
            <w:pStyle w:val="4"/>
            <w:tabs>
              <w:tab w:val="left" w:pos="1680"/>
              <w:tab w:val="right" w:leader="dot" w:pos="10456"/>
            </w:tabs>
            <w:rPr>
              <w:noProof/>
              <w:szCs w:val="24"/>
              <w14:ligatures w14:val="standardContextual"/>
            </w:rPr>
          </w:pPr>
          <w:hyperlink w:anchor="_Toc234940594" w:history="1">
            <w:r w:rsidRPr="00790939">
              <w:rPr>
                <w:rStyle w:val="a6"/>
                <w:noProof/>
              </w:rPr>
              <w:t>4.3.9.7</w:t>
            </w:r>
            <w:r>
              <w:rPr>
                <w:noProof/>
                <w:szCs w:val="24"/>
                <w14:ligatures w14:val="standardContextual"/>
              </w:rPr>
              <w:tab/>
            </w:r>
            <w:r w:rsidRPr="00790939">
              <w:rPr>
                <w:rStyle w:val="a6"/>
                <w:noProof/>
              </w:rPr>
              <w:t>予約変更失敗</w:t>
            </w:r>
            <w:r>
              <w:rPr>
                <w:noProof/>
                <w:webHidden/>
              </w:rPr>
              <w:tab/>
            </w:r>
            <w:r>
              <w:rPr>
                <w:noProof/>
                <w:webHidden/>
              </w:rPr>
              <w:fldChar w:fldCharType="begin"/>
            </w:r>
            <w:r>
              <w:rPr>
                <w:noProof/>
                <w:webHidden/>
              </w:rPr>
              <w:instrText xml:space="preserve"> PAGEREF _Toc234940594 \h </w:instrText>
            </w:r>
            <w:r>
              <w:rPr>
                <w:noProof/>
                <w:webHidden/>
              </w:rPr>
            </w:r>
            <w:r>
              <w:rPr>
                <w:noProof/>
                <w:webHidden/>
              </w:rPr>
              <w:fldChar w:fldCharType="separate"/>
            </w:r>
            <w:r>
              <w:rPr>
                <w:noProof/>
                <w:webHidden/>
              </w:rPr>
              <w:t>29</w:t>
            </w:r>
            <w:r>
              <w:rPr>
                <w:noProof/>
                <w:webHidden/>
              </w:rPr>
              <w:fldChar w:fldCharType="end"/>
            </w:r>
          </w:hyperlink>
        </w:p>
        <w:p w14:paraId="1A29DED0" w14:textId="02BC5D64" w:rsidR="0072435F" w:rsidRDefault="0072435F">
          <w:pPr>
            <w:pStyle w:val="4"/>
            <w:tabs>
              <w:tab w:val="left" w:pos="1680"/>
              <w:tab w:val="right" w:leader="dot" w:pos="10456"/>
            </w:tabs>
            <w:rPr>
              <w:noProof/>
              <w:szCs w:val="24"/>
              <w14:ligatures w14:val="standardContextual"/>
            </w:rPr>
          </w:pPr>
          <w:hyperlink w:anchor="_Toc234940597" w:history="1">
            <w:r w:rsidRPr="00790939">
              <w:rPr>
                <w:rStyle w:val="a6"/>
                <w:noProof/>
              </w:rPr>
              <w:t>4.3.9.8</w:t>
            </w:r>
            <w:r>
              <w:rPr>
                <w:noProof/>
                <w:szCs w:val="24"/>
                <w14:ligatures w14:val="standardContextual"/>
              </w:rPr>
              <w:tab/>
            </w:r>
            <w:r w:rsidRPr="00790939">
              <w:rPr>
                <w:rStyle w:val="a6"/>
                <w:noProof/>
              </w:rPr>
              <w:t>削除成功</w:t>
            </w:r>
            <w:r>
              <w:rPr>
                <w:noProof/>
                <w:webHidden/>
              </w:rPr>
              <w:tab/>
            </w:r>
            <w:r>
              <w:rPr>
                <w:noProof/>
                <w:webHidden/>
              </w:rPr>
              <w:fldChar w:fldCharType="begin"/>
            </w:r>
            <w:r>
              <w:rPr>
                <w:noProof/>
                <w:webHidden/>
              </w:rPr>
              <w:instrText xml:space="preserve"> PAGEREF _Toc234940597 \h </w:instrText>
            </w:r>
            <w:r>
              <w:rPr>
                <w:noProof/>
                <w:webHidden/>
              </w:rPr>
            </w:r>
            <w:r>
              <w:rPr>
                <w:noProof/>
                <w:webHidden/>
              </w:rPr>
              <w:fldChar w:fldCharType="separate"/>
            </w:r>
            <w:r>
              <w:rPr>
                <w:noProof/>
                <w:webHidden/>
              </w:rPr>
              <w:t>29</w:t>
            </w:r>
            <w:r>
              <w:rPr>
                <w:noProof/>
                <w:webHidden/>
              </w:rPr>
              <w:fldChar w:fldCharType="end"/>
            </w:r>
          </w:hyperlink>
        </w:p>
        <w:p w14:paraId="12A441CD" w14:textId="3A653158" w:rsidR="0072435F" w:rsidRDefault="0072435F">
          <w:pPr>
            <w:pStyle w:val="4"/>
            <w:tabs>
              <w:tab w:val="left" w:pos="1680"/>
              <w:tab w:val="right" w:leader="dot" w:pos="10456"/>
            </w:tabs>
            <w:rPr>
              <w:noProof/>
              <w:szCs w:val="24"/>
              <w14:ligatures w14:val="standardContextual"/>
            </w:rPr>
          </w:pPr>
          <w:hyperlink w:anchor="_Toc234940603" w:history="1">
            <w:r w:rsidRPr="00790939">
              <w:rPr>
                <w:rStyle w:val="a6"/>
                <w:noProof/>
              </w:rPr>
              <w:t>4.3.9.9</w:t>
            </w:r>
            <w:r>
              <w:rPr>
                <w:noProof/>
                <w:szCs w:val="24"/>
                <w14:ligatures w14:val="standardContextual"/>
              </w:rPr>
              <w:tab/>
            </w:r>
            <w:r w:rsidRPr="00790939">
              <w:rPr>
                <w:rStyle w:val="a6"/>
                <w:noProof/>
              </w:rPr>
              <w:t>削除失敗</w:t>
            </w:r>
            <w:r>
              <w:rPr>
                <w:noProof/>
                <w:webHidden/>
              </w:rPr>
              <w:tab/>
            </w:r>
            <w:r>
              <w:rPr>
                <w:noProof/>
                <w:webHidden/>
              </w:rPr>
              <w:fldChar w:fldCharType="begin"/>
            </w:r>
            <w:r>
              <w:rPr>
                <w:noProof/>
                <w:webHidden/>
              </w:rPr>
              <w:instrText xml:space="preserve"> PAGEREF _Toc234940603 \h </w:instrText>
            </w:r>
            <w:r>
              <w:rPr>
                <w:noProof/>
                <w:webHidden/>
              </w:rPr>
            </w:r>
            <w:r>
              <w:rPr>
                <w:noProof/>
                <w:webHidden/>
              </w:rPr>
              <w:fldChar w:fldCharType="separate"/>
            </w:r>
            <w:r>
              <w:rPr>
                <w:noProof/>
                <w:webHidden/>
              </w:rPr>
              <w:t>30</w:t>
            </w:r>
            <w:r>
              <w:rPr>
                <w:noProof/>
                <w:webHidden/>
              </w:rPr>
              <w:fldChar w:fldCharType="end"/>
            </w:r>
          </w:hyperlink>
        </w:p>
        <w:p w14:paraId="2F23DB5C" w14:textId="750D2C27" w:rsidR="00E46189" w:rsidRDefault="004B1BF1">
          <w:r>
            <w:fldChar w:fldCharType="end"/>
          </w:r>
        </w:p>
      </w:sdtContent>
    </w:sdt>
    <w:p w14:paraId="6C57F69C" w14:textId="77777777" w:rsidR="00F64075" w:rsidRDefault="00F64075" w:rsidP="00E2200F">
      <w:pPr>
        <w:jc w:val="left"/>
        <w:sectPr w:rsidR="00F64075" w:rsidSect="004F1655">
          <w:footerReference w:type="default" r:id="rId11"/>
          <w:pgSz w:w="11906" w:h="16838" w:code="9"/>
          <w:pgMar w:top="720" w:right="720" w:bottom="720" w:left="720" w:header="227" w:footer="992" w:gutter="0"/>
          <w:pgNumType w:start="0"/>
          <w:cols w:space="425"/>
          <w:titlePg/>
          <w:docGrid w:type="lines" w:linePitch="360"/>
        </w:sectPr>
      </w:pPr>
    </w:p>
    <w:p w14:paraId="27BE9C42" w14:textId="5159F961" w:rsidR="00C86300" w:rsidRDefault="00CF46C4" w:rsidP="007456FA">
      <w:pPr>
        <w:pStyle w:val="a4"/>
        <w:numPr>
          <w:ilvl w:val="0"/>
          <w:numId w:val="1"/>
        </w:numPr>
        <w:ind w:leftChars="0"/>
        <w:jc w:val="left"/>
        <w:outlineLvl w:val="0"/>
      </w:pPr>
      <w:bookmarkStart w:id="3" w:name="_Toc234940398"/>
      <w:r>
        <w:rPr>
          <w:rFonts w:hint="eastAsia"/>
        </w:rPr>
        <w:lastRenderedPageBreak/>
        <w:t>全体仕様概要</w:t>
      </w:r>
      <w:bookmarkEnd w:id="3"/>
    </w:p>
    <w:p w14:paraId="03C0D2C3" w14:textId="62C29FE1" w:rsidR="00CF46C4" w:rsidRDefault="00007D42" w:rsidP="007456FA">
      <w:pPr>
        <w:pStyle w:val="a4"/>
        <w:numPr>
          <w:ilvl w:val="1"/>
          <w:numId w:val="1"/>
        </w:numPr>
        <w:ind w:leftChars="0"/>
        <w:jc w:val="left"/>
        <w:outlineLvl w:val="1"/>
      </w:pPr>
      <w:bookmarkStart w:id="4" w:name="_Toc234940399"/>
      <w:r>
        <w:rPr>
          <w:rFonts w:hint="eastAsia"/>
        </w:rPr>
        <w:t>システム概要</w:t>
      </w:r>
      <w:bookmarkEnd w:id="4"/>
    </w:p>
    <w:p w14:paraId="55BE134C" w14:textId="3A9022BC" w:rsidR="009611C2" w:rsidRDefault="009611C2" w:rsidP="009611C2">
      <w:pPr>
        <w:pStyle w:val="a4"/>
        <w:ind w:leftChars="0" w:left="992"/>
        <w:jc w:val="left"/>
      </w:pPr>
      <w:r>
        <w:rPr>
          <w:rFonts w:hint="eastAsia"/>
        </w:rPr>
        <w:t xml:space="preserve">　本システムは</w:t>
      </w:r>
      <w:r w:rsidR="00F60242">
        <w:rPr>
          <w:rFonts w:hint="eastAsia"/>
        </w:rPr>
        <w:t>、</w:t>
      </w:r>
      <w:r>
        <w:rPr>
          <w:rFonts w:hint="eastAsia"/>
        </w:rPr>
        <w:t>MySQLデータベースを用いて</w:t>
      </w:r>
      <w:r w:rsidR="00F60242">
        <w:rPr>
          <w:rFonts w:hint="eastAsia"/>
        </w:rPr>
        <w:t>、</w:t>
      </w:r>
      <w:r>
        <w:rPr>
          <w:rFonts w:hint="eastAsia"/>
        </w:rPr>
        <w:t>学内の教室予約管理を行うためのシステムである</w:t>
      </w:r>
      <w:r w:rsidR="00F60242">
        <w:rPr>
          <w:rFonts w:hint="eastAsia"/>
        </w:rPr>
        <w:t>。</w:t>
      </w:r>
    </w:p>
    <w:p w14:paraId="260FE237" w14:textId="45C7DFD9" w:rsidR="009611C2" w:rsidRDefault="008F43DA" w:rsidP="009611C2">
      <w:pPr>
        <w:pStyle w:val="a4"/>
        <w:ind w:leftChars="0" w:left="992"/>
        <w:jc w:val="left"/>
      </w:pPr>
      <w:r>
        <w:rPr>
          <w:noProof/>
        </w:rPr>
        <mc:AlternateContent>
          <mc:Choice Requires="wps">
            <w:drawing>
              <wp:anchor distT="0" distB="0" distL="114300" distR="114300" simplePos="0" relativeHeight="251658242" behindDoc="0" locked="0" layoutInCell="1" allowOverlap="1" wp14:anchorId="1FE36D23" wp14:editId="6A49F236">
                <wp:simplePos x="0" y="0"/>
                <wp:positionH relativeFrom="column">
                  <wp:posOffset>1092200</wp:posOffset>
                </wp:positionH>
                <wp:positionV relativeFrom="paragraph">
                  <wp:posOffset>101600</wp:posOffset>
                </wp:positionV>
                <wp:extent cx="2114550" cy="1873250"/>
                <wp:effectExtent l="0" t="0" r="19050" b="12700"/>
                <wp:wrapNone/>
                <wp:docPr id="2" name="正方形/長方形 2"/>
                <wp:cNvGraphicFramePr/>
                <a:graphic xmlns:a="http://schemas.openxmlformats.org/drawingml/2006/main">
                  <a:graphicData uri="http://schemas.microsoft.com/office/word/2010/wordprocessingShape">
                    <wps:wsp>
                      <wps:cNvSpPr/>
                      <wps:spPr>
                        <a:xfrm>
                          <a:off x="0" y="0"/>
                          <a:ext cx="2114550" cy="18732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26D866" id="正方形/長方形 2" o:spid="_x0000_s1026" style="position:absolute;margin-left:86pt;margin-top:8pt;width:166.5pt;height:147.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" fillcolor="#4472c4 [3204]" strokecolor="#1f3763 [1604]" strokeweight="1pt"/>
            </w:pict>
          </mc:Fallback>
        </mc:AlternateContent>
      </w:r>
    </w:p>
    <w:p w14:paraId="487631CE" w14:textId="611D7ADD" w:rsidR="009611C2" w:rsidRDefault="008F43DA" w:rsidP="009611C2">
      <w:pPr>
        <w:pStyle w:val="a4"/>
        <w:ind w:leftChars="0" w:left="992"/>
        <w:jc w:val="left"/>
      </w:pPr>
      <w:r>
        <w:rPr>
          <w:noProof/>
        </w:rPr>
        <mc:AlternateContent>
          <mc:Choice Requires="wps">
            <w:drawing>
              <wp:anchor distT="0" distB="0" distL="114300" distR="114300" simplePos="0" relativeHeight="251658244" behindDoc="0" locked="0" layoutInCell="1" allowOverlap="1" wp14:anchorId="42FF573D" wp14:editId="28D116D0">
                <wp:simplePos x="0" y="0"/>
                <wp:positionH relativeFrom="column">
                  <wp:posOffset>1435100</wp:posOffset>
                </wp:positionH>
                <wp:positionV relativeFrom="paragraph">
                  <wp:posOffset>63500</wp:posOffset>
                </wp:positionV>
                <wp:extent cx="1435100" cy="863600"/>
                <wp:effectExtent l="0" t="0" r="12700" b="12700"/>
                <wp:wrapNone/>
                <wp:docPr id="4" name="正方形/長方形 4"/>
                <wp:cNvGraphicFramePr/>
                <a:graphic xmlns:a="http://schemas.openxmlformats.org/drawingml/2006/main">
                  <a:graphicData uri="http://schemas.microsoft.com/office/word/2010/wordprocessingShape">
                    <wps:wsp>
                      <wps:cNvSpPr/>
                      <wps:spPr>
                        <a:xfrm>
                          <a:off x="0" y="0"/>
                          <a:ext cx="1435100" cy="863600"/>
                        </a:xfrm>
                        <a:prstGeom prst="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D052B5A" w14:textId="5499D8C3" w:rsidR="008F43DA" w:rsidRPr="008F43DA" w:rsidRDefault="008F43DA" w:rsidP="008F43DA">
                            <w:pPr>
                              <w:jc w:val="center"/>
                              <w:rPr>
                                <w:color w:val="000000" w:themeColor="text1"/>
                                <w:szCs w:val="21"/>
                              </w:rPr>
                            </w:pPr>
                            <w:r w:rsidRPr="008F43DA">
                              <w:rPr>
                                <w:rFonts w:hint="eastAsia"/>
                                <w:color w:val="000000" w:themeColor="text1"/>
                                <w:szCs w:val="21"/>
                              </w:rPr>
                              <w:t>教室予約</w:t>
                            </w:r>
                          </w:p>
                          <w:p w14:paraId="2D1D89B5" w14:textId="4894262B" w:rsidR="008F43DA" w:rsidRPr="008F43DA" w:rsidRDefault="008F43DA" w:rsidP="008F43DA">
                            <w:pPr>
                              <w:jc w:val="center"/>
                              <w:rPr>
                                <w:color w:val="000000" w:themeColor="text1"/>
                                <w:szCs w:val="21"/>
                              </w:rPr>
                            </w:pPr>
                            <w:r w:rsidRPr="008F43DA">
                              <w:rPr>
                                <w:rFonts w:hint="eastAsia"/>
                                <w:color w:val="000000" w:themeColor="text1"/>
                                <w:szCs w:val="21"/>
                              </w:rPr>
                              <w:t>システム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FF573D" id="正方形/長方形 4" o:spid="_x0000_s1036" style="position:absolute;left:0;text-align:left;margin-left:113pt;margin-top:5pt;width:113pt;height:68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" fillcolor="#e2efd9 [665]" strokecolor="#1f3763 [1604]" strokeweight="1pt">
                <v:textbox>
                  <w:txbxContent>
                    <w:p w14:paraId="7D052B5A" w14:textId="5499D8C3" w:rsidR="008F43DA" w:rsidRPr="008F43DA" w:rsidRDefault="008F43DA" w:rsidP="008F43DA">
                      <w:pPr>
                        <w:jc w:val="center"/>
                        <w:rPr>
                          <w:color w:val="000000" w:themeColor="text1"/>
                          <w:szCs w:val="21"/>
                        </w:rPr>
                      </w:pPr>
                      <w:r w:rsidRPr="008F43DA">
                        <w:rPr>
                          <w:rFonts w:hint="eastAsia"/>
                          <w:color w:val="000000" w:themeColor="text1"/>
                          <w:szCs w:val="21"/>
                        </w:rPr>
                        <w:t>教室予約</w:t>
                      </w:r>
                    </w:p>
                    <w:p w14:paraId="2D1D89B5" w14:textId="4894262B" w:rsidR="008F43DA" w:rsidRPr="008F43DA" w:rsidRDefault="008F43DA" w:rsidP="008F43DA">
                      <w:pPr>
                        <w:jc w:val="center"/>
                        <w:rPr>
                          <w:color w:val="000000" w:themeColor="text1"/>
                          <w:szCs w:val="21"/>
                        </w:rPr>
                      </w:pPr>
                      <w:r w:rsidRPr="008F43DA">
                        <w:rPr>
                          <w:rFonts w:hint="eastAsia"/>
                          <w:color w:val="000000" w:themeColor="text1"/>
                          <w:szCs w:val="21"/>
                        </w:rPr>
                        <w:t>システム</w:t>
                      </w:r>
                    </w:p>
                  </w:txbxContent>
                </v:textbox>
              </v:rect>
            </w:pict>
          </mc:Fallback>
        </mc:AlternateContent>
      </w:r>
      <w:r>
        <w:rPr>
          <w:noProof/>
        </w:rPr>
        <mc:AlternateContent>
          <mc:Choice Requires="wps">
            <w:drawing>
              <wp:anchor distT="0" distB="0" distL="114300" distR="114300" simplePos="0" relativeHeight="251658243" behindDoc="0" locked="0" layoutInCell="1" allowOverlap="1" wp14:anchorId="6E5B4C7C" wp14:editId="31DDE619">
                <wp:simplePos x="0" y="0"/>
                <wp:positionH relativeFrom="column">
                  <wp:posOffset>4146550</wp:posOffset>
                </wp:positionH>
                <wp:positionV relativeFrom="paragraph">
                  <wp:posOffset>184150</wp:posOffset>
                </wp:positionV>
                <wp:extent cx="1295400" cy="1174750"/>
                <wp:effectExtent l="0" t="0" r="19050" b="25400"/>
                <wp:wrapNone/>
                <wp:docPr id="3" name="円柱 3"/>
                <wp:cNvGraphicFramePr/>
                <a:graphic xmlns:a="http://schemas.openxmlformats.org/drawingml/2006/main">
                  <a:graphicData uri="http://schemas.microsoft.com/office/word/2010/wordprocessingShape">
                    <wps:wsp>
                      <wps:cNvSpPr/>
                      <wps:spPr>
                        <a:xfrm>
                          <a:off x="0" y="0"/>
                          <a:ext cx="1295400" cy="1174750"/>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D914D8" w14:textId="57E412FE" w:rsidR="008F43DA" w:rsidRDefault="008F43DA" w:rsidP="008F43DA">
                            <w:pPr>
                              <w:jc w:val="center"/>
                            </w:pPr>
                            <w:r>
                              <w:rPr>
                                <w:rFonts w:hint="eastAsia"/>
                              </w:rPr>
                              <w:t>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E5B4C7C"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円柱 3" o:spid="_x0000_s1037" type="#_x0000_t22" style="position:absolute;left:0;text-align:left;margin-left:326.5pt;margin-top:14.5pt;width:102pt;height:92.5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" fillcolor="#4472c4 [3204]" strokecolor="#1f3763 [1604]" strokeweight="1pt">
                <v:stroke joinstyle="miter"/>
                <v:textbox>
                  <w:txbxContent>
                    <w:p w14:paraId="38D914D8" w14:textId="57E412FE" w:rsidR="008F43DA" w:rsidRDefault="008F43DA" w:rsidP="008F43DA">
                      <w:pPr>
                        <w:jc w:val="center"/>
                      </w:pPr>
                      <w:r>
                        <w:rPr>
                          <w:rFonts w:hint="eastAsia"/>
                        </w:rPr>
                        <w:t>MySQL</w:t>
                      </w:r>
                    </w:p>
                  </w:txbxContent>
                </v:textbox>
              </v:shape>
            </w:pict>
          </mc:Fallback>
        </mc:AlternateContent>
      </w:r>
    </w:p>
    <w:p w14:paraId="2C8BB872" w14:textId="072FB054" w:rsidR="009611C2" w:rsidRDefault="009611C2" w:rsidP="009611C2">
      <w:pPr>
        <w:pStyle w:val="a4"/>
        <w:ind w:leftChars="0" w:left="992"/>
        <w:jc w:val="left"/>
      </w:pPr>
    </w:p>
    <w:p w14:paraId="4B8C41DC" w14:textId="27250D8A" w:rsidR="009611C2" w:rsidRDefault="008F43DA" w:rsidP="009611C2">
      <w:pPr>
        <w:pStyle w:val="a4"/>
        <w:ind w:leftChars="0" w:left="992"/>
        <w:jc w:val="left"/>
      </w:pPr>
      <w:r>
        <w:rPr>
          <w:noProof/>
        </w:rPr>
        <mc:AlternateContent>
          <mc:Choice Requires="wps">
            <w:drawing>
              <wp:anchor distT="0" distB="0" distL="114300" distR="114300" simplePos="0" relativeHeight="251658246" behindDoc="0" locked="0" layoutInCell="1" allowOverlap="1" wp14:anchorId="538529E5" wp14:editId="54B969AD">
                <wp:simplePos x="0" y="0"/>
                <wp:positionH relativeFrom="column">
                  <wp:posOffset>2851150</wp:posOffset>
                </wp:positionH>
                <wp:positionV relativeFrom="paragraph">
                  <wp:posOffset>19050</wp:posOffset>
                </wp:positionV>
                <wp:extent cx="1289050" cy="234950"/>
                <wp:effectExtent l="0" t="0" r="25400" b="31750"/>
                <wp:wrapNone/>
                <wp:docPr id="6" name="直線コネクタ 6"/>
                <wp:cNvGraphicFramePr/>
                <a:graphic xmlns:a="http://schemas.openxmlformats.org/drawingml/2006/main">
                  <a:graphicData uri="http://schemas.microsoft.com/office/word/2010/wordprocessingShape">
                    <wps:wsp>
                      <wps:cNvCnPr/>
                      <wps:spPr>
                        <a:xfrm>
                          <a:off x="0" y="0"/>
                          <a:ext cx="1289050" cy="2349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C721D7" id="直線コネクタ 6" o:spid="_x0000_s1026" style="position:absolute;z-index:251658246;visibility:visible;mso-wrap-style:square;mso-wrap-distance-left:9pt;mso-wrap-distance-top:0;mso-wrap-distance-right:9pt;mso-wrap-distance-bottom:0;mso-position-horizontal:absolute;mso-position-horizontal-relative:text;mso-position-vertical:absolute;mso-position-vertical-relative:text" from="224.5pt,1.5pt" to="326pt,20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" strokecolor="black [3200]" strokeweight="1.5pt">
                <v:stroke joinstyle="miter"/>
              </v:line>
            </w:pict>
          </mc:Fallback>
        </mc:AlternateContent>
      </w:r>
    </w:p>
    <w:p w14:paraId="232209D3" w14:textId="6BDFB2D9" w:rsidR="009611C2" w:rsidRDefault="009611C2" w:rsidP="009611C2">
      <w:pPr>
        <w:pStyle w:val="a4"/>
        <w:ind w:leftChars="0" w:left="992"/>
        <w:jc w:val="left"/>
      </w:pPr>
    </w:p>
    <w:p w14:paraId="7FDD2ECE" w14:textId="63599E54" w:rsidR="009611C2" w:rsidRDefault="009611C2" w:rsidP="009611C2">
      <w:pPr>
        <w:pStyle w:val="a4"/>
        <w:ind w:leftChars="0" w:left="992"/>
        <w:jc w:val="left"/>
      </w:pPr>
    </w:p>
    <w:p w14:paraId="001BE259" w14:textId="48C71E0A" w:rsidR="009611C2" w:rsidRDefault="009611C2" w:rsidP="009611C2">
      <w:pPr>
        <w:pStyle w:val="a4"/>
        <w:ind w:leftChars="0" w:left="992"/>
        <w:jc w:val="left"/>
      </w:pPr>
    </w:p>
    <w:p w14:paraId="19D837D5" w14:textId="2ACF352A" w:rsidR="009611C2" w:rsidRDefault="008F43DA" w:rsidP="009611C2">
      <w:pPr>
        <w:pStyle w:val="a4"/>
        <w:ind w:leftChars="0" w:left="992"/>
        <w:jc w:val="left"/>
      </w:pPr>
      <w:r>
        <w:rPr>
          <w:noProof/>
        </w:rPr>
        <mc:AlternateContent>
          <mc:Choice Requires="wps">
            <w:drawing>
              <wp:anchor distT="0" distB="0" distL="114300" distR="114300" simplePos="0" relativeHeight="251658245" behindDoc="0" locked="0" layoutInCell="1" allowOverlap="1" wp14:anchorId="6A374FC4" wp14:editId="7864F935">
                <wp:simplePos x="0" y="0"/>
                <wp:positionH relativeFrom="column">
                  <wp:posOffset>1981200</wp:posOffset>
                </wp:positionH>
                <wp:positionV relativeFrom="paragraph">
                  <wp:posOffset>107950</wp:posOffset>
                </wp:positionV>
                <wp:extent cx="1155700" cy="279400"/>
                <wp:effectExtent l="0" t="0" r="0" b="6350"/>
                <wp:wrapNone/>
                <wp:docPr id="5" name="テキスト ボックス 5"/>
                <wp:cNvGraphicFramePr/>
                <a:graphic xmlns:a="http://schemas.openxmlformats.org/drawingml/2006/main">
                  <a:graphicData uri="http://schemas.microsoft.com/office/word/2010/wordprocessingShape">
                    <wps:wsp>
                      <wps:cNvSpPr txBox="1"/>
                      <wps:spPr>
                        <a:xfrm>
                          <a:off x="0" y="0"/>
                          <a:ext cx="1155700" cy="279400"/>
                        </a:xfrm>
                        <a:prstGeom prst="rect">
                          <a:avLst/>
                        </a:prstGeom>
                        <a:noFill/>
                        <a:ln w="6350">
                          <a:noFill/>
                        </a:ln>
                      </wps:spPr>
                      <wps:txbx>
                        <w:txbxContent>
                          <w:p w14:paraId="2CCB65AA" w14:textId="6508AE44" w:rsidR="008F43DA" w:rsidRPr="008F43DA" w:rsidRDefault="008F43DA">
                            <w:pPr>
                              <w:rPr>
                                <w:color w:val="FFFFFF" w:themeColor="background1"/>
                              </w:rPr>
                            </w:pPr>
                            <w:r w:rsidRPr="008F43DA">
                              <w:rPr>
                                <w:rFonts w:hint="eastAsia"/>
                                <w:color w:val="FFFFFF" w:themeColor="background1"/>
                              </w:rPr>
                              <w:t>Java仮想マシン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374FC4" id="テキスト ボックス 5" o:spid="_x0000_s1038" type="#_x0000_t202" style="position:absolute;left:0;text-align:left;margin-left:156pt;margin-top:8.5pt;width:91pt;height:22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" filled="f" stroked="f" strokeweight=".5pt">
                <v:textbox>
                  <w:txbxContent>
                    <w:p w14:paraId="2CCB65AA" w14:textId="6508AE44" w:rsidR="008F43DA" w:rsidRPr="008F43DA" w:rsidRDefault="008F43DA">
                      <w:pPr>
                        <w:rPr>
                          <w:color w:val="FFFFFF" w:themeColor="background1"/>
                        </w:rPr>
                      </w:pPr>
                      <w:r w:rsidRPr="008F43DA">
                        <w:rPr>
                          <w:rFonts w:hint="eastAsia"/>
                          <w:color w:val="FFFFFF" w:themeColor="background1"/>
                        </w:rPr>
                        <w:t>Java仮想マシン</w:t>
                      </w:r>
                    </w:p>
                  </w:txbxContent>
                </v:textbox>
              </v:shape>
            </w:pict>
          </mc:Fallback>
        </mc:AlternateContent>
      </w:r>
    </w:p>
    <w:p w14:paraId="11DB6E34" w14:textId="2A1F774A" w:rsidR="009611C2" w:rsidRDefault="009611C2" w:rsidP="009611C2">
      <w:pPr>
        <w:pStyle w:val="a4"/>
        <w:ind w:leftChars="0" w:left="992"/>
        <w:jc w:val="left"/>
      </w:pPr>
    </w:p>
    <w:p w14:paraId="143026C8" w14:textId="78300C93" w:rsidR="009611C2" w:rsidRDefault="008F43DA" w:rsidP="009611C2">
      <w:pPr>
        <w:pStyle w:val="a4"/>
        <w:ind w:leftChars="0" w:left="992"/>
        <w:jc w:val="left"/>
      </w:pPr>
      <w:r>
        <w:rPr>
          <w:rFonts w:hint="eastAsia"/>
        </w:rPr>
        <w:t xml:space="preserve">　本システム本体はJava仮想マシン上で動作し</w:t>
      </w:r>
      <w:r w:rsidR="00F60242">
        <w:rPr>
          <w:rFonts w:hint="eastAsia"/>
        </w:rPr>
        <w:t>、</w:t>
      </w:r>
      <w:r>
        <w:rPr>
          <w:rFonts w:hint="eastAsia"/>
        </w:rPr>
        <w:t>各種データ（ユーザ情報</w:t>
      </w:r>
      <w:r w:rsidR="00F60242">
        <w:rPr>
          <w:rFonts w:hint="eastAsia"/>
        </w:rPr>
        <w:t>、</w:t>
      </w:r>
      <w:r>
        <w:rPr>
          <w:rFonts w:hint="eastAsia"/>
        </w:rPr>
        <w:t>教室情報</w:t>
      </w:r>
      <w:r w:rsidR="00F60242">
        <w:rPr>
          <w:rFonts w:hint="eastAsia"/>
        </w:rPr>
        <w:t>、</w:t>
      </w:r>
      <w:r>
        <w:rPr>
          <w:rFonts w:hint="eastAsia"/>
        </w:rPr>
        <w:t>予約情報）はMySQL上で蓄積・管理を行う</w:t>
      </w:r>
      <w:r w:rsidR="00F60242">
        <w:rPr>
          <w:rFonts w:hint="eastAsia"/>
        </w:rPr>
        <w:t>。</w:t>
      </w:r>
    </w:p>
    <w:p w14:paraId="2FD1131E" w14:textId="77777777" w:rsidR="009611C2" w:rsidRDefault="009611C2" w:rsidP="009611C2">
      <w:pPr>
        <w:pStyle w:val="a4"/>
        <w:ind w:leftChars="0" w:left="992"/>
        <w:jc w:val="left"/>
      </w:pPr>
    </w:p>
    <w:p w14:paraId="3A98E1E7" w14:textId="1E7A306E" w:rsidR="00007D42" w:rsidRDefault="00007D42" w:rsidP="007456FA">
      <w:pPr>
        <w:pStyle w:val="a4"/>
        <w:numPr>
          <w:ilvl w:val="1"/>
          <w:numId w:val="1"/>
        </w:numPr>
        <w:ind w:leftChars="0"/>
        <w:jc w:val="left"/>
        <w:outlineLvl w:val="1"/>
      </w:pPr>
      <w:bookmarkStart w:id="5" w:name="_Toc234940400"/>
      <w:r>
        <w:rPr>
          <w:rFonts w:hint="eastAsia"/>
        </w:rPr>
        <w:t>機能範囲</w:t>
      </w:r>
      <w:bookmarkEnd w:id="5"/>
    </w:p>
    <w:p w14:paraId="400B1B17" w14:textId="7107AAE3" w:rsidR="009611C2" w:rsidRDefault="009611C2" w:rsidP="009611C2">
      <w:pPr>
        <w:pStyle w:val="a4"/>
        <w:ind w:leftChars="0" w:left="992"/>
        <w:jc w:val="left"/>
      </w:pPr>
      <w:r>
        <w:rPr>
          <w:rFonts w:hint="eastAsia"/>
        </w:rPr>
        <w:t>本システムでは</w:t>
      </w:r>
      <w:r w:rsidR="00F60242">
        <w:rPr>
          <w:rFonts w:hint="eastAsia"/>
        </w:rPr>
        <w:t>、</w:t>
      </w:r>
      <w:r>
        <w:rPr>
          <w:rFonts w:hint="eastAsia"/>
        </w:rPr>
        <w:t>以下の機能をサポートするものとする</w:t>
      </w:r>
      <w:r w:rsidR="00F60242">
        <w:rPr>
          <w:rFonts w:hint="eastAsia"/>
        </w:rPr>
        <w:t>。</w:t>
      </w:r>
    </w:p>
    <w:p w14:paraId="051B08D7" w14:textId="156DF7AB" w:rsidR="009611C2" w:rsidRDefault="00953205" w:rsidP="00953205">
      <w:pPr>
        <w:ind w:left="1201"/>
        <w:jc w:val="left"/>
      </w:pPr>
      <w:r>
        <w:rPr>
          <w:rFonts w:hint="eastAsia"/>
        </w:rPr>
        <w:t>①</w:t>
      </w:r>
      <w:r>
        <w:tab/>
      </w:r>
      <w:r w:rsidR="009611C2">
        <w:rPr>
          <w:rFonts w:hint="eastAsia"/>
        </w:rPr>
        <w:t>ログイン・ログアウト機能</w:t>
      </w:r>
      <w:r w:rsidR="007F7CDA">
        <w:rPr>
          <w:rFonts w:hint="eastAsia"/>
        </w:rPr>
        <w:t>（1.0版</w:t>
      </w:r>
      <w:r w:rsidR="00B52175">
        <w:rPr>
          <w:rFonts w:hint="eastAsia"/>
        </w:rPr>
        <w:t>にて対応</w:t>
      </w:r>
      <w:r w:rsidR="007F7CDA">
        <w:rPr>
          <w:rFonts w:hint="eastAsia"/>
        </w:rPr>
        <w:t>）</w:t>
      </w:r>
    </w:p>
    <w:p w14:paraId="4F7B2F18" w14:textId="71F30F47" w:rsidR="008F43DA" w:rsidRDefault="008F43DA" w:rsidP="00E6483E">
      <w:pPr>
        <w:pStyle w:val="a4"/>
        <w:ind w:leftChars="872" w:left="1831" w:firstLineChars="100" w:firstLine="210"/>
        <w:jc w:val="left"/>
      </w:pPr>
      <w:r>
        <w:rPr>
          <w:rFonts w:hint="eastAsia"/>
        </w:rPr>
        <w:t>登録ユーザが予約・予約キャンセルを行うために</w:t>
      </w:r>
      <w:r w:rsidR="00E6483E">
        <w:rPr>
          <w:rFonts w:hint="eastAsia"/>
        </w:rPr>
        <w:t>ID及びパスワードで本システムにログイン・利用後ログアウトを行う機能である</w:t>
      </w:r>
      <w:r w:rsidR="00F60242">
        <w:rPr>
          <w:rFonts w:hint="eastAsia"/>
        </w:rPr>
        <w:t>。</w:t>
      </w:r>
    </w:p>
    <w:p w14:paraId="41CEBFF0" w14:textId="77777777" w:rsidR="001A789F" w:rsidRDefault="001A789F" w:rsidP="00E6483E">
      <w:pPr>
        <w:pStyle w:val="a4"/>
        <w:ind w:leftChars="872" w:left="1831" w:firstLineChars="100" w:firstLine="210"/>
        <w:jc w:val="left"/>
      </w:pPr>
    </w:p>
    <w:p w14:paraId="231E0305" w14:textId="4A97D50E" w:rsidR="00953205" w:rsidRDefault="00953205" w:rsidP="00953205">
      <w:pPr>
        <w:ind w:left="1201"/>
        <w:jc w:val="left"/>
      </w:pPr>
      <w:r>
        <w:rPr>
          <w:rFonts w:hint="eastAsia"/>
        </w:rPr>
        <w:t>②</w:t>
      </w:r>
      <w:r>
        <w:tab/>
      </w:r>
      <w:r>
        <w:rPr>
          <w:rFonts w:hint="eastAsia"/>
        </w:rPr>
        <w:t>教室概要表示機能（</w:t>
      </w:r>
      <w:r>
        <w:t>2</w:t>
      </w:r>
      <w:r>
        <w:rPr>
          <w:rFonts w:hint="eastAsia"/>
        </w:rPr>
        <w:t>.0版にて対応）</w:t>
      </w:r>
    </w:p>
    <w:p w14:paraId="32D97336" w14:textId="07502B79" w:rsidR="00E6483E" w:rsidRDefault="00E6483E" w:rsidP="00E6483E">
      <w:pPr>
        <w:pStyle w:val="a4"/>
        <w:ind w:leftChars="872" w:left="1831"/>
        <w:jc w:val="left"/>
      </w:pPr>
      <w:r>
        <w:rPr>
          <w:rFonts w:hint="eastAsia"/>
        </w:rPr>
        <w:t xml:space="preserve">　予約可能な教室の基本情報（教室種別</w:t>
      </w:r>
      <w:r w:rsidR="00F60242">
        <w:rPr>
          <w:rFonts w:hint="eastAsia"/>
        </w:rPr>
        <w:t>、</w:t>
      </w:r>
      <w:r>
        <w:rPr>
          <w:rFonts w:hint="eastAsia"/>
        </w:rPr>
        <w:t>定員</w:t>
      </w:r>
      <w:r w:rsidR="00F60242">
        <w:rPr>
          <w:rFonts w:hint="eastAsia"/>
        </w:rPr>
        <w:t>、</w:t>
      </w:r>
      <w:r>
        <w:rPr>
          <w:rFonts w:hint="eastAsia"/>
        </w:rPr>
        <w:t>利用可能時間等）を表示する機能である</w:t>
      </w:r>
      <w:r w:rsidR="00F60242">
        <w:rPr>
          <w:rFonts w:hint="eastAsia"/>
        </w:rPr>
        <w:t>。</w:t>
      </w:r>
    </w:p>
    <w:p w14:paraId="6B6C85D2" w14:textId="77777777" w:rsidR="00953205" w:rsidRDefault="00953205" w:rsidP="00E6483E">
      <w:pPr>
        <w:pStyle w:val="a4"/>
        <w:ind w:leftChars="872" w:left="1831"/>
        <w:jc w:val="left"/>
      </w:pPr>
    </w:p>
    <w:p w14:paraId="243C7C9B" w14:textId="110A0BFE" w:rsidR="00953205" w:rsidRDefault="00953205" w:rsidP="00953205">
      <w:pPr>
        <w:ind w:left="1201"/>
        <w:jc w:val="left"/>
      </w:pPr>
      <w:r>
        <w:rPr>
          <w:rFonts w:hint="eastAsia"/>
        </w:rPr>
        <w:t>③</w:t>
      </w:r>
      <w:r>
        <w:tab/>
      </w:r>
      <w:r>
        <w:rPr>
          <w:rFonts w:hint="eastAsia"/>
        </w:rPr>
        <w:t>新規予約機能（</w:t>
      </w:r>
      <w:r>
        <w:t>3</w:t>
      </w:r>
      <w:r>
        <w:rPr>
          <w:rFonts w:hint="eastAsia"/>
        </w:rPr>
        <w:t>.0版にて対応）</w:t>
      </w:r>
    </w:p>
    <w:p w14:paraId="5B693390" w14:textId="097A90B3" w:rsidR="00E6483E" w:rsidRDefault="00E6483E" w:rsidP="00E6483E">
      <w:pPr>
        <w:pStyle w:val="a4"/>
        <w:ind w:leftChars="872" w:left="1831"/>
        <w:jc w:val="left"/>
      </w:pPr>
      <w:r>
        <w:rPr>
          <w:rFonts w:hint="eastAsia"/>
        </w:rPr>
        <w:t xml:space="preserve">　本システムに登録されているユーザが</w:t>
      </w:r>
      <w:r w:rsidR="00F60242">
        <w:rPr>
          <w:rFonts w:hint="eastAsia"/>
        </w:rPr>
        <w:t>、</w:t>
      </w:r>
      <w:r>
        <w:rPr>
          <w:rFonts w:hint="eastAsia"/>
        </w:rPr>
        <w:t>日時を指定して教室を予約する機能である</w:t>
      </w:r>
      <w:r w:rsidR="00F60242">
        <w:rPr>
          <w:rFonts w:hint="eastAsia"/>
        </w:rPr>
        <w:t>。</w:t>
      </w:r>
    </w:p>
    <w:p w14:paraId="74E0EFDB" w14:textId="77777777" w:rsidR="00AD78F5" w:rsidRDefault="00AD78F5" w:rsidP="00E6483E">
      <w:pPr>
        <w:pStyle w:val="a4"/>
        <w:ind w:leftChars="872" w:left="1831"/>
        <w:jc w:val="left"/>
      </w:pPr>
    </w:p>
    <w:p w14:paraId="095F6574" w14:textId="7F1A41E8" w:rsidR="00953205" w:rsidRDefault="00953205" w:rsidP="00953205">
      <w:pPr>
        <w:ind w:left="1201"/>
        <w:jc w:val="left"/>
      </w:pPr>
      <w:r>
        <w:rPr>
          <w:rFonts w:hint="eastAsia"/>
        </w:rPr>
        <w:t>④</w:t>
      </w:r>
      <w:r>
        <w:tab/>
      </w:r>
      <w:r>
        <w:rPr>
          <w:rFonts w:hint="eastAsia"/>
        </w:rPr>
        <w:t>予約状況確認機能（</w:t>
      </w:r>
      <w:r>
        <w:t>4</w:t>
      </w:r>
      <w:r>
        <w:rPr>
          <w:rFonts w:hint="eastAsia"/>
        </w:rPr>
        <w:t>.0版にて対応）</w:t>
      </w:r>
    </w:p>
    <w:p w14:paraId="189DEB30" w14:textId="0A8F58A4" w:rsidR="004E7311" w:rsidRDefault="006500DA" w:rsidP="00E6483E">
      <w:pPr>
        <w:pStyle w:val="a4"/>
        <w:ind w:leftChars="872" w:left="1831"/>
        <w:jc w:val="left"/>
      </w:pPr>
      <w:r>
        <w:rPr>
          <w:rFonts w:hint="eastAsia"/>
        </w:rPr>
        <w:t xml:space="preserve">　</w:t>
      </w:r>
      <w:r w:rsidR="00BF565D">
        <w:rPr>
          <w:rFonts w:hint="eastAsia"/>
        </w:rPr>
        <w:t>ログイン状態に関わらず</w:t>
      </w:r>
      <w:r w:rsidR="00F60242">
        <w:rPr>
          <w:rFonts w:hint="eastAsia"/>
        </w:rPr>
        <w:t>、</w:t>
      </w:r>
      <w:r w:rsidR="00BF565D">
        <w:rPr>
          <w:rFonts w:hint="eastAsia"/>
        </w:rPr>
        <w:t>教室名と日付からその教室の予約状況を表示する機能である</w:t>
      </w:r>
      <w:r w:rsidR="00F60242">
        <w:rPr>
          <w:rFonts w:hint="eastAsia"/>
        </w:rPr>
        <w:t>。</w:t>
      </w:r>
    </w:p>
    <w:p w14:paraId="2320EAA2" w14:textId="77777777" w:rsidR="00FE5A1E" w:rsidRDefault="00FE5A1E" w:rsidP="00E6483E">
      <w:pPr>
        <w:pStyle w:val="a4"/>
        <w:ind w:leftChars="872" w:left="1831"/>
        <w:jc w:val="left"/>
      </w:pPr>
    </w:p>
    <w:p w14:paraId="32961223" w14:textId="47664DAB" w:rsidR="00953205" w:rsidRDefault="00953205" w:rsidP="00953205">
      <w:pPr>
        <w:ind w:left="1201"/>
        <w:jc w:val="left"/>
      </w:pPr>
      <w:r>
        <w:rPr>
          <w:rFonts w:hint="eastAsia"/>
        </w:rPr>
        <w:t>⑤</w:t>
      </w:r>
      <w:r>
        <w:tab/>
      </w:r>
      <w:r>
        <w:rPr>
          <w:rFonts w:hint="eastAsia"/>
        </w:rPr>
        <w:t>自己予約確認機能（</w:t>
      </w:r>
      <w:r>
        <w:t>5</w:t>
      </w:r>
      <w:r>
        <w:rPr>
          <w:rFonts w:hint="eastAsia"/>
        </w:rPr>
        <w:t>.0版にて対応）</w:t>
      </w:r>
    </w:p>
    <w:p w14:paraId="42C7050E" w14:textId="32540807" w:rsidR="00F30D2E" w:rsidRDefault="000B6A10" w:rsidP="00F30D2E">
      <w:pPr>
        <w:pStyle w:val="a4"/>
        <w:ind w:leftChars="872" w:left="1831"/>
        <w:jc w:val="left"/>
      </w:pPr>
      <w:r>
        <w:rPr>
          <w:rFonts w:hint="eastAsia"/>
        </w:rPr>
        <w:t xml:space="preserve">　</w:t>
      </w:r>
      <w:r w:rsidR="003C3A55">
        <w:rPr>
          <w:rFonts w:hint="eastAsia"/>
        </w:rPr>
        <w:t>自身が予約した教室・日時(</w:t>
      </w:r>
      <w:r w:rsidR="00D30362">
        <w:rPr>
          <w:rFonts w:hint="eastAsia"/>
        </w:rPr>
        <w:t>本日以降</w:t>
      </w:r>
      <w:r w:rsidR="003C3A55">
        <w:rPr>
          <w:rFonts w:hint="eastAsia"/>
        </w:rPr>
        <w:t>)を表示</w:t>
      </w:r>
    </w:p>
    <w:p w14:paraId="61CB2CE9" w14:textId="77777777" w:rsidR="008B4C40" w:rsidRDefault="008B4C40" w:rsidP="008B4C40">
      <w:pPr>
        <w:jc w:val="left"/>
      </w:pPr>
    </w:p>
    <w:p w14:paraId="3DD2B350" w14:textId="361BE856" w:rsidR="00953205" w:rsidRDefault="00953205" w:rsidP="00953205">
      <w:pPr>
        <w:ind w:left="1201"/>
        <w:jc w:val="left"/>
      </w:pPr>
      <w:r>
        <w:rPr>
          <w:rFonts w:hint="eastAsia"/>
        </w:rPr>
        <w:t>⑥</w:t>
      </w:r>
      <w:r>
        <w:rPr>
          <w:rFonts w:hint="eastAsia"/>
        </w:rPr>
        <w:tab/>
        <w:t>予約変更機能（</w:t>
      </w:r>
      <w:r>
        <w:t>6</w:t>
      </w:r>
      <w:r>
        <w:rPr>
          <w:rFonts w:hint="eastAsia"/>
        </w:rPr>
        <w:t>.0版にて対応）</w:t>
      </w:r>
    </w:p>
    <w:p w14:paraId="2A6D352D" w14:textId="6842C282" w:rsidR="00F107AB" w:rsidRDefault="00F107AB" w:rsidP="008B4C40">
      <w:pPr>
        <w:ind w:left="840" w:firstLineChars="471" w:firstLine="989"/>
        <w:jc w:val="left"/>
      </w:pPr>
      <w:r>
        <w:rPr>
          <w:rFonts w:hint="eastAsia"/>
        </w:rPr>
        <w:t xml:space="preserve">　</w:t>
      </w:r>
      <w:r w:rsidR="00FB6797">
        <w:rPr>
          <w:rFonts w:hint="eastAsia"/>
        </w:rPr>
        <w:t>翌日以降の</w:t>
      </w:r>
      <w:r>
        <w:rPr>
          <w:rFonts w:hint="eastAsia"/>
        </w:rPr>
        <w:t>自身</w:t>
      </w:r>
      <w:r w:rsidR="00536E6F">
        <w:rPr>
          <w:rFonts w:hint="eastAsia"/>
        </w:rPr>
        <w:t>の予約情報を削除する機能</w:t>
      </w:r>
      <w:r w:rsidR="00C16CCB">
        <w:rPr>
          <w:rFonts w:hint="eastAsia"/>
        </w:rPr>
        <w:t>である</w:t>
      </w:r>
      <w:r w:rsidR="00F60242">
        <w:rPr>
          <w:rFonts w:hint="eastAsia"/>
        </w:rPr>
        <w:t>。</w:t>
      </w:r>
    </w:p>
    <w:p w14:paraId="5FA4F37F" w14:textId="4B5518F3" w:rsidR="00C04350" w:rsidRDefault="00C04350">
      <w:pPr>
        <w:widowControl/>
        <w:jc w:val="left"/>
      </w:pPr>
      <w:r>
        <w:br w:type="page"/>
      </w:r>
    </w:p>
    <w:p w14:paraId="567193A2" w14:textId="027712AF" w:rsidR="00953205" w:rsidRDefault="00953205" w:rsidP="00953205">
      <w:pPr>
        <w:pStyle w:val="a4"/>
        <w:numPr>
          <w:ilvl w:val="0"/>
          <w:numId w:val="1"/>
        </w:numPr>
        <w:ind w:leftChars="0"/>
        <w:jc w:val="left"/>
        <w:outlineLvl w:val="0"/>
      </w:pPr>
      <w:r>
        <w:rPr>
          <w:rFonts w:hint="eastAsia"/>
        </w:rPr>
        <w:lastRenderedPageBreak/>
        <w:t>テーブルレイアウト</w:t>
      </w:r>
    </w:p>
    <w:p w14:paraId="7176956E" w14:textId="67D7A213" w:rsidR="00C04350" w:rsidRDefault="00C04350" w:rsidP="00C04350">
      <w:pPr>
        <w:pStyle w:val="a4"/>
        <w:ind w:leftChars="0" w:left="425"/>
        <w:jc w:val="left"/>
      </w:pPr>
      <w:r>
        <w:rPr>
          <w:rFonts w:hint="eastAsia"/>
        </w:rPr>
        <w:t xml:space="preserve">　MySQL</w:t>
      </w:r>
      <w:r w:rsidR="00AA5F1D">
        <w:rPr>
          <w:rFonts w:hint="eastAsia"/>
        </w:rPr>
        <w:t>には「</w:t>
      </w:r>
      <w:proofErr w:type="spellStart"/>
      <w:r w:rsidR="00AA5F1D">
        <w:rPr>
          <w:rFonts w:hint="eastAsia"/>
        </w:rPr>
        <w:t>db_reservation</w:t>
      </w:r>
      <w:proofErr w:type="spellEnd"/>
      <w:r w:rsidR="00AA5F1D">
        <w:rPr>
          <w:rFonts w:hint="eastAsia"/>
        </w:rPr>
        <w:t>」という名称でデータベースを作成し</w:t>
      </w:r>
      <w:r w:rsidR="00F60242">
        <w:rPr>
          <w:rFonts w:hint="eastAsia"/>
        </w:rPr>
        <w:t>、</w:t>
      </w:r>
      <w:r w:rsidR="00AA5F1D">
        <w:rPr>
          <w:rFonts w:hint="eastAsia"/>
        </w:rPr>
        <w:t>その中で「user」「facility」「reservation」という３つのテーブルを作成し</w:t>
      </w:r>
      <w:r w:rsidR="00F60242">
        <w:rPr>
          <w:rFonts w:hint="eastAsia"/>
        </w:rPr>
        <w:t>、</w:t>
      </w:r>
      <w:r w:rsidR="00AA5F1D">
        <w:rPr>
          <w:rFonts w:hint="eastAsia"/>
        </w:rPr>
        <w:t>情報管理を行う</w:t>
      </w:r>
      <w:r w:rsidR="00F60242">
        <w:rPr>
          <w:rFonts w:hint="eastAsia"/>
        </w:rPr>
        <w:t>。</w:t>
      </w:r>
    </w:p>
    <w:p w14:paraId="3858B29E" w14:textId="77777777" w:rsidR="009B2EC6" w:rsidRDefault="009B2EC6" w:rsidP="009B2EC6">
      <w:pPr>
        <w:pStyle w:val="a4"/>
        <w:ind w:leftChars="0" w:left="425"/>
        <w:jc w:val="left"/>
      </w:pPr>
      <w:r>
        <w:rPr>
          <w:rFonts w:hint="eastAsia"/>
        </w:rPr>
        <w:t>本システム運用中（稼働中）の各テーブル更新について示す。</w:t>
      </w:r>
    </w:p>
    <w:p w14:paraId="3DC92C38" w14:textId="77777777" w:rsidR="009B2EC6" w:rsidRDefault="009B2EC6" w:rsidP="009B2EC6">
      <w:pPr>
        <w:pStyle w:val="a4"/>
        <w:ind w:leftChars="302" w:left="634"/>
        <w:jc w:val="left"/>
      </w:pPr>
      <w:r>
        <w:rPr>
          <w:rFonts w:hint="eastAsia"/>
        </w:rPr>
        <w:t>userテーブル</w:t>
      </w:r>
      <w:r>
        <w:tab/>
      </w:r>
      <w:r>
        <w:rPr>
          <w:rFonts w:hint="eastAsia"/>
        </w:rPr>
        <w:t>：本システム稼働中の新規ユーザ登録及び削除は可能とする。</w:t>
      </w:r>
    </w:p>
    <w:p w14:paraId="69B22B7F" w14:textId="77777777" w:rsidR="009B2EC6" w:rsidRDefault="009B2EC6" w:rsidP="009B2EC6">
      <w:pPr>
        <w:pStyle w:val="a4"/>
        <w:ind w:leftChars="302" w:left="634"/>
        <w:jc w:val="left"/>
      </w:pPr>
      <w:r>
        <w:t>F</w:t>
      </w:r>
      <w:r>
        <w:rPr>
          <w:rFonts w:hint="eastAsia"/>
        </w:rPr>
        <w:t>acilityテーブル</w:t>
      </w:r>
      <w:r>
        <w:tab/>
      </w:r>
      <w:r>
        <w:rPr>
          <w:rFonts w:hint="eastAsia"/>
        </w:rPr>
        <w:t>：本システム稼働中の教室追加・削除は禁止する。</w:t>
      </w:r>
    </w:p>
    <w:p w14:paraId="733B8817" w14:textId="77777777" w:rsidR="009B2EC6" w:rsidRPr="00240126" w:rsidRDefault="009B2EC6" w:rsidP="009B2EC6">
      <w:pPr>
        <w:pStyle w:val="a4"/>
        <w:ind w:leftChars="302" w:left="634"/>
        <w:jc w:val="left"/>
      </w:pPr>
      <w:r>
        <w:t>R</w:t>
      </w:r>
      <w:r>
        <w:rPr>
          <w:rFonts w:hint="eastAsia"/>
        </w:rPr>
        <w:t>eservationテーブル：本システム稼働中の教室予約情報追加・削除は可能とする。</w:t>
      </w:r>
    </w:p>
    <w:p w14:paraId="4DDCDAC2" w14:textId="69805E2A" w:rsidR="00AA5F1D" w:rsidRPr="009B2EC6" w:rsidRDefault="00AA5F1D" w:rsidP="00C04350">
      <w:pPr>
        <w:pStyle w:val="a4"/>
        <w:ind w:leftChars="0" w:left="425"/>
        <w:jc w:val="left"/>
      </w:pPr>
    </w:p>
    <w:p w14:paraId="4464EF95" w14:textId="298B67DA" w:rsidR="00007D42" w:rsidRDefault="00953205" w:rsidP="00953205">
      <w:pPr>
        <w:pStyle w:val="a4"/>
        <w:numPr>
          <w:ilvl w:val="1"/>
          <w:numId w:val="1"/>
        </w:numPr>
        <w:ind w:leftChars="0"/>
        <w:jc w:val="left"/>
        <w:outlineLvl w:val="1"/>
      </w:pPr>
      <w:r>
        <w:t>user table</w:t>
      </w:r>
    </w:p>
    <w:p w14:paraId="07AF1B5C" w14:textId="490286DC" w:rsidR="00AA5F1D" w:rsidRDefault="00AA5F1D" w:rsidP="00AA5F1D">
      <w:pPr>
        <w:pStyle w:val="a4"/>
        <w:ind w:leftChars="0" w:left="992"/>
        <w:jc w:val="left"/>
      </w:pPr>
      <w:r>
        <w:rPr>
          <w:rFonts w:hint="eastAsia"/>
        </w:rPr>
        <w:t>このシステムを利用するユーザを管理するテーブルである</w:t>
      </w:r>
      <w:r w:rsidR="00F60242">
        <w:rPr>
          <w:rFonts w:hint="eastAsia"/>
        </w:rPr>
        <w:t>。</w:t>
      </w:r>
    </w:p>
    <w:p w14:paraId="5F181D4F" w14:textId="7098FAB3" w:rsidR="00AA5F1D" w:rsidRDefault="00AA5F1D" w:rsidP="00AA5F1D">
      <w:pPr>
        <w:pStyle w:val="a4"/>
        <w:ind w:leftChars="0" w:left="992"/>
        <w:jc w:val="left"/>
      </w:pPr>
      <w:r>
        <w:rPr>
          <w:rFonts w:hint="eastAsia"/>
        </w:rPr>
        <w:t>テーブル内の属性を以下に示す</w:t>
      </w:r>
      <w:r w:rsidR="00F60242">
        <w:rPr>
          <w:rFonts w:hint="eastAsia"/>
        </w:rPr>
        <w:t>。</w:t>
      </w:r>
    </w:p>
    <w:tbl>
      <w:tblPr>
        <w:tblStyle w:val="a3"/>
        <w:tblW w:w="0" w:type="auto"/>
        <w:tblInd w:w="992" w:type="dxa"/>
        <w:tblLook w:val="04A0" w:firstRow="1" w:lastRow="0" w:firstColumn="1" w:lastColumn="0" w:noHBand="0" w:noVBand="1"/>
      </w:tblPr>
      <w:tblGrid>
        <w:gridCol w:w="1555"/>
        <w:gridCol w:w="3227"/>
        <w:gridCol w:w="1451"/>
        <w:gridCol w:w="3231"/>
      </w:tblGrid>
      <w:tr w:rsidR="007A0200" w14:paraId="37C02D13" w14:textId="77777777" w:rsidTr="00665D05">
        <w:tc>
          <w:tcPr>
            <w:tcW w:w="1555" w:type="dxa"/>
            <w:tcBorders>
              <w:bottom w:val="double" w:sz="4" w:space="0" w:color="auto"/>
            </w:tcBorders>
          </w:tcPr>
          <w:p w14:paraId="2865AB01" w14:textId="641E9162" w:rsidR="007A0200" w:rsidRDefault="007A0200" w:rsidP="00EB1B74">
            <w:pPr>
              <w:pStyle w:val="a4"/>
              <w:ind w:leftChars="0" w:left="0"/>
              <w:jc w:val="center"/>
            </w:pPr>
            <w:r>
              <w:rPr>
                <w:rFonts w:hint="eastAsia"/>
              </w:rPr>
              <w:t>属性名</w:t>
            </w:r>
          </w:p>
        </w:tc>
        <w:tc>
          <w:tcPr>
            <w:tcW w:w="3227" w:type="dxa"/>
            <w:tcBorders>
              <w:bottom w:val="double" w:sz="4" w:space="0" w:color="auto"/>
            </w:tcBorders>
          </w:tcPr>
          <w:p w14:paraId="5F5E1B4E" w14:textId="639879BE" w:rsidR="007A0200" w:rsidRDefault="007A0200" w:rsidP="00EB1B74">
            <w:pPr>
              <w:pStyle w:val="a4"/>
              <w:ind w:leftChars="0" w:left="0"/>
              <w:jc w:val="center"/>
            </w:pPr>
            <w:r>
              <w:rPr>
                <w:rFonts w:hint="eastAsia"/>
              </w:rPr>
              <w:t>説明</w:t>
            </w:r>
          </w:p>
        </w:tc>
        <w:tc>
          <w:tcPr>
            <w:tcW w:w="1451" w:type="dxa"/>
            <w:tcBorders>
              <w:bottom w:val="double" w:sz="4" w:space="0" w:color="auto"/>
            </w:tcBorders>
          </w:tcPr>
          <w:p w14:paraId="384A664A" w14:textId="0A65DC4F" w:rsidR="007A0200" w:rsidRDefault="007A0200" w:rsidP="00EB1B74">
            <w:pPr>
              <w:pStyle w:val="a4"/>
              <w:ind w:leftChars="0" w:left="0"/>
              <w:jc w:val="center"/>
            </w:pPr>
            <w:r>
              <w:rPr>
                <w:rFonts w:hint="eastAsia"/>
              </w:rPr>
              <w:t>データ型</w:t>
            </w:r>
          </w:p>
        </w:tc>
        <w:tc>
          <w:tcPr>
            <w:tcW w:w="3231" w:type="dxa"/>
            <w:tcBorders>
              <w:bottom w:val="double" w:sz="4" w:space="0" w:color="auto"/>
            </w:tcBorders>
          </w:tcPr>
          <w:p w14:paraId="1942EE64" w14:textId="0C660895" w:rsidR="007A0200" w:rsidRDefault="007A0200" w:rsidP="00EB1B74">
            <w:pPr>
              <w:pStyle w:val="a4"/>
              <w:ind w:leftChars="0" w:left="0"/>
              <w:jc w:val="center"/>
            </w:pPr>
            <w:r>
              <w:rPr>
                <w:rFonts w:hint="eastAsia"/>
              </w:rPr>
              <w:t>備考</w:t>
            </w:r>
          </w:p>
        </w:tc>
      </w:tr>
      <w:tr w:rsidR="007A0200" w14:paraId="04C87684" w14:textId="77777777" w:rsidTr="00665D05">
        <w:tc>
          <w:tcPr>
            <w:tcW w:w="1555" w:type="dxa"/>
            <w:tcBorders>
              <w:top w:val="double" w:sz="4" w:space="0" w:color="auto"/>
            </w:tcBorders>
          </w:tcPr>
          <w:p w14:paraId="628DF4F6" w14:textId="191C22D4" w:rsidR="007A0200" w:rsidRDefault="00A67D58" w:rsidP="00AA5F1D">
            <w:pPr>
              <w:pStyle w:val="a4"/>
              <w:ind w:leftChars="0" w:left="0"/>
              <w:jc w:val="left"/>
            </w:pPr>
            <w:proofErr w:type="spellStart"/>
            <w:r>
              <w:rPr>
                <w:rFonts w:hint="eastAsia"/>
              </w:rPr>
              <w:t>user_id</w:t>
            </w:r>
            <w:proofErr w:type="spellEnd"/>
          </w:p>
        </w:tc>
        <w:tc>
          <w:tcPr>
            <w:tcW w:w="3227" w:type="dxa"/>
            <w:tcBorders>
              <w:top w:val="double" w:sz="4" w:space="0" w:color="auto"/>
            </w:tcBorders>
          </w:tcPr>
          <w:p w14:paraId="7AFB7102" w14:textId="19DB47A9" w:rsidR="007A0200" w:rsidRDefault="00A67D58" w:rsidP="00AA5F1D">
            <w:pPr>
              <w:pStyle w:val="a4"/>
              <w:ind w:leftChars="0" w:left="0"/>
              <w:jc w:val="left"/>
            </w:pPr>
            <w:r>
              <w:rPr>
                <w:rFonts w:hint="eastAsia"/>
              </w:rPr>
              <w:t>予約システムのログインID</w:t>
            </w:r>
          </w:p>
        </w:tc>
        <w:tc>
          <w:tcPr>
            <w:tcW w:w="1451" w:type="dxa"/>
            <w:tcBorders>
              <w:top w:val="double" w:sz="4" w:space="0" w:color="auto"/>
            </w:tcBorders>
          </w:tcPr>
          <w:p w14:paraId="1B2B4C4B" w14:textId="70C06BBA" w:rsidR="007A0200" w:rsidRDefault="00A67D58" w:rsidP="00AA5F1D">
            <w:pPr>
              <w:pStyle w:val="a4"/>
              <w:ind w:leftChars="0" w:left="0"/>
              <w:jc w:val="left"/>
            </w:pPr>
            <w:r>
              <w:rPr>
                <w:rFonts w:hint="eastAsia"/>
              </w:rPr>
              <w:t>varchar</w:t>
            </w:r>
            <w:r w:rsidR="008B2C65">
              <w:rPr>
                <w:rFonts w:hint="eastAsia"/>
              </w:rPr>
              <w:t xml:space="preserve"> (8)</w:t>
            </w:r>
          </w:p>
        </w:tc>
        <w:tc>
          <w:tcPr>
            <w:tcW w:w="3231" w:type="dxa"/>
            <w:tcBorders>
              <w:top w:val="double" w:sz="4" w:space="0" w:color="auto"/>
            </w:tcBorders>
          </w:tcPr>
          <w:p w14:paraId="671AA8BE" w14:textId="292C47F9" w:rsidR="008B2C65" w:rsidRDefault="008B2C65" w:rsidP="008B2C65">
            <w:pPr>
              <w:pStyle w:val="a4"/>
              <w:ind w:leftChars="0" w:left="0"/>
              <w:jc w:val="left"/>
            </w:pPr>
            <w:r>
              <w:rPr>
                <w:rFonts w:hint="eastAsia"/>
              </w:rPr>
              <w:t>主キー(学籍番号を登録)</w:t>
            </w:r>
          </w:p>
        </w:tc>
      </w:tr>
      <w:tr w:rsidR="007A0200" w14:paraId="282ED015" w14:textId="77777777" w:rsidTr="008B2C65">
        <w:tc>
          <w:tcPr>
            <w:tcW w:w="1555" w:type="dxa"/>
          </w:tcPr>
          <w:p w14:paraId="1977523D" w14:textId="63AACB9A" w:rsidR="007A0200" w:rsidRDefault="00A67D58" w:rsidP="00AA5F1D">
            <w:pPr>
              <w:pStyle w:val="a4"/>
              <w:ind w:leftChars="0" w:left="0"/>
              <w:jc w:val="left"/>
            </w:pPr>
            <w:proofErr w:type="spellStart"/>
            <w:r>
              <w:rPr>
                <w:rFonts w:hint="eastAsia"/>
              </w:rPr>
              <w:t>user_name</w:t>
            </w:r>
            <w:proofErr w:type="spellEnd"/>
          </w:p>
        </w:tc>
        <w:tc>
          <w:tcPr>
            <w:tcW w:w="3227" w:type="dxa"/>
          </w:tcPr>
          <w:p w14:paraId="119AAF0D" w14:textId="6B659C78" w:rsidR="007A0200" w:rsidRDefault="00A67D58" w:rsidP="00AA5F1D">
            <w:pPr>
              <w:pStyle w:val="a4"/>
              <w:ind w:leftChars="0" w:left="0"/>
              <w:jc w:val="left"/>
            </w:pPr>
            <w:r>
              <w:rPr>
                <w:rFonts w:hint="eastAsia"/>
              </w:rPr>
              <w:t>ユーザの氏名</w:t>
            </w:r>
          </w:p>
        </w:tc>
        <w:tc>
          <w:tcPr>
            <w:tcW w:w="1451" w:type="dxa"/>
          </w:tcPr>
          <w:p w14:paraId="763A44BC" w14:textId="3658640B" w:rsidR="007A0200" w:rsidRDefault="008B2C65" w:rsidP="00AA5F1D">
            <w:pPr>
              <w:pStyle w:val="a4"/>
              <w:ind w:leftChars="0" w:left="0"/>
              <w:jc w:val="left"/>
            </w:pPr>
            <w:r>
              <w:rPr>
                <w:rFonts w:hint="eastAsia"/>
              </w:rPr>
              <w:t>varchar (20)</w:t>
            </w:r>
          </w:p>
        </w:tc>
        <w:tc>
          <w:tcPr>
            <w:tcW w:w="3231" w:type="dxa"/>
          </w:tcPr>
          <w:p w14:paraId="346BD749" w14:textId="77777777" w:rsidR="007A0200" w:rsidRDefault="007A0200" w:rsidP="00AA5F1D">
            <w:pPr>
              <w:pStyle w:val="a4"/>
              <w:ind w:leftChars="0" w:left="0"/>
              <w:jc w:val="left"/>
            </w:pPr>
          </w:p>
        </w:tc>
      </w:tr>
      <w:tr w:rsidR="007A0200" w14:paraId="704BA1D2" w14:textId="77777777" w:rsidTr="008B2C65">
        <w:tc>
          <w:tcPr>
            <w:tcW w:w="1555" w:type="dxa"/>
          </w:tcPr>
          <w:p w14:paraId="26F170D3" w14:textId="07E33497" w:rsidR="007A0200" w:rsidRDefault="00A67D58" w:rsidP="00AA5F1D">
            <w:pPr>
              <w:pStyle w:val="a4"/>
              <w:ind w:leftChars="0" w:left="0"/>
              <w:jc w:val="left"/>
            </w:pPr>
            <w:proofErr w:type="spellStart"/>
            <w:r>
              <w:rPr>
                <w:rFonts w:hint="eastAsia"/>
              </w:rPr>
              <w:t>class_id</w:t>
            </w:r>
            <w:proofErr w:type="spellEnd"/>
          </w:p>
        </w:tc>
        <w:tc>
          <w:tcPr>
            <w:tcW w:w="3227" w:type="dxa"/>
          </w:tcPr>
          <w:p w14:paraId="1782152A" w14:textId="69FE998A" w:rsidR="007A0200" w:rsidRDefault="00A67D58" w:rsidP="00AA5F1D">
            <w:pPr>
              <w:pStyle w:val="a4"/>
              <w:ind w:leftChars="0" w:left="0"/>
              <w:jc w:val="left"/>
            </w:pPr>
            <w:r>
              <w:rPr>
                <w:rFonts w:hint="eastAsia"/>
              </w:rPr>
              <w:t>クラス記号</w:t>
            </w:r>
          </w:p>
        </w:tc>
        <w:tc>
          <w:tcPr>
            <w:tcW w:w="1451" w:type="dxa"/>
          </w:tcPr>
          <w:p w14:paraId="74729CCF" w14:textId="1C1ED991" w:rsidR="007A0200" w:rsidRDefault="008B2C65" w:rsidP="00AA5F1D">
            <w:pPr>
              <w:pStyle w:val="a4"/>
              <w:ind w:leftChars="0" w:left="0"/>
              <w:jc w:val="left"/>
            </w:pPr>
            <w:r>
              <w:rPr>
                <w:rFonts w:hint="eastAsia"/>
              </w:rPr>
              <w:t>varchar (5)</w:t>
            </w:r>
          </w:p>
        </w:tc>
        <w:tc>
          <w:tcPr>
            <w:tcW w:w="3231" w:type="dxa"/>
          </w:tcPr>
          <w:p w14:paraId="6BF6A603" w14:textId="77777777" w:rsidR="007A0200" w:rsidRDefault="007A0200" w:rsidP="00AA5F1D">
            <w:pPr>
              <w:pStyle w:val="a4"/>
              <w:ind w:leftChars="0" w:left="0"/>
              <w:jc w:val="left"/>
            </w:pPr>
          </w:p>
        </w:tc>
      </w:tr>
      <w:tr w:rsidR="007A0200" w14:paraId="23925E4F" w14:textId="77777777" w:rsidTr="008B2C65">
        <w:tc>
          <w:tcPr>
            <w:tcW w:w="1555" w:type="dxa"/>
          </w:tcPr>
          <w:p w14:paraId="208BE250" w14:textId="166DCB11" w:rsidR="007A0200" w:rsidRDefault="00A67D58" w:rsidP="00AA5F1D">
            <w:pPr>
              <w:pStyle w:val="a4"/>
              <w:ind w:leftChars="0" w:left="0"/>
              <w:jc w:val="left"/>
            </w:pPr>
            <w:proofErr w:type="spellStart"/>
            <w:r>
              <w:rPr>
                <w:rFonts w:hint="eastAsia"/>
              </w:rPr>
              <w:t>group_id</w:t>
            </w:r>
            <w:proofErr w:type="spellEnd"/>
          </w:p>
        </w:tc>
        <w:tc>
          <w:tcPr>
            <w:tcW w:w="3227" w:type="dxa"/>
          </w:tcPr>
          <w:p w14:paraId="3175D5A1" w14:textId="0746AD30" w:rsidR="007A0200" w:rsidRDefault="00A67D58" w:rsidP="00AA5F1D">
            <w:pPr>
              <w:pStyle w:val="a4"/>
              <w:ind w:leftChars="0" w:left="0"/>
              <w:jc w:val="left"/>
            </w:pPr>
            <w:r>
              <w:rPr>
                <w:rFonts w:hint="eastAsia"/>
              </w:rPr>
              <w:t>ユーザの所属するグループ名</w:t>
            </w:r>
          </w:p>
        </w:tc>
        <w:tc>
          <w:tcPr>
            <w:tcW w:w="1451" w:type="dxa"/>
          </w:tcPr>
          <w:p w14:paraId="10914EAB" w14:textId="5B3BBBF2" w:rsidR="007A0200" w:rsidRDefault="008B2C65" w:rsidP="00AA5F1D">
            <w:pPr>
              <w:pStyle w:val="a4"/>
              <w:ind w:leftChars="0" w:left="0"/>
              <w:jc w:val="left"/>
            </w:pPr>
            <w:r>
              <w:rPr>
                <w:rFonts w:hint="eastAsia"/>
              </w:rPr>
              <w:t>varchar (30)</w:t>
            </w:r>
          </w:p>
        </w:tc>
        <w:tc>
          <w:tcPr>
            <w:tcW w:w="3231" w:type="dxa"/>
          </w:tcPr>
          <w:p w14:paraId="3183AD0B" w14:textId="77777777" w:rsidR="007A0200" w:rsidRDefault="007A0200" w:rsidP="00AA5F1D">
            <w:pPr>
              <w:pStyle w:val="a4"/>
              <w:ind w:leftChars="0" w:left="0"/>
              <w:jc w:val="left"/>
            </w:pPr>
          </w:p>
        </w:tc>
      </w:tr>
      <w:tr w:rsidR="007A0200" w14:paraId="21B26F4B" w14:textId="77777777" w:rsidTr="008B2C65">
        <w:tc>
          <w:tcPr>
            <w:tcW w:w="1555" w:type="dxa"/>
          </w:tcPr>
          <w:p w14:paraId="4138B1F9" w14:textId="666807AF" w:rsidR="007A0200" w:rsidRDefault="00A67D58" w:rsidP="00AA5F1D">
            <w:pPr>
              <w:pStyle w:val="a4"/>
              <w:ind w:leftChars="0" w:left="0"/>
              <w:jc w:val="left"/>
            </w:pPr>
            <w:r>
              <w:rPr>
                <w:rFonts w:hint="eastAsia"/>
              </w:rPr>
              <w:t>password</w:t>
            </w:r>
          </w:p>
        </w:tc>
        <w:tc>
          <w:tcPr>
            <w:tcW w:w="3227" w:type="dxa"/>
          </w:tcPr>
          <w:p w14:paraId="37107CEB" w14:textId="18C2D99E" w:rsidR="007A0200" w:rsidRDefault="00A67D58" w:rsidP="00AA5F1D">
            <w:pPr>
              <w:pStyle w:val="a4"/>
              <w:ind w:leftChars="0" w:left="0"/>
              <w:jc w:val="left"/>
            </w:pPr>
            <w:r>
              <w:rPr>
                <w:rFonts w:hint="eastAsia"/>
              </w:rPr>
              <w:t>ログイン用のパスワード</w:t>
            </w:r>
          </w:p>
        </w:tc>
        <w:tc>
          <w:tcPr>
            <w:tcW w:w="1451" w:type="dxa"/>
          </w:tcPr>
          <w:p w14:paraId="0E950696" w14:textId="64D45E5D" w:rsidR="007A0200" w:rsidRDefault="008B2C65" w:rsidP="00AA5F1D">
            <w:pPr>
              <w:pStyle w:val="a4"/>
              <w:ind w:leftChars="0" w:left="0"/>
              <w:jc w:val="left"/>
            </w:pPr>
            <w:r>
              <w:rPr>
                <w:rFonts w:hint="eastAsia"/>
              </w:rPr>
              <w:t>varchar (20)</w:t>
            </w:r>
          </w:p>
        </w:tc>
        <w:tc>
          <w:tcPr>
            <w:tcW w:w="3231" w:type="dxa"/>
          </w:tcPr>
          <w:p w14:paraId="062A5959" w14:textId="77777777" w:rsidR="007A0200" w:rsidRDefault="007A0200" w:rsidP="00AA5F1D">
            <w:pPr>
              <w:pStyle w:val="a4"/>
              <w:ind w:leftChars="0" w:left="0"/>
              <w:jc w:val="left"/>
            </w:pPr>
          </w:p>
        </w:tc>
      </w:tr>
    </w:tbl>
    <w:p w14:paraId="7F118FE3" w14:textId="77777777" w:rsidR="00665D05" w:rsidRDefault="00665D05" w:rsidP="00AA5F1D">
      <w:pPr>
        <w:pStyle w:val="a4"/>
        <w:ind w:leftChars="0" w:left="992"/>
        <w:jc w:val="left"/>
      </w:pPr>
    </w:p>
    <w:p w14:paraId="44EE70F7" w14:textId="20DD3C0A" w:rsidR="007A3781" w:rsidRDefault="007A3781" w:rsidP="00AA5F1D">
      <w:pPr>
        <w:pStyle w:val="a4"/>
        <w:ind w:leftChars="0" w:left="992"/>
        <w:jc w:val="left"/>
      </w:pPr>
      <w:r>
        <w:rPr>
          <w:rFonts w:hint="eastAsia"/>
        </w:rPr>
        <w:t>なお</w:t>
      </w:r>
      <w:r w:rsidR="00F60242">
        <w:rPr>
          <w:rFonts w:hint="eastAsia"/>
        </w:rPr>
        <w:t>、</w:t>
      </w:r>
      <w:r w:rsidR="00011A73">
        <w:rPr>
          <w:rFonts w:hint="eastAsia"/>
        </w:rPr>
        <w:t>本テーブルにはサンプルデータとして</w:t>
      </w:r>
      <w:r w:rsidR="00F60242">
        <w:rPr>
          <w:rFonts w:hint="eastAsia"/>
        </w:rPr>
        <w:t>、</w:t>
      </w:r>
      <w:r w:rsidR="00011A73">
        <w:rPr>
          <w:rFonts w:hint="eastAsia"/>
        </w:rPr>
        <w:t>以下の値を予め設定しておくこととする</w:t>
      </w:r>
      <w:r w:rsidR="00F60242">
        <w:rPr>
          <w:rFonts w:hint="eastAsia"/>
        </w:rPr>
        <w:t>。</w:t>
      </w:r>
    </w:p>
    <w:tbl>
      <w:tblPr>
        <w:tblStyle w:val="a3"/>
        <w:tblW w:w="0" w:type="auto"/>
        <w:tblInd w:w="992" w:type="dxa"/>
        <w:tblLook w:val="04A0" w:firstRow="1" w:lastRow="0" w:firstColumn="1" w:lastColumn="0" w:noHBand="0" w:noVBand="1"/>
      </w:tblPr>
      <w:tblGrid>
        <w:gridCol w:w="1915"/>
        <w:gridCol w:w="1917"/>
        <w:gridCol w:w="1408"/>
        <w:gridCol w:w="2335"/>
        <w:gridCol w:w="1889"/>
      </w:tblGrid>
      <w:tr w:rsidR="002C68E9" w14:paraId="30CE2D42" w14:textId="77777777" w:rsidTr="00E91A23">
        <w:tc>
          <w:tcPr>
            <w:tcW w:w="1915" w:type="dxa"/>
            <w:tcBorders>
              <w:bottom w:val="double" w:sz="4" w:space="0" w:color="auto"/>
            </w:tcBorders>
          </w:tcPr>
          <w:p w14:paraId="0D114555" w14:textId="4E53BFBD" w:rsidR="006F60A1" w:rsidRDefault="002C68E9" w:rsidP="00EB1B74">
            <w:pPr>
              <w:pStyle w:val="a4"/>
              <w:ind w:leftChars="0" w:left="0"/>
              <w:jc w:val="center"/>
            </w:pPr>
            <w:proofErr w:type="spellStart"/>
            <w:r>
              <w:rPr>
                <w:rFonts w:hint="eastAsia"/>
              </w:rPr>
              <w:t>user_id</w:t>
            </w:r>
            <w:proofErr w:type="spellEnd"/>
          </w:p>
        </w:tc>
        <w:tc>
          <w:tcPr>
            <w:tcW w:w="1917" w:type="dxa"/>
            <w:tcBorders>
              <w:bottom w:val="double" w:sz="4" w:space="0" w:color="auto"/>
            </w:tcBorders>
          </w:tcPr>
          <w:p w14:paraId="6A9D7AE9" w14:textId="6DBEB281" w:rsidR="006F60A1" w:rsidRDefault="002C68E9" w:rsidP="00EB1B74">
            <w:pPr>
              <w:pStyle w:val="a4"/>
              <w:ind w:leftChars="0" w:left="0"/>
              <w:jc w:val="center"/>
            </w:pPr>
            <w:proofErr w:type="spellStart"/>
            <w:r>
              <w:rPr>
                <w:rFonts w:hint="eastAsia"/>
              </w:rPr>
              <w:t>user_name</w:t>
            </w:r>
            <w:proofErr w:type="spellEnd"/>
          </w:p>
        </w:tc>
        <w:tc>
          <w:tcPr>
            <w:tcW w:w="1408" w:type="dxa"/>
            <w:tcBorders>
              <w:bottom w:val="double" w:sz="4" w:space="0" w:color="auto"/>
            </w:tcBorders>
          </w:tcPr>
          <w:p w14:paraId="36811CDA" w14:textId="6B647ED1" w:rsidR="006F60A1" w:rsidRDefault="002C68E9" w:rsidP="00EB1B74">
            <w:pPr>
              <w:pStyle w:val="a4"/>
              <w:ind w:leftChars="0" w:left="0"/>
              <w:jc w:val="center"/>
            </w:pPr>
            <w:proofErr w:type="spellStart"/>
            <w:r>
              <w:rPr>
                <w:rFonts w:hint="eastAsia"/>
              </w:rPr>
              <w:t>class_id</w:t>
            </w:r>
            <w:proofErr w:type="spellEnd"/>
          </w:p>
        </w:tc>
        <w:tc>
          <w:tcPr>
            <w:tcW w:w="2335" w:type="dxa"/>
            <w:tcBorders>
              <w:bottom w:val="double" w:sz="4" w:space="0" w:color="auto"/>
            </w:tcBorders>
          </w:tcPr>
          <w:p w14:paraId="123CB9BB" w14:textId="3EDA064E" w:rsidR="006F60A1" w:rsidRDefault="002C68E9" w:rsidP="00EB1B74">
            <w:pPr>
              <w:pStyle w:val="a4"/>
              <w:ind w:leftChars="0" w:left="0"/>
              <w:jc w:val="center"/>
            </w:pPr>
            <w:proofErr w:type="spellStart"/>
            <w:r>
              <w:rPr>
                <w:rFonts w:hint="eastAsia"/>
              </w:rPr>
              <w:t>group_id</w:t>
            </w:r>
            <w:proofErr w:type="spellEnd"/>
          </w:p>
        </w:tc>
        <w:tc>
          <w:tcPr>
            <w:tcW w:w="1889" w:type="dxa"/>
            <w:tcBorders>
              <w:bottom w:val="double" w:sz="4" w:space="0" w:color="auto"/>
            </w:tcBorders>
          </w:tcPr>
          <w:p w14:paraId="3EADE8F1" w14:textId="5EF18118" w:rsidR="006F60A1" w:rsidRDefault="002C68E9" w:rsidP="00EB1B74">
            <w:pPr>
              <w:pStyle w:val="a4"/>
              <w:ind w:leftChars="0" w:left="0"/>
              <w:jc w:val="center"/>
            </w:pPr>
            <w:r>
              <w:rPr>
                <w:rFonts w:hint="eastAsia"/>
              </w:rPr>
              <w:t>password</w:t>
            </w:r>
          </w:p>
        </w:tc>
      </w:tr>
      <w:tr w:rsidR="002C68E9" w14:paraId="3A618DBA" w14:textId="77777777" w:rsidTr="00E91A23">
        <w:tc>
          <w:tcPr>
            <w:tcW w:w="1915" w:type="dxa"/>
            <w:tcBorders>
              <w:top w:val="double" w:sz="4" w:space="0" w:color="auto"/>
            </w:tcBorders>
          </w:tcPr>
          <w:p w14:paraId="70AB104B" w14:textId="7AB92B9E" w:rsidR="006F60A1" w:rsidRDefault="00BB65FD" w:rsidP="00AA5F1D">
            <w:pPr>
              <w:pStyle w:val="a4"/>
              <w:ind w:leftChars="0" w:left="0"/>
              <w:jc w:val="left"/>
            </w:pPr>
            <w:r>
              <w:rPr>
                <w:rFonts w:hint="eastAsia"/>
              </w:rPr>
              <w:t>TK190000</w:t>
            </w:r>
          </w:p>
        </w:tc>
        <w:tc>
          <w:tcPr>
            <w:tcW w:w="1917" w:type="dxa"/>
            <w:tcBorders>
              <w:top w:val="double" w:sz="4" w:space="0" w:color="auto"/>
            </w:tcBorders>
          </w:tcPr>
          <w:p w14:paraId="6D9D0CD9" w14:textId="497841BB" w:rsidR="006F60A1" w:rsidRDefault="00BB65FD" w:rsidP="00AA5F1D">
            <w:pPr>
              <w:pStyle w:val="a4"/>
              <w:ind w:leftChars="0" w:left="0"/>
              <w:jc w:val="left"/>
            </w:pPr>
            <w:r>
              <w:rPr>
                <w:rFonts w:hint="eastAsia"/>
              </w:rPr>
              <w:t>国際太郎</w:t>
            </w:r>
          </w:p>
        </w:tc>
        <w:tc>
          <w:tcPr>
            <w:tcW w:w="1408" w:type="dxa"/>
            <w:tcBorders>
              <w:top w:val="double" w:sz="4" w:space="0" w:color="auto"/>
            </w:tcBorders>
          </w:tcPr>
          <w:p w14:paraId="3D02C78F" w14:textId="3DBAC2E6" w:rsidR="006F60A1" w:rsidRDefault="00BB65FD" w:rsidP="00AA5F1D">
            <w:pPr>
              <w:pStyle w:val="a4"/>
              <w:ind w:leftChars="0" w:left="0"/>
              <w:jc w:val="left"/>
            </w:pPr>
            <w:r>
              <w:rPr>
                <w:rFonts w:hint="eastAsia"/>
              </w:rPr>
              <w:t>IA13A</w:t>
            </w:r>
          </w:p>
        </w:tc>
        <w:tc>
          <w:tcPr>
            <w:tcW w:w="2335" w:type="dxa"/>
            <w:tcBorders>
              <w:top w:val="double" w:sz="4" w:space="0" w:color="auto"/>
            </w:tcBorders>
          </w:tcPr>
          <w:p w14:paraId="2EAE93FD" w14:textId="08D38951" w:rsidR="006F60A1" w:rsidRDefault="00E91A23" w:rsidP="00AA5F1D">
            <w:pPr>
              <w:pStyle w:val="a4"/>
              <w:ind w:leftChars="0" w:left="0"/>
              <w:jc w:val="left"/>
            </w:pPr>
            <w:r>
              <w:rPr>
                <w:rFonts w:hint="eastAsia"/>
              </w:rPr>
              <w:t>株式会社ABC</w:t>
            </w:r>
          </w:p>
        </w:tc>
        <w:tc>
          <w:tcPr>
            <w:tcW w:w="1889" w:type="dxa"/>
            <w:tcBorders>
              <w:top w:val="double" w:sz="4" w:space="0" w:color="auto"/>
            </w:tcBorders>
          </w:tcPr>
          <w:p w14:paraId="7A701EFB" w14:textId="1D90AA71" w:rsidR="006F60A1" w:rsidRDefault="00E91A23" w:rsidP="00AA5F1D">
            <w:pPr>
              <w:pStyle w:val="a4"/>
              <w:ind w:leftChars="0" w:left="0"/>
              <w:jc w:val="left"/>
            </w:pPr>
            <w:r>
              <w:rPr>
                <w:rFonts w:hint="eastAsia"/>
              </w:rPr>
              <w:t>pass0000</w:t>
            </w:r>
          </w:p>
        </w:tc>
      </w:tr>
      <w:tr w:rsidR="002C68E9" w14:paraId="621E2523" w14:textId="77777777" w:rsidTr="00E91A23">
        <w:tc>
          <w:tcPr>
            <w:tcW w:w="1915" w:type="dxa"/>
          </w:tcPr>
          <w:p w14:paraId="4B86ECDD" w14:textId="67F24B1C" w:rsidR="006F60A1" w:rsidRDefault="00BB65FD" w:rsidP="00AA5F1D">
            <w:pPr>
              <w:pStyle w:val="a4"/>
              <w:ind w:leftChars="0" w:left="0"/>
              <w:jc w:val="left"/>
            </w:pPr>
            <w:r>
              <w:rPr>
                <w:rFonts w:hint="eastAsia"/>
              </w:rPr>
              <w:t>TK190001</w:t>
            </w:r>
          </w:p>
        </w:tc>
        <w:tc>
          <w:tcPr>
            <w:tcW w:w="1917" w:type="dxa"/>
          </w:tcPr>
          <w:p w14:paraId="1239C164" w14:textId="3AA15ADB" w:rsidR="006F60A1" w:rsidRDefault="00BB65FD" w:rsidP="00AA5F1D">
            <w:pPr>
              <w:pStyle w:val="a4"/>
              <w:ind w:leftChars="0" w:left="0"/>
              <w:jc w:val="left"/>
            </w:pPr>
            <w:r>
              <w:rPr>
                <w:rFonts w:hint="eastAsia"/>
              </w:rPr>
              <w:t>国際花子</w:t>
            </w:r>
          </w:p>
        </w:tc>
        <w:tc>
          <w:tcPr>
            <w:tcW w:w="1408" w:type="dxa"/>
          </w:tcPr>
          <w:p w14:paraId="4CBCCA68" w14:textId="279D9078" w:rsidR="006F60A1" w:rsidRDefault="00E91A23" w:rsidP="00AA5F1D">
            <w:pPr>
              <w:pStyle w:val="a4"/>
              <w:ind w:leftChars="0" w:left="0"/>
              <w:jc w:val="left"/>
            </w:pPr>
            <w:r>
              <w:rPr>
                <w:rFonts w:hint="eastAsia"/>
              </w:rPr>
              <w:t>IS13A</w:t>
            </w:r>
          </w:p>
        </w:tc>
        <w:tc>
          <w:tcPr>
            <w:tcW w:w="2335" w:type="dxa"/>
          </w:tcPr>
          <w:p w14:paraId="01ADD0A6" w14:textId="36DC5B5B" w:rsidR="006F60A1" w:rsidRDefault="00E91A23" w:rsidP="00AA5F1D">
            <w:pPr>
              <w:pStyle w:val="a4"/>
              <w:ind w:leftChars="0" w:left="0"/>
              <w:jc w:val="left"/>
            </w:pPr>
            <w:r>
              <w:rPr>
                <w:rFonts w:hint="eastAsia"/>
              </w:rPr>
              <w:t>国際市役所</w:t>
            </w:r>
          </w:p>
        </w:tc>
        <w:tc>
          <w:tcPr>
            <w:tcW w:w="1889" w:type="dxa"/>
          </w:tcPr>
          <w:p w14:paraId="042A341E" w14:textId="44DE2B17" w:rsidR="006F60A1" w:rsidRDefault="00E91A23" w:rsidP="00AA5F1D">
            <w:pPr>
              <w:pStyle w:val="a4"/>
              <w:ind w:leftChars="0" w:left="0"/>
              <w:jc w:val="left"/>
            </w:pPr>
            <w:r>
              <w:rPr>
                <w:rFonts w:hint="eastAsia"/>
              </w:rPr>
              <w:t>pass0001</w:t>
            </w:r>
          </w:p>
        </w:tc>
      </w:tr>
      <w:tr w:rsidR="002C68E9" w14:paraId="10E51913" w14:textId="77777777" w:rsidTr="00E91A23">
        <w:tc>
          <w:tcPr>
            <w:tcW w:w="1915" w:type="dxa"/>
          </w:tcPr>
          <w:p w14:paraId="39839010" w14:textId="2F5C2003" w:rsidR="006F60A1" w:rsidRDefault="00BB65FD" w:rsidP="00AA5F1D">
            <w:pPr>
              <w:pStyle w:val="a4"/>
              <w:ind w:leftChars="0" w:left="0"/>
              <w:jc w:val="left"/>
            </w:pPr>
            <w:r>
              <w:rPr>
                <w:rFonts w:hint="eastAsia"/>
              </w:rPr>
              <w:t>TK190002</w:t>
            </w:r>
          </w:p>
        </w:tc>
        <w:tc>
          <w:tcPr>
            <w:tcW w:w="1917" w:type="dxa"/>
          </w:tcPr>
          <w:p w14:paraId="073A9700" w14:textId="68FDBD3B" w:rsidR="006F60A1" w:rsidRDefault="00BB65FD" w:rsidP="00AA5F1D">
            <w:pPr>
              <w:pStyle w:val="a4"/>
              <w:ind w:leftChars="0" w:left="0"/>
              <w:jc w:val="left"/>
            </w:pPr>
            <w:r>
              <w:rPr>
                <w:rFonts w:hint="eastAsia"/>
              </w:rPr>
              <w:t>世界一郎</w:t>
            </w:r>
          </w:p>
        </w:tc>
        <w:tc>
          <w:tcPr>
            <w:tcW w:w="1408" w:type="dxa"/>
          </w:tcPr>
          <w:p w14:paraId="6DBF7EAA" w14:textId="74277257" w:rsidR="006F60A1" w:rsidRDefault="00E91A23" w:rsidP="00AA5F1D">
            <w:pPr>
              <w:pStyle w:val="a4"/>
              <w:ind w:leftChars="0" w:left="0"/>
              <w:jc w:val="left"/>
            </w:pPr>
            <w:r>
              <w:rPr>
                <w:rFonts w:hint="eastAsia"/>
              </w:rPr>
              <w:t>IR13A</w:t>
            </w:r>
          </w:p>
        </w:tc>
        <w:tc>
          <w:tcPr>
            <w:tcW w:w="2335" w:type="dxa"/>
          </w:tcPr>
          <w:p w14:paraId="666B2B47" w14:textId="56431584" w:rsidR="006F60A1" w:rsidRDefault="00E91A23" w:rsidP="00AA5F1D">
            <w:pPr>
              <w:pStyle w:val="a4"/>
              <w:ind w:leftChars="0" w:left="0"/>
              <w:jc w:val="left"/>
            </w:pPr>
            <w:r>
              <w:rPr>
                <w:rFonts w:hint="eastAsia"/>
              </w:rPr>
              <w:t>国際ロボティクス</w:t>
            </w:r>
          </w:p>
        </w:tc>
        <w:tc>
          <w:tcPr>
            <w:tcW w:w="1889" w:type="dxa"/>
          </w:tcPr>
          <w:p w14:paraId="386835CF" w14:textId="0DCDAD26" w:rsidR="006F60A1" w:rsidRDefault="00E91A23" w:rsidP="00AA5F1D">
            <w:pPr>
              <w:pStyle w:val="a4"/>
              <w:ind w:leftChars="0" w:left="0"/>
              <w:jc w:val="left"/>
            </w:pPr>
            <w:r>
              <w:rPr>
                <w:rFonts w:hint="eastAsia"/>
              </w:rPr>
              <w:t>pass0002</w:t>
            </w:r>
          </w:p>
        </w:tc>
      </w:tr>
    </w:tbl>
    <w:p w14:paraId="07FF4C8B" w14:textId="6C742E11" w:rsidR="00011A73" w:rsidRDefault="00011A73" w:rsidP="00AA5F1D">
      <w:pPr>
        <w:pStyle w:val="a4"/>
        <w:ind w:leftChars="0" w:left="992"/>
        <w:jc w:val="left"/>
      </w:pPr>
    </w:p>
    <w:p w14:paraId="1C0B7B04" w14:textId="61A1C7C9" w:rsidR="00953205" w:rsidRDefault="00953205" w:rsidP="00953205">
      <w:pPr>
        <w:pStyle w:val="a4"/>
        <w:numPr>
          <w:ilvl w:val="1"/>
          <w:numId w:val="1"/>
        </w:numPr>
        <w:ind w:leftChars="0"/>
        <w:jc w:val="left"/>
        <w:outlineLvl w:val="1"/>
      </w:pPr>
      <w:r>
        <w:t>facility table</w:t>
      </w:r>
    </w:p>
    <w:p w14:paraId="429FFC57" w14:textId="7A5EE520" w:rsidR="00AA5F1D" w:rsidRDefault="00436305" w:rsidP="000B68AB">
      <w:pPr>
        <w:ind w:leftChars="502" w:left="1054"/>
        <w:jc w:val="left"/>
      </w:pPr>
      <w:r>
        <w:rPr>
          <w:rFonts w:hint="eastAsia"/>
        </w:rPr>
        <w:t>この</w:t>
      </w:r>
      <w:r w:rsidR="00CD0A94">
        <w:rPr>
          <w:rFonts w:hint="eastAsia"/>
        </w:rPr>
        <w:t>システムの予約対象である教室の情報を</w:t>
      </w:r>
      <w:r w:rsidR="007105DD">
        <w:rPr>
          <w:rFonts w:hint="eastAsia"/>
        </w:rPr>
        <w:t>管理するテーブルである</w:t>
      </w:r>
      <w:r w:rsidR="00F60242">
        <w:rPr>
          <w:rFonts w:hint="eastAsia"/>
        </w:rPr>
        <w:t>。</w:t>
      </w:r>
    </w:p>
    <w:p w14:paraId="595E386D" w14:textId="11B75598" w:rsidR="007105DD" w:rsidRDefault="007105DD" w:rsidP="000B68AB">
      <w:pPr>
        <w:ind w:leftChars="502" w:left="1054"/>
        <w:jc w:val="left"/>
      </w:pPr>
      <w:r>
        <w:rPr>
          <w:rFonts w:hint="eastAsia"/>
        </w:rPr>
        <w:t>テーブル内の属性を以下に示す</w:t>
      </w:r>
      <w:r w:rsidR="00F60242">
        <w:rPr>
          <w:rFonts w:hint="eastAsia"/>
        </w:rPr>
        <w:t>。</w:t>
      </w:r>
    </w:p>
    <w:tbl>
      <w:tblPr>
        <w:tblStyle w:val="a3"/>
        <w:tblW w:w="0" w:type="auto"/>
        <w:tblInd w:w="1054" w:type="dxa"/>
        <w:tblLook w:val="04A0" w:firstRow="1" w:lastRow="0" w:firstColumn="1" w:lastColumn="0" w:noHBand="0" w:noVBand="1"/>
      </w:tblPr>
      <w:tblGrid>
        <w:gridCol w:w="1635"/>
        <w:gridCol w:w="2693"/>
        <w:gridCol w:w="1559"/>
        <w:gridCol w:w="3515"/>
      </w:tblGrid>
      <w:tr w:rsidR="003973C3" w14:paraId="1F4C5F7F" w14:textId="77777777" w:rsidTr="003973C3">
        <w:tc>
          <w:tcPr>
            <w:tcW w:w="1635" w:type="dxa"/>
            <w:tcBorders>
              <w:bottom w:val="double" w:sz="4" w:space="0" w:color="auto"/>
            </w:tcBorders>
          </w:tcPr>
          <w:p w14:paraId="26071ABE" w14:textId="73379607" w:rsidR="00665D05" w:rsidRDefault="00D9097D" w:rsidP="00FF6DC0">
            <w:pPr>
              <w:jc w:val="center"/>
            </w:pPr>
            <w:r>
              <w:rPr>
                <w:rFonts w:hint="eastAsia"/>
              </w:rPr>
              <w:t>属性名</w:t>
            </w:r>
          </w:p>
        </w:tc>
        <w:tc>
          <w:tcPr>
            <w:tcW w:w="2693" w:type="dxa"/>
            <w:tcBorders>
              <w:bottom w:val="double" w:sz="4" w:space="0" w:color="auto"/>
            </w:tcBorders>
          </w:tcPr>
          <w:p w14:paraId="7999AE88" w14:textId="45BA4F29" w:rsidR="00665D05" w:rsidRDefault="00D9097D" w:rsidP="00FF6DC0">
            <w:pPr>
              <w:jc w:val="center"/>
            </w:pPr>
            <w:r>
              <w:rPr>
                <w:rFonts w:hint="eastAsia"/>
              </w:rPr>
              <w:t>説明</w:t>
            </w:r>
          </w:p>
        </w:tc>
        <w:tc>
          <w:tcPr>
            <w:tcW w:w="1559" w:type="dxa"/>
            <w:tcBorders>
              <w:bottom w:val="double" w:sz="4" w:space="0" w:color="auto"/>
            </w:tcBorders>
          </w:tcPr>
          <w:p w14:paraId="17C98A80" w14:textId="27DECFAE" w:rsidR="00665D05" w:rsidRDefault="00D9097D" w:rsidP="00FF6DC0">
            <w:pPr>
              <w:jc w:val="center"/>
            </w:pPr>
            <w:r>
              <w:rPr>
                <w:rFonts w:hint="eastAsia"/>
              </w:rPr>
              <w:t>データ型</w:t>
            </w:r>
          </w:p>
        </w:tc>
        <w:tc>
          <w:tcPr>
            <w:tcW w:w="3515" w:type="dxa"/>
            <w:tcBorders>
              <w:bottom w:val="double" w:sz="4" w:space="0" w:color="auto"/>
            </w:tcBorders>
          </w:tcPr>
          <w:p w14:paraId="29D303FA" w14:textId="14BCFC32" w:rsidR="00665D05" w:rsidRDefault="00D9097D" w:rsidP="00FF6DC0">
            <w:pPr>
              <w:jc w:val="center"/>
            </w:pPr>
            <w:r>
              <w:rPr>
                <w:rFonts w:hint="eastAsia"/>
              </w:rPr>
              <w:t>備考</w:t>
            </w:r>
          </w:p>
        </w:tc>
      </w:tr>
      <w:tr w:rsidR="003973C3" w14:paraId="7D8B9728" w14:textId="77777777" w:rsidTr="003973C3">
        <w:tc>
          <w:tcPr>
            <w:tcW w:w="1635" w:type="dxa"/>
            <w:tcBorders>
              <w:top w:val="double" w:sz="4" w:space="0" w:color="auto"/>
            </w:tcBorders>
          </w:tcPr>
          <w:p w14:paraId="4FF83E2A" w14:textId="10F2FC14" w:rsidR="00665D05" w:rsidRDefault="00D9097D" w:rsidP="000B68AB">
            <w:pPr>
              <w:jc w:val="left"/>
            </w:pPr>
            <w:proofErr w:type="spellStart"/>
            <w:r>
              <w:rPr>
                <w:rFonts w:hint="eastAsia"/>
              </w:rPr>
              <w:t>facility_id</w:t>
            </w:r>
            <w:proofErr w:type="spellEnd"/>
          </w:p>
        </w:tc>
        <w:tc>
          <w:tcPr>
            <w:tcW w:w="2693" w:type="dxa"/>
            <w:tcBorders>
              <w:top w:val="double" w:sz="4" w:space="0" w:color="auto"/>
            </w:tcBorders>
          </w:tcPr>
          <w:p w14:paraId="01759F7D" w14:textId="7D6479AB" w:rsidR="00665D05" w:rsidRDefault="003973C3" w:rsidP="000B68AB">
            <w:pPr>
              <w:jc w:val="left"/>
            </w:pPr>
            <w:r>
              <w:rPr>
                <w:rFonts w:hint="eastAsia"/>
              </w:rPr>
              <w:t>教室ID</w:t>
            </w:r>
          </w:p>
        </w:tc>
        <w:tc>
          <w:tcPr>
            <w:tcW w:w="1559" w:type="dxa"/>
            <w:tcBorders>
              <w:top w:val="double" w:sz="4" w:space="0" w:color="auto"/>
            </w:tcBorders>
          </w:tcPr>
          <w:p w14:paraId="187423CD" w14:textId="69AD2C57" w:rsidR="00665D05" w:rsidRDefault="003973C3" w:rsidP="000B68AB">
            <w:pPr>
              <w:jc w:val="left"/>
            </w:pPr>
            <w:r>
              <w:rPr>
                <w:rFonts w:hint="eastAsia"/>
              </w:rPr>
              <w:t>varchar (4)</w:t>
            </w:r>
          </w:p>
        </w:tc>
        <w:tc>
          <w:tcPr>
            <w:tcW w:w="3515" w:type="dxa"/>
            <w:tcBorders>
              <w:top w:val="double" w:sz="4" w:space="0" w:color="auto"/>
            </w:tcBorders>
          </w:tcPr>
          <w:p w14:paraId="3A8E3B74" w14:textId="345CFECD" w:rsidR="00665D05" w:rsidRDefault="003973C3" w:rsidP="000B68AB">
            <w:pPr>
              <w:jc w:val="left"/>
            </w:pPr>
            <w:r>
              <w:rPr>
                <w:rFonts w:hint="eastAsia"/>
              </w:rPr>
              <w:t>主キー（教室番号を登録）</w:t>
            </w:r>
          </w:p>
        </w:tc>
      </w:tr>
      <w:tr w:rsidR="003973C3" w14:paraId="3EC24833" w14:textId="77777777" w:rsidTr="003973C3">
        <w:tc>
          <w:tcPr>
            <w:tcW w:w="1635" w:type="dxa"/>
          </w:tcPr>
          <w:p w14:paraId="6F32E319" w14:textId="775649FE" w:rsidR="00665D05" w:rsidRDefault="00D9097D" w:rsidP="000B68AB">
            <w:pPr>
              <w:jc w:val="left"/>
            </w:pPr>
            <w:proofErr w:type="spellStart"/>
            <w:r>
              <w:rPr>
                <w:rFonts w:hint="eastAsia"/>
              </w:rPr>
              <w:t>facility_name</w:t>
            </w:r>
            <w:proofErr w:type="spellEnd"/>
          </w:p>
        </w:tc>
        <w:tc>
          <w:tcPr>
            <w:tcW w:w="2693" w:type="dxa"/>
          </w:tcPr>
          <w:p w14:paraId="0E3F22CE" w14:textId="63495826" w:rsidR="00665D05" w:rsidRDefault="003973C3" w:rsidP="000B68AB">
            <w:pPr>
              <w:jc w:val="left"/>
            </w:pPr>
            <w:r>
              <w:rPr>
                <w:rFonts w:hint="eastAsia"/>
              </w:rPr>
              <w:t>教室名</w:t>
            </w:r>
          </w:p>
        </w:tc>
        <w:tc>
          <w:tcPr>
            <w:tcW w:w="1559" w:type="dxa"/>
          </w:tcPr>
          <w:p w14:paraId="272701E5" w14:textId="43743FD6" w:rsidR="00665D05" w:rsidRDefault="003973C3" w:rsidP="000B68AB">
            <w:pPr>
              <w:jc w:val="left"/>
            </w:pPr>
            <w:r>
              <w:rPr>
                <w:rFonts w:hint="eastAsia"/>
              </w:rPr>
              <w:t>varchar (30)</w:t>
            </w:r>
          </w:p>
        </w:tc>
        <w:tc>
          <w:tcPr>
            <w:tcW w:w="3515" w:type="dxa"/>
          </w:tcPr>
          <w:p w14:paraId="1E80657E" w14:textId="0C90A3AC" w:rsidR="00665D05" w:rsidRDefault="003973C3" w:rsidP="000B68AB">
            <w:pPr>
              <w:jc w:val="left"/>
            </w:pPr>
            <w:r>
              <w:rPr>
                <w:rFonts w:hint="eastAsia"/>
              </w:rPr>
              <w:t>教室番号＋教室タイプ</w:t>
            </w:r>
          </w:p>
        </w:tc>
      </w:tr>
      <w:tr w:rsidR="003973C3" w14:paraId="7CB0C9D2" w14:textId="77777777" w:rsidTr="003973C3">
        <w:tc>
          <w:tcPr>
            <w:tcW w:w="1635" w:type="dxa"/>
          </w:tcPr>
          <w:p w14:paraId="3E58938F" w14:textId="545D4493" w:rsidR="00665D05" w:rsidRDefault="00D9097D" w:rsidP="000B68AB">
            <w:pPr>
              <w:jc w:val="left"/>
            </w:pPr>
            <w:proofErr w:type="spellStart"/>
            <w:r>
              <w:rPr>
                <w:rFonts w:hint="eastAsia"/>
              </w:rPr>
              <w:t>open_time</w:t>
            </w:r>
            <w:proofErr w:type="spellEnd"/>
          </w:p>
        </w:tc>
        <w:tc>
          <w:tcPr>
            <w:tcW w:w="2693" w:type="dxa"/>
          </w:tcPr>
          <w:p w14:paraId="6721B647" w14:textId="115B39B0" w:rsidR="00665D05" w:rsidRDefault="003973C3" w:rsidP="000B68AB">
            <w:pPr>
              <w:jc w:val="left"/>
            </w:pPr>
            <w:r>
              <w:rPr>
                <w:rFonts w:hint="eastAsia"/>
              </w:rPr>
              <w:t>教室の利用可能開始時間</w:t>
            </w:r>
          </w:p>
        </w:tc>
        <w:tc>
          <w:tcPr>
            <w:tcW w:w="1559" w:type="dxa"/>
          </w:tcPr>
          <w:p w14:paraId="135AC020" w14:textId="710EBBE9" w:rsidR="00665D05" w:rsidRDefault="003973C3" w:rsidP="000B68AB">
            <w:pPr>
              <w:jc w:val="left"/>
            </w:pPr>
            <w:r>
              <w:rPr>
                <w:rFonts w:hint="eastAsia"/>
              </w:rPr>
              <w:t>time</w:t>
            </w:r>
          </w:p>
        </w:tc>
        <w:tc>
          <w:tcPr>
            <w:tcW w:w="3515" w:type="dxa"/>
          </w:tcPr>
          <w:p w14:paraId="1B89488B" w14:textId="04C0B85A" w:rsidR="00665D05" w:rsidRDefault="005C4A6B" w:rsidP="000B68AB">
            <w:pPr>
              <w:jc w:val="left"/>
            </w:pPr>
            <w:r>
              <w:t>‘</w:t>
            </w:r>
            <w:proofErr w:type="spellStart"/>
            <w:r>
              <w:rPr>
                <w:rFonts w:hint="eastAsia"/>
              </w:rPr>
              <w:t>hh:mm:ss</w:t>
            </w:r>
            <w:proofErr w:type="spellEnd"/>
            <w:r>
              <w:t>’</w:t>
            </w:r>
            <w:r>
              <w:rPr>
                <w:rFonts w:hint="eastAsia"/>
              </w:rPr>
              <w:t>形式</w:t>
            </w:r>
          </w:p>
        </w:tc>
      </w:tr>
      <w:tr w:rsidR="003973C3" w14:paraId="7789F543" w14:textId="77777777" w:rsidTr="003973C3">
        <w:tc>
          <w:tcPr>
            <w:tcW w:w="1635" w:type="dxa"/>
          </w:tcPr>
          <w:p w14:paraId="253B6883" w14:textId="3F9EAA23" w:rsidR="00665D05" w:rsidRDefault="00D9097D" w:rsidP="000B68AB">
            <w:pPr>
              <w:jc w:val="left"/>
            </w:pPr>
            <w:proofErr w:type="spellStart"/>
            <w:r>
              <w:rPr>
                <w:rFonts w:hint="eastAsia"/>
              </w:rPr>
              <w:t>close_time</w:t>
            </w:r>
            <w:proofErr w:type="spellEnd"/>
          </w:p>
        </w:tc>
        <w:tc>
          <w:tcPr>
            <w:tcW w:w="2693" w:type="dxa"/>
          </w:tcPr>
          <w:p w14:paraId="732540BB" w14:textId="73DCBA3B" w:rsidR="00665D05" w:rsidRDefault="003973C3" w:rsidP="000B68AB">
            <w:pPr>
              <w:jc w:val="left"/>
            </w:pPr>
            <w:r>
              <w:rPr>
                <w:rFonts w:hint="eastAsia"/>
              </w:rPr>
              <w:t>教室の利用可能終了時間</w:t>
            </w:r>
          </w:p>
        </w:tc>
        <w:tc>
          <w:tcPr>
            <w:tcW w:w="1559" w:type="dxa"/>
          </w:tcPr>
          <w:p w14:paraId="77312949" w14:textId="4EB8B1B3" w:rsidR="00665D05" w:rsidRDefault="003973C3" w:rsidP="000B68AB">
            <w:pPr>
              <w:jc w:val="left"/>
            </w:pPr>
            <w:r>
              <w:rPr>
                <w:rFonts w:hint="eastAsia"/>
              </w:rPr>
              <w:t>time</w:t>
            </w:r>
          </w:p>
        </w:tc>
        <w:tc>
          <w:tcPr>
            <w:tcW w:w="3515" w:type="dxa"/>
          </w:tcPr>
          <w:p w14:paraId="3409D054" w14:textId="10F485BB" w:rsidR="00665D05" w:rsidRDefault="005C4A6B" w:rsidP="000B68AB">
            <w:pPr>
              <w:jc w:val="left"/>
            </w:pPr>
            <w:r>
              <w:t>‘</w:t>
            </w:r>
            <w:proofErr w:type="spellStart"/>
            <w:r>
              <w:rPr>
                <w:rFonts w:hint="eastAsia"/>
              </w:rPr>
              <w:t>hh:mm:ss</w:t>
            </w:r>
            <w:proofErr w:type="spellEnd"/>
            <w:r>
              <w:t>’</w:t>
            </w:r>
            <w:r>
              <w:rPr>
                <w:rFonts w:hint="eastAsia"/>
              </w:rPr>
              <w:t>形式</w:t>
            </w:r>
          </w:p>
        </w:tc>
      </w:tr>
      <w:tr w:rsidR="003973C3" w14:paraId="682787CC" w14:textId="77777777" w:rsidTr="003973C3">
        <w:tc>
          <w:tcPr>
            <w:tcW w:w="1635" w:type="dxa"/>
          </w:tcPr>
          <w:p w14:paraId="029307E0" w14:textId="3B7EDB5C" w:rsidR="00665D05" w:rsidRDefault="00D9097D" w:rsidP="000B68AB">
            <w:pPr>
              <w:jc w:val="left"/>
            </w:pPr>
            <w:r>
              <w:rPr>
                <w:rFonts w:hint="eastAsia"/>
              </w:rPr>
              <w:t>explanation</w:t>
            </w:r>
          </w:p>
        </w:tc>
        <w:tc>
          <w:tcPr>
            <w:tcW w:w="2693" w:type="dxa"/>
          </w:tcPr>
          <w:p w14:paraId="5DA1CBA7" w14:textId="46EB80A3" w:rsidR="00665D05" w:rsidRDefault="003973C3" w:rsidP="000B68AB">
            <w:pPr>
              <w:jc w:val="left"/>
            </w:pPr>
            <w:r>
              <w:rPr>
                <w:rFonts w:hint="eastAsia"/>
              </w:rPr>
              <w:t>教室概要</w:t>
            </w:r>
          </w:p>
        </w:tc>
        <w:tc>
          <w:tcPr>
            <w:tcW w:w="1559" w:type="dxa"/>
          </w:tcPr>
          <w:p w14:paraId="230EB71D" w14:textId="198881A4" w:rsidR="00665D05" w:rsidRDefault="003973C3" w:rsidP="000B68AB">
            <w:pPr>
              <w:jc w:val="left"/>
            </w:pPr>
            <w:r>
              <w:rPr>
                <w:rFonts w:hint="eastAsia"/>
              </w:rPr>
              <w:t>text</w:t>
            </w:r>
          </w:p>
        </w:tc>
        <w:tc>
          <w:tcPr>
            <w:tcW w:w="3515" w:type="dxa"/>
          </w:tcPr>
          <w:p w14:paraId="06939E2B" w14:textId="339CED32" w:rsidR="00665D05" w:rsidRDefault="005C4A6B" w:rsidP="000B68AB">
            <w:pPr>
              <w:jc w:val="left"/>
            </w:pPr>
            <w:r>
              <w:rPr>
                <w:rFonts w:hint="eastAsia"/>
              </w:rPr>
              <w:t>教室番号</w:t>
            </w:r>
            <w:r w:rsidR="00F60242">
              <w:rPr>
                <w:rFonts w:hint="eastAsia"/>
              </w:rPr>
              <w:t>、</w:t>
            </w:r>
            <w:r>
              <w:rPr>
                <w:rFonts w:hint="eastAsia"/>
              </w:rPr>
              <w:t>形態</w:t>
            </w:r>
            <w:r w:rsidR="00F60242">
              <w:rPr>
                <w:rFonts w:hint="eastAsia"/>
              </w:rPr>
              <w:t>、</w:t>
            </w:r>
            <w:r>
              <w:rPr>
                <w:rFonts w:hint="eastAsia"/>
              </w:rPr>
              <w:t>定員等</w:t>
            </w:r>
          </w:p>
        </w:tc>
      </w:tr>
    </w:tbl>
    <w:p w14:paraId="269793FE" w14:textId="4DC7B840" w:rsidR="007C5E21" w:rsidRDefault="007C5E21" w:rsidP="000B68AB">
      <w:pPr>
        <w:ind w:leftChars="502" w:left="1054"/>
        <w:jc w:val="left"/>
      </w:pPr>
    </w:p>
    <w:p w14:paraId="01F45B60" w14:textId="77777777" w:rsidR="007C5E21" w:rsidRDefault="007C5E21">
      <w:pPr>
        <w:widowControl/>
        <w:jc w:val="left"/>
      </w:pPr>
      <w:r>
        <w:br w:type="page"/>
      </w:r>
    </w:p>
    <w:p w14:paraId="51AE586E" w14:textId="0839FD79" w:rsidR="007E7687" w:rsidRDefault="007E7687" w:rsidP="000B68AB">
      <w:pPr>
        <w:ind w:leftChars="502" w:left="1054"/>
        <w:jc w:val="left"/>
      </w:pPr>
      <w:r>
        <w:rPr>
          <w:rFonts w:hint="eastAsia"/>
        </w:rPr>
        <w:lastRenderedPageBreak/>
        <w:t>なお</w:t>
      </w:r>
      <w:r w:rsidR="00F60242">
        <w:rPr>
          <w:rFonts w:hint="eastAsia"/>
        </w:rPr>
        <w:t>、</w:t>
      </w:r>
      <w:r>
        <w:rPr>
          <w:rFonts w:hint="eastAsia"/>
        </w:rPr>
        <w:t>本テーブルにはサンプルデータとして</w:t>
      </w:r>
      <w:r w:rsidR="00F60242">
        <w:rPr>
          <w:rFonts w:hint="eastAsia"/>
        </w:rPr>
        <w:t>、</w:t>
      </w:r>
      <w:r w:rsidR="00E56578">
        <w:rPr>
          <w:rFonts w:hint="eastAsia"/>
        </w:rPr>
        <w:t>以下の値を予め設定しておくこととする</w:t>
      </w:r>
      <w:r w:rsidR="00F60242">
        <w:rPr>
          <w:rFonts w:hint="eastAsia"/>
        </w:rPr>
        <w:t>。</w:t>
      </w:r>
    </w:p>
    <w:tbl>
      <w:tblPr>
        <w:tblStyle w:val="a3"/>
        <w:tblW w:w="0" w:type="auto"/>
        <w:tblInd w:w="1054" w:type="dxa"/>
        <w:tblLook w:val="04A0" w:firstRow="1" w:lastRow="0" w:firstColumn="1" w:lastColumn="0" w:noHBand="0" w:noVBand="1"/>
      </w:tblPr>
      <w:tblGrid>
        <w:gridCol w:w="1119"/>
        <w:gridCol w:w="2784"/>
        <w:gridCol w:w="1275"/>
        <w:gridCol w:w="1276"/>
        <w:gridCol w:w="2930"/>
      </w:tblGrid>
      <w:tr w:rsidR="007B3A2B" w14:paraId="370CF5BB" w14:textId="77777777" w:rsidTr="00796E8A">
        <w:tc>
          <w:tcPr>
            <w:tcW w:w="1119" w:type="dxa"/>
            <w:tcBorders>
              <w:top w:val="dashSmallGap" w:sz="4" w:space="0" w:color="auto"/>
              <w:left w:val="dashSmallGap" w:sz="4" w:space="0" w:color="auto"/>
              <w:bottom w:val="double" w:sz="4" w:space="0" w:color="auto"/>
              <w:right w:val="dashSmallGap" w:sz="4" w:space="0" w:color="auto"/>
            </w:tcBorders>
          </w:tcPr>
          <w:p w14:paraId="73226369" w14:textId="0E95704F" w:rsidR="005C4A6B" w:rsidRDefault="007B3A2B" w:rsidP="00FF6DC0">
            <w:pPr>
              <w:jc w:val="center"/>
            </w:pPr>
            <w:proofErr w:type="spellStart"/>
            <w:r>
              <w:rPr>
                <w:rFonts w:hint="eastAsia"/>
              </w:rPr>
              <w:t>facility_id</w:t>
            </w:r>
            <w:proofErr w:type="spellEnd"/>
          </w:p>
        </w:tc>
        <w:tc>
          <w:tcPr>
            <w:tcW w:w="2784" w:type="dxa"/>
            <w:tcBorders>
              <w:top w:val="dashSmallGap" w:sz="4" w:space="0" w:color="auto"/>
              <w:left w:val="dashSmallGap" w:sz="4" w:space="0" w:color="auto"/>
              <w:bottom w:val="double" w:sz="4" w:space="0" w:color="auto"/>
              <w:right w:val="dashSmallGap" w:sz="4" w:space="0" w:color="auto"/>
            </w:tcBorders>
          </w:tcPr>
          <w:p w14:paraId="094CAE1B" w14:textId="68BAED92" w:rsidR="005C4A6B" w:rsidRDefault="007B3A2B" w:rsidP="00FF6DC0">
            <w:pPr>
              <w:jc w:val="center"/>
            </w:pPr>
            <w:proofErr w:type="spellStart"/>
            <w:r>
              <w:rPr>
                <w:rFonts w:hint="eastAsia"/>
              </w:rPr>
              <w:t>facility_name</w:t>
            </w:r>
            <w:proofErr w:type="spellEnd"/>
          </w:p>
        </w:tc>
        <w:tc>
          <w:tcPr>
            <w:tcW w:w="1275" w:type="dxa"/>
            <w:tcBorders>
              <w:top w:val="dashSmallGap" w:sz="4" w:space="0" w:color="auto"/>
              <w:left w:val="dashSmallGap" w:sz="4" w:space="0" w:color="auto"/>
              <w:bottom w:val="double" w:sz="4" w:space="0" w:color="auto"/>
              <w:right w:val="dashSmallGap" w:sz="4" w:space="0" w:color="auto"/>
            </w:tcBorders>
          </w:tcPr>
          <w:p w14:paraId="5DBFF821" w14:textId="487EDEE7" w:rsidR="005C4A6B" w:rsidRDefault="007B3A2B" w:rsidP="00FF6DC0">
            <w:pPr>
              <w:jc w:val="center"/>
            </w:pPr>
            <w:proofErr w:type="spellStart"/>
            <w:r>
              <w:rPr>
                <w:rFonts w:hint="eastAsia"/>
              </w:rPr>
              <w:t>open_time</w:t>
            </w:r>
            <w:proofErr w:type="spellEnd"/>
          </w:p>
        </w:tc>
        <w:tc>
          <w:tcPr>
            <w:tcW w:w="1276" w:type="dxa"/>
            <w:tcBorders>
              <w:top w:val="dashSmallGap" w:sz="4" w:space="0" w:color="auto"/>
              <w:left w:val="dashSmallGap" w:sz="4" w:space="0" w:color="auto"/>
              <w:bottom w:val="double" w:sz="4" w:space="0" w:color="auto"/>
              <w:right w:val="dashSmallGap" w:sz="4" w:space="0" w:color="auto"/>
            </w:tcBorders>
          </w:tcPr>
          <w:p w14:paraId="289EFE47" w14:textId="4DC06542" w:rsidR="005C4A6B" w:rsidRDefault="007B3A2B" w:rsidP="00FF6DC0">
            <w:pPr>
              <w:jc w:val="center"/>
            </w:pPr>
            <w:proofErr w:type="spellStart"/>
            <w:r>
              <w:rPr>
                <w:rFonts w:hint="eastAsia"/>
              </w:rPr>
              <w:t>close_time</w:t>
            </w:r>
            <w:proofErr w:type="spellEnd"/>
          </w:p>
        </w:tc>
        <w:tc>
          <w:tcPr>
            <w:tcW w:w="2930" w:type="dxa"/>
            <w:tcBorders>
              <w:top w:val="dashSmallGap" w:sz="4" w:space="0" w:color="auto"/>
              <w:left w:val="dashSmallGap" w:sz="4" w:space="0" w:color="auto"/>
              <w:bottom w:val="double" w:sz="4" w:space="0" w:color="auto"/>
              <w:right w:val="dashSmallGap" w:sz="4" w:space="0" w:color="auto"/>
            </w:tcBorders>
          </w:tcPr>
          <w:p w14:paraId="768DC008" w14:textId="093A378C" w:rsidR="005C4A6B" w:rsidRDefault="007B3A2B" w:rsidP="00FF6DC0">
            <w:pPr>
              <w:jc w:val="center"/>
            </w:pPr>
            <w:r>
              <w:rPr>
                <w:rFonts w:hint="eastAsia"/>
              </w:rPr>
              <w:t>explanation</w:t>
            </w:r>
          </w:p>
        </w:tc>
      </w:tr>
      <w:tr w:rsidR="007B3A2B" w14:paraId="13CC5134" w14:textId="77777777" w:rsidTr="00796E8A">
        <w:tc>
          <w:tcPr>
            <w:tcW w:w="1119" w:type="dxa"/>
            <w:tcBorders>
              <w:top w:val="double" w:sz="4" w:space="0" w:color="auto"/>
              <w:left w:val="dashSmallGap" w:sz="4" w:space="0" w:color="auto"/>
              <w:bottom w:val="dashSmallGap" w:sz="4" w:space="0" w:color="auto"/>
              <w:right w:val="dashSmallGap" w:sz="4" w:space="0" w:color="auto"/>
            </w:tcBorders>
          </w:tcPr>
          <w:p w14:paraId="073BE679" w14:textId="54C36D16" w:rsidR="005C4A6B" w:rsidRDefault="00F8303B" w:rsidP="000B68AB">
            <w:pPr>
              <w:jc w:val="left"/>
            </w:pPr>
            <w:r>
              <w:rPr>
                <w:rFonts w:hint="eastAsia"/>
              </w:rPr>
              <w:t>371</w:t>
            </w:r>
          </w:p>
        </w:tc>
        <w:tc>
          <w:tcPr>
            <w:tcW w:w="2784" w:type="dxa"/>
            <w:tcBorders>
              <w:top w:val="double" w:sz="4" w:space="0" w:color="auto"/>
              <w:left w:val="dashSmallGap" w:sz="4" w:space="0" w:color="auto"/>
              <w:bottom w:val="dashSmallGap" w:sz="4" w:space="0" w:color="auto"/>
              <w:right w:val="dashSmallGap" w:sz="4" w:space="0" w:color="auto"/>
            </w:tcBorders>
          </w:tcPr>
          <w:p w14:paraId="200553C6" w14:textId="4B597E68" w:rsidR="005C4A6B" w:rsidRDefault="006F4FEA" w:rsidP="000B68AB">
            <w:pPr>
              <w:jc w:val="left"/>
            </w:pPr>
            <w:r>
              <w:rPr>
                <w:rFonts w:hint="eastAsia"/>
              </w:rPr>
              <w:t>371 Training room</w:t>
            </w:r>
          </w:p>
        </w:tc>
        <w:tc>
          <w:tcPr>
            <w:tcW w:w="1275" w:type="dxa"/>
            <w:tcBorders>
              <w:top w:val="double" w:sz="4" w:space="0" w:color="auto"/>
              <w:left w:val="dashSmallGap" w:sz="4" w:space="0" w:color="auto"/>
              <w:bottom w:val="dashSmallGap" w:sz="4" w:space="0" w:color="auto"/>
              <w:right w:val="dashSmallGap" w:sz="4" w:space="0" w:color="auto"/>
            </w:tcBorders>
          </w:tcPr>
          <w:p w14:paraId="076BA607" w14:textId="0FBB4159" w:rsidR="005C4A6B" w:rsidRDefault="00863E46" w:rsidP="000B68AB">
            <w:pPr>
              <w:jc w:val="left"/>
            </w:pPr>
            <w:r>
              <w:rPr>
                <w:rFonts w:hint="eastAsia"/>
              </w:rPr>
              <w:t>08:00:00</w:t>
            </w:r>
          </w:p>
        </w:tc>
        <w:tc>
          <w:tcPr>
            <w:tcW w:w="1276" w:type="dxa"/>
            <w:tcBorders>
              <w:top w:val="double" w:sz="4" w:space="0" w:color="auto"/>
              <w:left w:val="dashSmallGap" w:sz="4" w:space="0" w:color="auto"/>
              <w:bottom w:val="dashSmallGap" w:sz="4" w:space="0" w:color="auto"/>
              <w:right w:val="dashSmallGap" w:sz="4" w:space="0" w:color="auto"/>
            </w:tcBorders>
          </w:tcPr>
          <w:p w14:paraId="47CD1EE1" w14:textId="1F6C1E7F" w:rsidR="005C4A6B" w:rsidRDefault="00155CF3" w:rsidP="000B68AB">
            <w:pPr>
              <w:jc w:val="left"/>
            </w:pPr>
            <w:r>
              <w:rPr>
                <w:rFonts w:hint="eastAsia"/>
              </w:rPr>
              <w:t>21:30:00</w:t>
            </w:r>
          </w:p>
        </w:tc>
        <w:tc>
          <w:tcPr>
            <w:tcW w:w="2930" w:type="dxa"/>
            <w:tcBorders>
              <w:top w:val="double" w:sz="4" w:space="0" w:color="auto"/>
              <w:left w:val="dashSmallGap" w:sz="4" w:space="0" w:color="auto"/>
              <w:bottom w:val="dashSmallGap" w:sz="4" w:space="0" w:color="auto"/>
              <w:right w:val="dashSmallGap" w:sz="4" w:space="0" w:color="auto"/>
            </w:tcBorders>
          </w:tcPr>
          <w:p w14:paraId="23266A64" w14:textId="21C9F5A9" w:rsidR="005C4A6B" w:rsidRDefault="00796E8A" w:rsidP="000B68AB">
            <w:pPr>
              <w:jc w:val="left"/>
            </w:pPr>
            <w:r>
              <w:rPr>
                <w:rFonts w:hint="eastAsia"/>
              </w:rPr>
              <w:t>371</w:t>
            </w:r>
            <w:r w:rsidR="00B22DFA">
              <w:rPr>
                <w:rFonts w:hint="eastAsia"/>
              </w:rPr>
              <w:t>実習室</w:t>
            </w:r>
            <w:r w:rsidR="00514838">
              <w:rPr>
                <w:rFonts w:hint="eastAsia"/>
              </w:rPr>
              <w:t xml:space="preserve">　座席数： 56</w:t>
            </w:r>
          </w:p>
        </w:tc>
      </w:tr>
      <w:tr w:rsidR="007B3A2B" w14:paraId="7E37C614" w14:textId="77777777" w:rsidTr="00796E8A">
        <w:tc>
          <w:tcPr>
            <w:tcW w:w="1119" w:type="dxa"/>
            <w:tcBorders>
              <w:top w:val="dashSmallGap" w:sz="4" w:space="0" w:color="auto"/>
            </w:tcBorders>
          </w:tcPr>
          <w:p w14:paraId="2053E753" w14:textId="0226FCCC" w:rsidR="005C4A6B" w:rsidRDefault="004D1C29" w:rsidP="000B68AB">
            <w:pPr>
              <w:jc w:val="left"/>
            </w:pPr>
            <w:r>
              <w:rPr>
                <w:rFonts w:hint="eastAsia"/>
              </w:rPr>
              <w:t>373</w:t>
            </w:r>
          </w:p>
        </w:tc>
        <w:tc>
          <w:tcPr>
            <w:tcW w:w="2784" w:type="dxa"/>
            <w:tcBorders>
              <w:top w:val="dashSmallGap" w:sz="4" w:space="0" w:color="auto"/>
            </w:tcBorders>
          </w:tcPr>
          <w:p w14:paraId="4DDE0DCE" w14:textId="2DCFAF4C" w:rsidR="005C4A6B" w:rsidRDefault="009D4FF2" w:rsidP="000B68AB">
            <w:pPr>
              <w:jc w:val="left"/>
            </w:pPr>
            <w:r>
              <w:rPr>
                <w:rFonts w:hint="eastAsia"/>
              </w:rPr>
              <w:t>373 Training room</w:t>
            </w:r>
          </w:p>
        </w:tc>
        <w:tc>
          <w:tcPr>
            <w:tcW w:w="1275" w:type="dxa"/>
            <w:tcBorders>
              <w:top w:val="dashSmallGap" w:sz="4" w:space="0" w:color="auto"/>
            </w:tcBorders>
          </w:tcPr>
          <w:p w14:paraId="5AC46995" w14:textId="60CFD2DE" w:rsidR="005C4A6B" w:rsidRDefault="00EE68A1" w:rsidP="000B68AB">
            <w:pPr>
              <w:jc w:val="left"/>
            </w:pPr>
            <w:r>
              <w:rPr>
                <w:rFonts w:hint="eastAsia"/>
              </w:rPr>
              <w:t>08:00:00</w:t>
            </w:r>
          </w:p>
        </w:tc>
        <w:tc>
          <w:tcPr>
            <w:tcW w:w="1276" w:type="dxa"/>
            <w:tcBorders>
              <w:top w:val="dashSmallGap" w:sz="4" w:space="0" w:color="auto"/>
            </w:tcBorders>
          </w:tcPr>
          <w:p w14:paraId="3C13597D" w14:textId="40D69A0D" w:rsidR="005C4A6B" w:rsidRDefault="00155CF3" w:rsidP="000B68AB">
            <w:pPr>
              <w:jc w:val="left"/>
            </w:pPr>
            <w:r>
              <w:rPr>
                <w:rFonts w:hint="eastAsia"/>
              </w:rPr>
              <w:t>21:30:00</w:t>
            </w:r>
          </w:p>
        </w:tc>
        <w:tc>
          <w:tcPr>
            <w:tcW w:w="2930" w:type="dxa"/>
            <w:tcBorders>
              <w:top w:val="dashSmallGap" w:sz="4" w:space="0" w:color="auto"/>
            </w:tcBorders>
          </w:tcPr>
          <w:p w14:paraId="4D5CDA84" w14:textId="70E5DB10" w:rsidR="005C4A6B" w:rsidRDefault="004C68E3" w:rsidP="000B68AB">
            <w:pPr>
              <w:jc w:val="left"/>
            </w:pPr>
            <w:r>
              <w:rPr>
                <w:rFonts w:hint="eastAsia"/>
              </w:rPr>
              <w:t>373実習室　座席数： 52</w:t>
            </w:r>
          </w:p>
        </w:tc>
      </w:tr>
      <w:tr w:rsidR="004C68E3" w14:paraId="329E222D" w14:textId="77777777" w:rsidTr="00796E8A">
        <w:tc>
          <w:tcPr>
            <w:tcW w:w="1119" w:type="dxa"/>
          </w:tcPr>
          <w:p w14:paraId="3CB6DC16" w14:textId="0685FEA6" w:rsidR="004C68E3" w:rsidRDefault="004C68E3" w:rsidP="004C68E3">
            <w:pPr>
              <w:jc w:val="left"/>
            </w:pPr>
            <w:r>
              <w:rPr>
                <w:rFonts w:hint="eastAsia"/>
              </w:rPr>
              <w:t>374</w:t>
            </w:r>
          </w:p>
        </w:tc>
        <w:tc>
          <w:tcPr>
            <w:tcW w:w="2784" w:type="dxa"/>
          </w:tcPr>
          <w:p w14:paraId="4E260458" w14:textId="63EB88D9" w:rsidR="004C68E3" w:rsidRDefault="004C68E3" w:rsidP="004C68E3">
            <w:pPr>
              <w:jc w:val="left"/>
            </w:pPr>
            <w:r>
              <w:rPr>
                <w:rFonts w:hint="eastAsia"/>
              </w:rPr>
              <w:t>374 Training room</w:t>
            </w:r>
          </w:p>
        </w:tc>
        <w:tc>
          <w:tcPr>
            <w:tcW w:w="1275" w:type="dxa"/>
          </w:tcPr>
          <w:p w14:paraId="23818155" w14:textId="1EF60FFB" w:rsidR="004C68E3" w:rsidRDefault="004C68E3" w:rsidP="004C68E3">
            <w:pPr>
              <w:jc w:val="left"/>
            </w:pPr>
            <w:r>
              <w:rPr>
                <w:rFonts w:hint="eastAsia"/>
              </w:rPr>
              <w:t>08:00:00</w:t>
            </w:r>
          </w:p>
        </w:tc>
        <w:tc>
          <w:tcPr>
            <w:tcW w:w="1276" w:type="dxa"/>
          </w:tcPr>
          <w:p w14:paraId="3A4B59CB" w14:textId="03E0A9BC" w:rsidR="004C68E3" w:rsidRDefault="004C68E3" w:rsidP="004C68E3">
            <w:pPr>
              <w:jc w:val="left"/>
            </w:pPr>
            <w:r>
              <w:rPr>
                <w:rFonts w:hint="eastAsia"/>
              </w:rPr>
              <w:t>21:30:00</w:t>
            </w:r>
          </w:p>
        </w:tc>
        <w:tc>
          <w:tcPr>
            <w:tcW w:w="2930" w:type="dxa"/>
          </w:tcPr>
          <w:p w14:paraId="77C09842" w14:textId="5986F92E" w:rsidR="004C68E3" w:rsidRDefault="004C68E3" w:rsidP="004C68E3">
            <w:pPr>
              <w:jc w:val="left"/>
            </w:pPr>
            <w:r>
              <w:rPr>
                <w:rFonts w:hint="eastAsia"/>
              </w:rPr>
              <w:t>374実習室　座席数： 56</w:t>
            </w:r>
          </w:p>
        </w:tc>
      </w:tr>
      <w:tr w:rsidR="004C68E3" w14:paraId="258A1869" w14:textId="77777777" w:rsidTr="00796E8A">
        <w:tc>
          <w:tcPr>
            <w:tcW w:w="1119" w:type="dxa"/>
          </w:tcPr>
          <w:p w14:paraId="7791D81C" w14:textId="3D6ADF19" w:rsidR="004C68E3" w:rsidRDefault="004C68E3" w:rsidP="004C68E3">
            <w:pPr>
              <w:jc w:val="left"/>
            </w:pPr>
            <w:r>
              <w:rPr>
                <w:rFonts w:hint="eastAsia"/>
              </w:rPr>
              <w:t>376</w:t>
            </w:r>
          </w:p>
        </w:tc>
        <w:tc>
          <w:tcPr>
            <w:tcW w:w="2784" w:type="dxa"/>
          </w:tcPr>
          <w:p w14:paraId="311C9A1E" w14:textId="5236DF6F" w:rsidR="004C68E3" w:rsidRDefault="004C68E3" w:rsidP="004C68E3">
            <w:pPr>
              <w:jc w:val="left"/>
            </w:pPr>
            <w:r>
              <w:rPr>
                <w:rFonts w:hint="eastAsia"/>
              </w:rPr>
              <w:t>376 Training room</w:t>
            </w:r>
          </w:p>
        </w:tc>
        <w:tc>
          <w:tcPr>
            <w:tcW w:w="1275" w:type="dxa"/>
          </w:tcPr>
          <w:p w14:paraId="315132C3" w14:textId="5ACDA9C0" w:rsidR="004C68E3" w:rsidRDefault="004C68E3" w:rsidP="004C68E3">
            <w:pPr>
              <w:jc w:val="left"/>
            </w:pPr>
            <w:r>
              <w:rPr>
                <w:rFonts w:hint="eastAsia"/>
              </w:rPr>
              <w:t>08:00:00</w:t>
            </w:r>
          </w:p>
        </w:tc>
        <w:tc>
          <w:tcPr>
            <w:tcW w:w="1276" w:type="dxa"/>
          </w:tcPr>
          <w:p w14:paraId="13152FB8" w14:textId="5CDC4FEF" w:rsidR="004C68E3" w:rsidRDefault="004C68E3" w:rsidP="004C68E3">
            <w:pPr>
              <w:jc w:val="left"/>
            </w:pPr>
            <w:r>
              <w:rPr>
                <w:rFonts w:hint="eastAsia"/>
              </w:rPr>
              <w:t>21:30:00</w:t>
            </w:r>
          </w:p>
        </w:tc>
        <w:tc>
          <w:tcPr>
            <w:tcW w:w="2930" w:type="dxa"/>
          </w:tcPr>
          <w:p w14:paraId="2ED46742" w14:textId="175359C5" w:rsidR="004C68E3" w:rsidRDefault="004C68E3" w:rsidP="004C68E3">
            <w:pPr>
              <w:jc w:val="left"/>
            </w:pPr>
            <w:r>
              <w:rPr>
                <w:rFonts w:hint="eastAsia"/>
              </w:rPr>
              <w:t>376実習室　座席数： 52</w:t>
            </w:r>
          </w:p>
        </w:tc>
      </w:tr>
      <w:tr w:rsidR="004A6A11" w14:paraId="10C1EB21" w14:textId="77777777" w:rsidTr="00796E8A">
        <w:tc>
          <w:tcPr>
            <w:tcW w:w="1119" w:type="dxa"/>
          </w:tcPr>
          <w:p w14:paraId="3DD727EC" w14:textId="5436AD0E" w:rsidR="004A6A11" w:rsidRDefault="004A6A11" w:rsidP="004A6A11">
            <w:pPr>
              <w:jc w:val="left"/>
            </w:pPr>
            <w:r>
              <w:rPr>
                <w:rFonts w:hint="eastAsia"/>
              </w:rPr>
              <w:t>361</w:t>
            </w:r>
          </w:p>
        </w:tc>
        <w:tc>
          <w:tcPr>
            <w:tcW w:w="2784" w:type="dxa"/>
          </w:tcPr>
          <w:p w14:paraId="02234FEC" w14:textId="6BB4FD3B" w:rsidR="004A6A11" w:rsidRDefault="004A6A11" w:rsidP="004A6A11">
            <w:pPr>
              <w:jc w:val="left"/>
            </w:pPr>
            <w:r>
              <w:rPr>
                <w:rFonts w:hint="eastAsia"/>
              </w:rPr>
              <w:t>361 Training room</w:t>
            </w:r>
          </w:p>
        </w:tc>
        <w:tc>
          <w:tcPr>
            <w:tcW w:w="1275" w:type="dxa"/>
          </w:tcPr>
          <w:p w14:paraId="1FBDB347" w14:textId="7464D1B3" w:rsidR="004A6A11" w:rsidRDefault="004A6A11" w:rsidP="004A6A11">
            <w:pPr>
              <w:jc w:val="left"/>
            </w:pPr>
            <w:r>
              <w:rPr>
                <w:rFonts w:hint="eastAsia"/>
              </w:rPr>
              <w:t>08:00:00</w:t>
            </w:r>
          </w:p>
        </w:tc>
        <w:tc>
          <w:tcPr>
            <w:tcW w:w="1276" w:type="dxa"/>
          </w:tcPr>
          <w:p w14:paraId="4B937A85" w14:textId="0AF37E56" w:rsidR="004A6A11" w:rsidRDefault="004A6A11" w:rsidP="004A6A11">
            <w:pPr>
              <w:jc w:val="left"/>
            </w:pPr>
            <w:r>
              <w:rPr>
                <w:rFonts w:hint="eastAsia"/>
              </w:rPr>
              <w:t>21:30:00</w:t>
            </w:r>
          </w:p>
        </w:tc>
        <w:tc>
          <w:tcPr>
            <w:tcW w:w="2930" w:type="dxa"/>
          </w:tcPr>
          <w:p w14:paraId="73D014FC" w14:textId="7261C57A" w:rsidR="004A6A11" w:rsidRDefault="004A6A11" w:rsidP="004A6A11">
            <w:pPr>
              <w:jc w:val="left"/>
            </w:pPr>
            <w:r>
              <w:rPr>
                <w:rFonts w:hint="eastAsia"/>
              </w:rPr>
              <w:t>361実習室　座席数： 56</w:t>
            </w:r>
          </w:p>
        </w:tc>
      </w:tr>
      <w:tr w:rsidR="004A6A11" w14:paraId="1B4151E7" w14:textId="77777777" w:rsidTr="00796E8A">
        <w:tc>
          <w:tcPr>
            <w:tcW w:w="1119" w:type="dxa"/>
          </w:tcPr>
          <w:p w14:paraId="7A6613E5" w14:textId="3D536D5F" w:rsidR="004A6A11" w:rsidRDefault="004A6A11" w:rsidP="004A6A11">
            <w:pPr>
              <w:jc w:val="left"/>
            </w:pPr>
            <w:r>
              <w:rPr>
                <w:rFonts w:hint="eastAsia"/>
              </w:rPr>
              <w:t>363</w:t>
            </w:r>
          </w:p>
        </w:tc>
        <w:tc>
          <w:tcPr>
            <w:tcW w:w="2784" w:type="dxa"/>
          </w:tcPr>
          <w:p w14:paraId="39164043" w14:textId="0297FC93" w:rsidR="004A6A11" w:rsidRDefault="004A6A11" w:rsidP="004A6A11">
            <w:pPr>
              <w:jc w:val="left"/>
            </w:pPr>
            <w:r>
              <w:rPr>
                <w:rFonts w:hint="eastAsia"/>
              </w:rPr>
              <w:t>363 Training room</w:t>
            </w:r>
          </w:p>
        </w:tc>
        <w:tc>
          <w:tcPr>
            <w:tcW w:w="1275" w:type="dxa"/>
          </w:tcPr>
          <w:p w14:paraId="25AC1EC9" w14:textId="6FC85B55" w:rsidR="004A6A11" w:rsidRDefault="004A6A11" w:rsidP="004A6A11">
            <w:pPr>
              <w:jc w:val="left"/>
            </w:pPr>
            <w:r>
              <w:rPr>
                <w:rFonts w:hint="eastAsia"/>
              </w:rPr>
              <w:t>08:00:00</w:t>
            </w:r>
          </w:p>
        </w:tc>
        <w:tc>
          <w:tcPr>
            <w:tcW w:w="1276" w:type="dxa"/>
          </w:tcPr>
          <w:p w14:paraId="5725D3B1" w14:textId="3A425C0B" w:rsidR="004A6A11" w:rsidRDefault="004A6A11" w:rsidP="004A6A11">
            <w:pPr>
              <w:jc w:val="left"/>
            </w:pPr>
            <w:r>
              <w:rPr>
                <w:rFonts w:hint="eastAsia"/>
              </w:rPr>
              <w:t>21:30:00</w:t>
            </w:r>
          </w:p>
        </w:tc>
        <w:tc>
          <w:tcPr>
            <w:tcW w:w="2930" w:type="dxa"/>
          </w:tcPr>
          <w:p w14:paraId="613722DD" w14:textId="4A14E246" w:rsidR="004A6A11" w:rsidRDefault="004A6A11" w:rsidP="004A6A11">
            <w:pPr>
              <w:jc w:val="left"/>
            </w:pPr>
            <w:r>
              <w:rPr>
                <w:rFonts w:hint="eastAsia"/>
              </w:rPr>
              <w:t>363実習室　座席数： 56</w:t>
            </w:r>
          </w:p>
        </w:tc>
      </w:tr>
      <w:tr w:rsidR="004A6A11" w14:paraId="35B15F21" w14:textId="77777777" w:rsidTr="00796E8A">
        <w:tc>
          <w:tcPr>
            <w:tcW w:w="1119" w:type="dxa"/>
          </w:tcPr>
          <w:p w14:paraId="04B7310C" w14:textId="558DF16D" w:rsidR="004A6A11" w:rsidRDefault="004A6A11" w:rsidP="004A6A11">
            <w:pPr>
              <w:jc w:val="left"/>
            </w:pPr>
            <w:r>
              <w:rPr>
                <w:rFonts w:hint="eastAsia"/>
              </w:rPr>
              <w:t>364</w:t>
            </w:r>
          </w:p>
        </w:tc>
        <w:tc>
          <w:tcPr>
            <w:tcW w:w="2784" w:type="dxa"/>
          </w:tcPr>
          <w:p w14:paraId="02E15408" w14:textId="359F34F7" w:rsidR="004A6A11" w:rsidRDefault="004A6A11" w:rsidP="004A6A11">
            <w:pPr>
              <w:jc w:val="left"/>
            </w:pPr>
            <w:r>
              <w:rPr>
                <w:rFonts w:hint="eastAsia"/>
              </w:rPr>
              <w:t xml:space="preserve">364 </w:t>
            </w:r>
            <w:r>
              <w:t>Workshop</w:t>
            </w:r>
          </w:p>
        </w:tc>
        <w:tc>
          <w:tcPr>
            <w:tcW w:w="1275" w:type="dxa"/>
          </w:tcPr>
          <w:p w14:paraId="19617300" w14:textId="72D77A09" w:rsidR="004A6A11" w:rsidRDefault="004A6A11" w:rsidP="004A6A11">
            <w:pPr>
              <w:jc w:val="left"/>
            </w:pPr>
            <w:r>
              <w:rPr>
                <w:rFonts w:hint="eastAsia"/>
              </w:rPr>
              <w:t>09:00:00</w:t>
            </w:r>
          </w:p>
        </w:tc>
        <w:tc>
          <w:tcPr>
            <w:tcW w:w="1276" w:type="dxa"/>
          </w:tcPr>
          <w:p w14:paraId="4A859467" w14:textId="4B58AC1F" w:rsidR="004A6A11" w:rsidRDefault="004A6A11" w:rsidP="004A6A11">
            <w:pPr>
              <w:jc w:val="left"/>
            </w:pPr>
            <w:r>
              <w:rPr>
                <w:rFonts w:hint="eastAsia"/>
              </w:rPr>
              <w:t>21:15:00</w:t>
            </w:r>
          </w:p>
        </w:tc>
        <w:tc>
          <w:tcPr>
            <w:tcW w:w="2930" w:type="dxa"/>
          </w:tcPr>
          <w:p w14:paraId="019B1641" w14:textId="33C924F7" w:rsidR="004A6A11" w:rsidRDefault="004A6A11" w:rsidP="004A6A11">
            <w:pPr>
              <w:jc w:val="left"/>
            </w:pPr>
            <w:r>
              <w:rPr>
                <w:rFonts w:hint="eastAsia"/>
              </w:rPr>
              <w:t>364工作室　座席数：</w:t>
            </w:r>
            <w:r w:rsidR="002623B2">
              <w:rPr>
                <w:rFonts w:hint="eastAsia"/>
              </w:rPr>
              <w:t xml:space="preserve"> 50</w:t>
            </w:r>
          </w:p>
        </w:tc>
      </w:tr>
      <w:tr w:rsidR="004A6A11" w14:paraId="4183D6ED" w14:textId="77777777" w:rsidTr="00796E8A">
        <w:tc>
          <w:tcPr>
            <w:tcW w:w="1119" w:type="dxa"/>
          </w:tcPr>
          <w:p w14:paraId="6C89940B" w14:textId="69250DD9" w:rsidR="004A6A11" w:rsidRDefault="004A6A11" w:rsidP="004A6A11">
            <w:pPr>
              <w:jc w:val="left"/>
            </w:pPr>
            <w:r>
              <w:rPr>
                <w:rFonts w:hint="eastAsia"/>
              </w:rPr>
              <w:t>351</w:t>
            </w:r>
          </w:p>
        </w:tc>
        <w:tc>
          <w:tcPr>
            <w:tcW w:w="2784" w:type="dxa"/>
          </w:tcPr>
          <w:p w14:paraId="75016E51" w14:textId="3481C72A" w:rsidR="004A6A11" w:rsidRDefault="004A6A11" w:rsidP="004A6A11">
            <w:pPr>
              <w:jc w:val="left"/>
            </w:pPr>
            <w:r>
              <w:rPr>
                <w:rFonts w:hint="eastAsia"/>
              </w:rPr>
              <w:t>351 Lecture room</w:t>
            </w:r>
          </w:p>
        </w:tc>
        <w:tc>
          <w:tcPr>
            <w:tcW w:w="1275" w:type="dxa"/>
          </w:tcPr>
          <w:p w14:paraId="52F2113C" w14:textId="3D16BDD9" w:rsidR="004A6A11" w:rsidRDefault="004A6A11" w:rsidP="004A6A11">
            <w:pPr>
              <w:jc w:val="left"/>
            </w:pPr>
            <w:r>
              <w:rPr>
                <w:rFonts w:hint="eastAsia"/>
              </w:rPr>
              <w:t>08:00:00</w:t>
            </w:r>
          </w:p>
        </w:tc>
        <w:tc>
          <w:tcPr>
            <w:tcW w:w="1276" w:type="dxa"/>
          </w:tcPr>
          <w:p w14:paraId="2B8C15B9" w14:textId="1ED1F1AF" w:rsidR="004A6A11" w:rsidRDefault="004A6A11" w:rsidP="004A6A11">
            <w:pPr>
              <w:jc w:val="left"/>
            </w:pPr>
            <w:r>
              <w:rPr>
                <w:rFonts w:hint="eastAsia"/>
              </w:rPr>
              <w:t>21:30:00</w:t>
            </w:r>
          </w:p>
        </w:tc>
        <w:tc>
          <w:tcPr>
            <w:tcW w:w="2930" w:type="dxa"/>
          </w:tcPr>
          <w:p w14:paraId="382A1567" w14:textId="35306D7A" w:rsidR="004A6A11" w:rsidRDefault="002623B2" w:rsidP="004A6A11">
            <w:pPr>
              <w:jc w:val="left"/>
            </w:pPr>
            <w:r>
              <w:rPr>
                <w:rFonts w:hint="eastAsia"/>
              </w:rPr>
              <w:t>351講義室　座席数：102</w:t>
            </w:r>
          </w:p>
        </w:tc>
      </w:tr>
      <w:tr w:rsidR="004A6A11" w14:paraId="58E26C83" w14:textId="77777777" w:rsidTr="00796E8A">
        <w:tc>
          <w:tcPr>
            <w:tcW w:w="1119" w:type="dxa"/>
          </w:tcPr>
          <w:p w14:paraId="50AABA75" w14:textId="5BE68B0B" w:rsidR="004A6A11" w:rsidRDefault="004A6A11" w:rsidP="004A6A11">
            <w:pPr>
              <w:jc w:val="left"/>
            </w:pPr>
            <w:r>
              <w:rPr>
                <w:rFonts w:hint="eastAsia"/>
              </w:rPr>
              <w:t>353</w:t>
            </w:r>
          </w:p>
        </w:tc>
        <w:tc>
          <w:tcPr>
            <w:tcW w:w="2784" w:type="dxa"/>
          </w:tcPr>
          <w:p w14:paraId="40C0062D" w14:textId="64C9354F" w:rsidR="004A6A11" w:rsidRDefault="004A6A11" w:rsidP="004A6A11">
            <w:pPr>
              <w:jc w:val="left"/>
            </w:pPr>
            <w:r>
              <w:rPr>
                <w:rFonts w:hint="eastAsia"/>
              </w:rPr>
              <w:t>353 Lecture room</w:t>
            </w:r>
          </w:p>
        </w:tc>
        <w:tc>
          <w:tcPr>
            <w:tcW w:w="1275" w:type="dxa"/>
          </w:tcPr>
          <w:p w14:paraId="21B9C6DD" w14:textId="2C7DFB3C" w:rsidR="004A6A11" w:rsidRDefault="004A6A11" w:rsidP="004A6A11">
            <w:pPr>
              <w:jc w:val="left"/>
            </w:pPr>
            <w:r>
              <w:rPr>
                <w:rFonts w:hint="eastAsia"/>
              </w:rPr>
              <w:t>08:00:00</w:t>
            </w:r>
          </w:p>
        </w:tc>
        <w:tc>
          <w:tcPr>
            <w:tcW w:w="1276" w:type="dxa"/>
          </w:tcPr>
          <w:p w14:paraId="6F0ECFF1" w14:textId="77317853" w:rsidR="004A6A11" w:rsidRDefault="004A6A11" w:rsidP="004A6A11">
            <w:pPr>
              <w:jc w:val="left"/>
            </w:pPr>
            <w:r>
              <w:rPr>
                <w:rFonts w:hint="eastAsia"/>
              </w:rPr>
              <w:t>21:30:00</w:t>
            </w:r>
          </w:p>
        </w:tc>
        <w:tc>
          <w:tcPr>
            <w:tcW w:w="2930" w:type="dxa"/>
          </w:tcPr>
          <w:p w14:paraId="264C5194" w14:textId="139BC8D1" w:rsidR="004A6A11" w:rsidRDefault="002623B2" w:rsidP="004A6A11">
            <w:pPr>
              <w:jc w:val="left"/>
            </w:pPr>
            <w:r>
              <w:rPr>
                <w:rFonts w:hint="eastAsia"/>
              </w:rPr>
              <w:t xml:space="preserve">353講義室　座席数： </w:t>
            </w:r>
            <w:r w:rsidR="00FD06F6">
              <w:rPr>
                <w:rFonts w:hint="eastAsia"/>
              </w:rPr>
              <w:t>46</w:t>
            </w:r>
          </w:p>
        </w:tc>
      </w:tr>
      <w:tr w:rsidR="004A6A11" w14:paraId="6DDDC2D7" w14:textId="77777777" w:rsidTr="00796E8A">
        <w:tc>
          <w:tcPr>
            <w:tcW w:w="1119" w:type="dxa"/>
          </w:tcPr>
          <w:p w14:paraId="58DE6A8C" w14:textId="4DF74868" w:rsidR="004A6A11" w:rsidRDefault="004A6A11" w:rsidP="004A6A11">
            <w:pPr>
              <w:jc w:val="left"/>
            </w:pPr>
            <w:r>
              <w:rPr>
                <w:rFonts w:hint="eastAsia"/>
              </w:rPr>
              <w:t>354</w:t>
            </w:r>
          </w:p>
        </w:tc>
        <w:tc>
          <w:tcPr>
            <w:tcW w:w="2784" w:type="dxa"/>
          </w:tcPr>
          <w:p w14:paraId="67AA5E6A" w14:textId="1E165734" w:rsidR="004A6A11" w:rsidRDefault="004A6A11" w:rsidP="004A6A11">
            <w:pPr>
              <w:jc w:val="left"/>
            </w:pPr>
            <w:r>
              <w:rPr>
                <w:rFonts w:hint="eastAsia"/>
              </w:rPr>
              <w:t>354 IoT Lab</w:t>
            </w:r>
          </w:p>
        </w:tc>
        <w:tc>
          <w:tcPr>
            <w:tcW w:w="1275" w:type="dxa"/>
          </w:tcPr>
          <w:p w14:paraId="0DF4F562" w14:textId="4CA58346" w:rsidR="004A6A11" w:rsidRDefault="004A6A11" w:rsidP="004A6A11">
            <w:pPr>
              <w:jc w:val="left"/>
            </w:pPr>
            <w:r>
              <w:rPr>
                <w:rFonts w:hint="eastAsia"/>
              </w:rPr>
              <w:t>09:00:00</w:t>
            </w:r>
          </w:p>
        </w:tc>
        <w:tc>
          <w:tcPr>
            <w:tcW w:w="1276" w:type="dxa"/>
          </w:tcPr>
          <w:p w14:paraId="09766129" w14:textId="4AD7FA07" w:rsidR="004A6A11" w:rsidRDefault="004A6A11" w:rsidP="004A6A11">
            <w:pPr>
              <w:jc w:val="left"/>
            </w:pPr>
            <w:r>
              <w:rPr>
                <w:rFonts w:hint="eastAsia"/>
              </w:rPr>
              <w:t>21:15:00</w:t>
            </w:r>
          </w:p>
        </w:tc>
        <w:tc>
          <w:tcPr>
            <w:tcW w:w="2930" w:type="dxa"/>
          </w:tcPr>
          <w:p w14:paraId="1D7A09FC" w14:textId="723A3A8A" w:rsidR="004A6A11" w:rsidRDefault="00FD06F6" w:rsidP="004A6A11">
            <w:pPr>
              <w:jc w:val="left"/>
            </w:pPr>
            <w:r>
              <w:rPr>
                <w:rFonts w:hint="eastAsia"/>
              </w:rPr>
              <w:t>354IoTLab　座席数： 53</w:t>
            </w:r>
          </w:p>
        </w:tc>
      </w:tr>
      <w:tr w:rsidR="004A6A11" w14:paraId="776A1507" w14:textId="77777777" w:rsidTr="00796E8A">
        <w:tc>
          <w:tcPr>
            <w:tcW w:w="1119" w:type="dxa"/>
          </w:tcPr>
          <w:p w14:paraId="36250476" w14:textId="240B942B" w:rsidR="004A6A11" w:rsidRDefault="004A6A11" w:rsidP="004A6A11">
            <w:pPr>
              <w:jc w:val="left"/>
            </w:pPr>
            <w:r>
              <w:rPr>
                <w:rFonts w:hint="eastAsia"/>
              </w:rPr>
              <w:t>341</w:t>
            </w:r>
          </w:p>
        </w:tc>
        <w:tc>
          <w:tcPr>
            <w:tcW w:w="2784" w:type="dxa"/>
          </w:tcPr>
          <w:p w14:paraId="4528EFBF" w14:textId="6F97680A" w:rsidR="004A6A11" w:rsidRDefault="004A6A11" w:rsidP="004A6A11">
            <w:pPr>
              <w:jc w:val="left"/>
            </w:pPr>
            <w:r>
              <w:rPr>
                <w:rFonts w:hint="eastAsia"/>
              </w:rPr>
              <w:t>341 Lecture room</w:t>
            </w:r>
          </w:p>
        </w:tc>
        <w:tc>
          <w:tcPr>
            <w:tcW w:w="1275" w:type="dxa"/>
          </w:tcPr>
          <w:p w14:paraId="4E824ACD" w14:textId="781BF89F" w:rsidR="004A6A11" w:rsidRDefault="004A6A11" w:rsidP="004A6A11">
            <w:pPr>
              <w:jc w:val="left"/>
            </w:pPr>
            <w:r>
              <w:rPr>
                <w:rFonts w:hint="eastAsia"/>
              </w:rPr>
              <w:t>08:00:00</w:t>
            </w:r>
          </w:p>
        </w:tc>
        <w:tc>
          <w:tcPr>
            <w:tcW w:w="1276" w:type="dxa"/>
          </w:tcPr>
          <w:p w14:paraId="777C8132" w14:textId="3FE1F95F" w:rsidR="004A6A11" w:rsidRDefault="004A6A11" w:rsidP="004A6A11">
            <w:pPr>
              <w:jc w:val="left"/>
            </w:pPr>
            <w:r>
              <w:rPr>
                <w:rFonts w:hint="eastAsia"/>
              </w:rPr>
              <w:t>21:30:00</w:t>
            </w:r>
          </w:p>
        </w:tc>
        <w:tc>
          <w:tcPr>
            <w:tcW w:w="2930" w:type="dxa"/>
          </w:tcPr>
          <w:p w14:paraId="7E755C7D" w14:textId="26B748B0" w:rsidR="004A6A11" w:rsidRDefault="001C5B94" w:rsidP="004A6A11">
            <w:pPr>
              <w:jc w:val="left"/>
            </w:pPr>
            <w:r>
              <w:rPr>
                <w:rFonts w:hint="eastAsia"/>
              </w:rPr>
              <w:t xml:space="preserve">341講義室　座席数： </w:t>
            </w:r>
            <w:r w:rsidR="00773FD3">
              <w:rPr>
                <w:rFonts w:hint="eastAsia"/>
              </w:rPr>
              <w:t>55</w:t>
            </w:r>
          </w:p>
        </w:tc>
      </w:tr>
      <w:tr w:rsidR="004A6A11" w14:paraId="71CC2AF2" w14:textId="77777777" w:rsidTr="00796E8A">
        <w:tc>
          <w:tcPr>
            <w:tcW w:w="1119" w:type="dxa"/>
          </w:tcPr>
          <w:p w14:paraId="7DAB2026" w14:textId="55CEABB9" w:rsidR="004A6A11" w:rsidRDefault="004A6A11" w:rsidP="004A6A11">
            <w:pPr>
              <w:jc w:val="left"/>
            </w:pPr>
            <w:r>
              <w:rPr>
                <w:rFonts w:hint="eastAsia"/>
              </w:rPr>
              <w:t>342</w:t>
            </w:r>
          </w:p>
        </w:tc>
        <w:tc>
          <w:tcPr>
            <w:tcW w:w="2784" w:type="dxa"/>
          </w:tcPr>
          <w:p w14:paraId="28FD4379" w14:textId="7D0CFC81" w:rsidR="004A6A11" w:rsidRDefault="004A6A11" w:rsidP="004A6A11">
            <w:pPr>
              <w:jc w:val="left"/>
            </w:pPr>
            <w:r>
              <w:rPr>
                <w:rFonts w:hint="eastAsia"/>
              </w:rPr>
              <w:t>342 Lecture room</w:t>
            </w:r>
          </w:p>
        </w:tc>
        <w:tc>
          <w:tcPr>
            <w:tcW w:w="1275" w:type="dxa"/>
          </w:tcPr>
          <w:p w14:paraId="17124191" w14:textId="641DE512" w:rsidR="004A6A11" w:rsidRDefault="004A6A11" w:rsidP="004A6A11">
            <w:pPr>
              <w:jc w:val="left"/>
            </w:pPr>
            <w:r>
              <w:rPr>
                <w:rFonts w:hint="eastAsia"/>
              </w:rPr>
              <w:t>08:00:00</w:t>
            </w:r>
          </w:p>
        </w:tc>
        <w:tc>
          <w:tcPr>
            <w:tcW w:w="1276" w:type="dxa"/>
          </w:tcPr>
          <w:p w14:paraId="326A0B87" w14:textId="5B2876AB" w:rsidR="004A6A11" w:rsidRDefault="004A6A11" w:rsidP="004A6A11">
            <w:pPr>
              <w:jc w:val="left"/>
            </w:pPr>
            <w:r>
              <w:rPr>
                <w:rFonts w:hint="eastAsia"/>
              </w:rPr>
              <w:t>21:30:00</w:t>
            </w:r>
          </w:p>
        </w:tc>
        <w:tc>
          <w:tcPr>
            <w:tcW w:w="2930" w:type="dxa"/>
          </w:tcPr>
          <w:p w14:paraId="29490832" w14:textId="496311D6" w:rsidR="004A6A11" w:rsidRDefault="00773FD3" w:rsidP="004A6A11">
            <w:pPr>
              <w:jc w:val="left"/>
            </w:pPr>
            <w:r>
              <w:rPr>
                <w:rFonts w:hint="eastAsia"/>
              </w:rPr>
              <w:t>342講義室　座席数： 55</w:t>
            </w:r>
          </w:p>
        </w:tc>
      </w:tr>
      <w:tr w:rsidR="004A6A11" w14:paraId="3A92DEFF" w14:textId="77777777" w:rsidTr="00796E8A">
        <w:tc>
          <w:tcPr>
            <w:tcW w:w="1119" w:type="dxa"/>
          </w:tcPr>
          <w:p w14:paraId="11D3ACB0" w14:textId="25B95B5E" w:rsidR="004A6A11" w:rsidRDefault="004A6A11" w:rsidP="004A6A11">
            <w:pPr>
              <w:jc w:val="left"/>
            </w:pPr>
            <w:r>
              <w:rPr>
                <w:rFonts w:hint="eastAsia"/>
              </w:rPr>
              <w:t>345</w:t>
            </w:r>
          </w:p>
        </w:tc>
        <w:tc>
          <w:tcPr>
            <w:tcW w:w="2784" w:type="dxa"/>
          </w:tcPr>
          <w:p w14:paraId="00949603" w14:textId="28188D99" w:rsidR="004A6A11" w:rsidRDefault="004A6A11" w:rsidP="004A6A11">
            <w:pPr>
              <w:jc w:val="left"/>
            </w:pPr>
            <w:r>
              <w:rPr>
                <w:rFonts w:hint="eastAsia"/>
              </w:rPr>
              <w:t>345 Lecture room</w:t>
            </w:r>
          </w:p>
        </w:tc>
        <w:tc>
          <w:tcPr>
            <w:tcW w:w="1275" w:type="dxa"/>
          </w:tcPr>
          <w:p w14:paraId="5F4B9BCC" w14:textId="53392262" w:rsidR="004A6A11" w:rsidRDefault="004A6A11" w:rsidP="004A6A11">
            <w:pPr>
              <w:jc w:val="left"/>
            </w:pPr>
            <w:r>
              <w:rPr>
                <w:rFonts w:hint="eastAsia"/>
              </w:rPr>
              <w:t>08:00:00</w:t>
            </w:r>
          </w:p>
        </w:tc>
        <w:tc>
          <w:tcPr>
            <w:tcW w:w="1276" w:type="dxa"/>
          </w:tcPr>
          <w:p w14:paraId="72A4CF7A" w14:textId="3A5D7110" w:rsidR="004A6A11" w:rsidRDefault="004A6A11" w:rsidP="004A6A11">
            <w:pPr>
              <w:jc w:val="left"/>
            </w:pPr>
            <w:r>
              <w:rPr>
                <w:rFonts w:hint="eastAsia"/>
              </w:rPr>
              <w:t>21:30:00</w:t>
            </w:r>
          </w:p>
        </w:tc>
        <w:tc>
          <w:tcPr>
            <w:tcW w:w="2930" w:type="dxa"/>
          </w:tcPr>
          <w:p w14:paraId="37B875FB" w14:textId="37213481" w:rsidR="004A6A11" w:rsidRDefault="00C501F9" w:rsidP="004A6A11">
            <w:pPr>
              <w:jc w:val="left"/>
            </w:pPr>
            <w:r>
              <w:rPr>
                <w:rFonts w:hint="eastAsia"/>
              </w:rPr>
              <w:t>345講義室　座席数： 55</w:t>
            </w:r>
          </w:p>
        </w:tc>
      </w:tr>
      <w:tr w:rsidR="004A6A11" w14:paraId="22C6E79A" w14:textId="77777777" w:rsidTr="00796E8A">
        <w:tc>
          <w:tcPr>
            <w:tcW w:w="1119" w:type="dxa"/>
          </w:tcPr>
          <w:p w14:paraId="42E38D12" w14:textId="3C1DFB10" w:rsidR="004A6A11" w:rsidRDefault="004A6A11" w:rsidP="004A6A11">
            <w:pPr>
              <w:jc w:val="left"/>
            </w:pPr>
            <w:r>
              <w:rPr>
                <w:rFonts w:hint="eastAsia"/>
              </w:rPr>
              <w:t>311</w:t>
            </w:r>
          </w:p>
        </w:tc>
        <w:tc>
          <w:tcPr>
            <w:tcW w:w="2784" w:type="dxa"/>
          </w:tcPr>
          <w:p w14:paraId="2EA7BE09" w14:textId="5C44DBC1" w:rsidR="004A6A11" w:rsidRDefault="004A6A11" w:rsidP="004A6A11">
            <w:pPr>
              <w:jc w:val="left"/>
            </w:pPr>
            <w:r>
              <w:rPr>
                <w:rFonts w:hint="eastAsia"/>
              </w:rPr>
              <w:t>311 Lecture room</w:t>
            </w:r>
          </w:p>
        </w:tc>
        <w:tc>
          <w:tcPr>
            <w:tcW w:w="1275" w:type="dxa"/>
          </w:tcPr>
          <w:p w14:paraId="74323895" w14:textId="51E8D9D9" w:rsidR="004A6A11" w:rsidRDefault="004A6A11" w:rsidP="004A6A11">
            <w:pPr>
              <w:jc w:val="left"/>
            </w:pPr>
            <w:r>
              <w:rPr>
                <w:rFonts w:hint="eastAsia"/>
              </w:rPr>
              <w:t>08:00:00</w:t>
            </w:r>
          </w:p>
        </w:tc>
        <w:tc>
          <w:tcPr>
            <w:tcW w:w="1276" w:type="dxa"/>
          </w:tcPr>
          <w:p w14:paraId="45B199C0" w14:textId="2DC73EB7" w:rsidR="004A6A11" w:rsidRDefault="004A6A11" w:rsidP="004A6A11">
            <w:pPr>
              <w:jc w:val="left"/>
            </w:pPr>
            <w:r>
              <w:rPr>
                <w:rFonts w:hint="eastAsia"/>
              </w:rPr>
              <w:t>21:30:00</w:t>
            </w:r>
          </w:p>
        </w:tc>
        <w:tc>
          <w:tcPr>
            <w:tcW w:w="2930" w:type="dxa"/>
          </w:tcPr>
          <w:p w14:paraId="49642AB3" w14:textId="250D069A" w:rsidR="004A6A11" w:rsidRDefault="00C501F9" w:rsidP="004A6A11">
            <w:pPr>
              <w:jc w:val="left"/>
            </w:pPr>
            <w:r>
              <w:rPr>
                <w:rFonts w:hint="eastAsia"/>
              </w:rPr>
              <w:t>311講義室　座席数：</w:t>
            </w:r>
            <w:r w:rsidR="00647800">
              <w:rPr>
                <w:rFonts w:hint="eastAsia"/>
              </w:rPr>
              <w:t>183</w:t>
            </w:r>
          </w:p>
        </w:tc>
      </w:tr>
      <w:tr w:rsidR="004A6A11" w14:paraId="056CDC68" w14:textId="77777777" w:rsidTr="00796E8A">
        <w:tc>
          <w:tcPr>
            <w:tcW w:w="1119" w:type="dxa"/>
          </w:tcPr>
          <w:p w14:paraId="734DA0DF" w14:textId="65C5C24E" w:rsidR="004A6A11" w:rsidRDefault="004A6A11" w:rsidP="004A6A11">
            <w:pPr>
              <w:jc w:val="left"/>
            </w:pPr>
            <w:r>
              <w:rPr>
                <w:rFonts w:hint="eastAsia"/>
              </w:rPr>
              <w:t>313</w:t>
            </w:r>
          </w:p>
        </w:tc>
        <w:tc>
          <w:tcPr>
            <w:tcW w:w="2784" w:type="dxa"/>
          </w:tcPr>
          <w:p w14:paraId="042187D9" w14:textId="73ECE78D" w:rsidR="004A6A11" w:rsidRDefault="004A6A11" w:rsidP="004A6A11">
            <w:pPr>
              <w:jc w:val="left"/>
            </w:pPr>
            <w:r>
              <w:rPr>
                <w:rFonts w:hint="eastAsia"/>
              </w:rPr>
              <w:t>313 PC room</w:t>
            </w:r>
          </w:p>
        </w:tc>
        <w:tc>
          <w:tcPr>
            <w:tcW w:w="1275" w:type="dxa"/>
          </w:tcPr>
          <w:p w14:paraId="156534A0" w14:textId="3EA95EB3" w:rsidR="004A6A11" w:rsidRDefault="004A6A11" w:rsidP="004A6A11">
            <w:pPr>
              <w:jc w:val="left"/>
            </w:pPr>
            <w:r>
              <w:rPr>
                <w:rFonts w:hint="eastAsia"/>
              </w:rPr>
              <w:t>09:00:00</w:t>
            </w:r>
          </w:p>
        </w:tc>
        <w:tc>
          <w:tcPr>
            <w:tcW w:w="1276" w:type="dxa"/>
          </w:tcPr>
          <w:p w14:paraId="66A098B8" w14:textId="5A9FC4F8" w:rsidR="004A6A11" w:rsidRDefault="004A6A11" w:rsidP="004A6A11">
            <w:pPr>
              <w:jc w:val="left"/>
            </w:pPr>
            <w:r>
              <w:rPr>
                <w:rFonts w:hint="eastAsia"/>
              </w:rPr>
              <w:t>21:15:00</w:t>
            </w:r>
          </w:p>
        </w:tc>
        <w:tc>
          <w:tcPr>
            <w:tcW w:w="2930" w:type="dxa"/>
          </w:tcPr>
          <w:p w14:paraId="3A0FA655" w14:textId="2240D01F" w:rsidR="004A6A11" w:rsidRDefault="00647800" w:rsidP="004A6A11">
            <w:pPr>
              <w:jc w:val="left"/>
            </w:pPr>
            <w:r>
              <w:rPr>
                <w:rFonts w:hint="eastAsia"/>
              </w:rPr>
              <w:t>313PCRoom 座席数：</w:t>
            </w:r>
            <w:r w:rsidR="009C6800">
              <w:rPr>
                <w:rFonts w:hint="eastAsia"/>
              </w:rPr>
              <w:t xml:space="preserve"> 80</w:t>
            </w:r>
          </w:p>
        </w:tc>
      </w:tr>
      <w:tr w:rsidR="004A6A11" w14:paraId="15CC6E67" w14:textId="77777777" w:rsidTr="00796E8A">
        <w:tc>
          <w:tcPr>
            <w:tcW w:w="1119" w:type="dxa"/>
          </w:tcPr>
          <w:p w14:paraId="60FDD88F" w14:textId="04CCE6D0" w:rsidR="004A6A11" w:rsidRDefault="004A6A11" w:rsidP="004A6A11">
            <w:pPr>
              <w:jc w:val="left"/>
            </w:pPr>
            <w:r>
              <w:rPr>
                <w:rFonts w:hint="eastAsia"/>
              </w:rPr>
              <w:t>291</w:t>
            </w:r>
          </w:p>
        </w:tc>
        <w:tc>
          <w:tcPr>
            <w:tcW w:w="2784" w:type="dxa"/>
          </w:tcPr>
          <w:p w14:paraId="0569CD5B" w14:textId="313006D9" w:rsidR="004A6A11" w:rsidRDefault="004A6A11" w:rsidP="004A6A11">
            <w:pPr>
              <w:jc w:val="left"/>
            </w:pPr>
            <w:r>
              <w:rPr>
                <w:rFonts w:hint="eastAsia"/>
              </w:rPr>
              <w:t>291 Motion Capture Studio</w:t>
            </w:r>
          </w:p>
        </w:tc>
        <w:tc>
          <w:tcPr>
            <w:tcW w:w="1275" w:type="dxa"/>
          </w:tcPr>
          <w:p w14:paraId="46F7C2A6" w14:textId="3174A4F2" w:rsidR="004A6A11" w:rsidRDefault="004A6A11" w:rsidP="004A6A11">
            <w:pPr>
              <w:jc w:val="left"/>
            </w:pPr>
            <w:r>
              <w:rPr>
                <w:rFonts w:hint="eastAsia"/>
              </w:rPr>
              <w:t>09:00:00</w:t>
            </w:r>
          </w:p>
        </w:tc>
        <w:tc>
          <w:tcPr>
            <w:tcW w:w="1276" w:type="dxa"/>
          </w:tcPr>
          <w:p w14:paraId="29F322B0" w14:textId="3E54438C" w:rsidR="004A6A11" w:rsidRDefault="004A6A11" w:rsidP="004A6A11">
            <w:pPr>
              <w:jc w:val="left"/>
            </w:pPr>
            <w:r>
              <w:rPr>
                <w:rFonts w:hint="eastAsia"/>
              </w:rPr>
              <w:t>21:15:00</w:t>
            </w:r>
          </w:p>
        </w:tc>
        <w:tc>
          <w:tcPr>
            <w:tcW w:w="2930" w:type="dxa"/>
          </w:tcPr>
          <w:p w14:paraId="6F867F3E" w14:textId="5D39D49F" w:rsidR="004A6A11" w:rsidRDefault="00C02065" w:rsidP="004A6A11">
            <w:pPr>
              <w:jc w:val="left"/>
            </w:pPr>
            <w:r>
              <w:rPr>
                <w:rFonts w:hint="eastAsia"/>
              </w:rPr>
              <w:t>291MotionCaptureStudio</w:t>
            </w:r>
          </w:p>
        </w:tc>
      </w:tr>
      <w:tr w:rsidR="004A6A11" w14:paraId="270C78EA" w14:textId="77777777" w:rsidTr="00796E8A">
        <w:tc>
          <w:tcPr>
            <w:tcW w:w="1119" w:type="dxa"/>
          </w:tcPr>
          <w:p w14:paraId="24DA471B" w14:textId="0F4369BA" w:rsidR="004A6A11" w:rsidRDefault="004A6A11" w:rsidP="004A6A11">
            <w:pPr>
              <w:jc w:val="left"/>
            </w:pPr>
            <w:r>
              <w:rPr>
                <w:rFonts w:hint="eastAsia"/>
              </w:rPr>
              <w:t>277</w:t>
            </w:r>
          </w:p>
        </w:tc>
        <w:tc>
          <w:tcPr>
            <w:tcW w:w="2784" w:type="dxa"/>
          </w:tcPr>
          <w:p w14:paraId="64E6A33C" w14:textId="488E584E" w:rsidR="004A6A11" w:rsidRDefault="004A6A11" w:rsidP="004A6A11">
            <w:pPr>
              <w:jc w:val="left"/>
            </w:pPr>
            <w:r>
              <w:rPr>
                <w:rFonts w:hint="eastAsia"/>
              </w:rPr>
              <w:t>277 PC room</w:t>
            </w:r>
          </w:p>
        </w:tc>
        <w:tc>
          <w:tcPr>
            <w:tcW w:w="1275" w:type="dxa"/>
          </w:tcPr>
          <w:p w14:paraId="7F11191F" w14:textId="62E8A28A" w:rsidR="004A6A11" w:rsidRDefault="004A6A11" w:rsidP="004A6A11">
            <w:pPr>
              <w:jc w:val="left"/>
            </w:pPr>
            <w:r>
              <w:rPr>
                <w:rFonts w:hint="eastAsia"/>
              </w:rPr>
              <w:t>09:00:00</w:t>
            </w:r>
          </w:p>
        </w:tc>
        <w:tc>
          <w:tcPr>
            <w:tcW w:w="1276" w:type="dxa"/>
          </w:tcPr>
          <w:p w14:paraId="4DFDC2C8" w14:textId="41B02973" w:rsidR="004A6A11" w:rsidRDefault="004A6A11" w:rsidP="004A6A11">
            <w:pPr>
              <w:jc w:val="left"/>
            </w:pPr>
            <w:r>
              <w:rPr>
                <w:rFonts w:hint="eastAsia"/>
              </w:rPr>
              <w:t>21:15:00</w:t>
            </w:r>
          </w:p>
        </w:tc>
        <w:tc>
          <w:tcPr>
            <w:tcW w:w="2930" w:type="dxa"/>
          </w:tcPr>
          <w:p w14:paraId="1B264AB3" w14:textId="723670DE" w:rsidR="004A6A11" w:rsidRDefault="00CF42F2" w:rsidP="004A6A11">
            <w:pPr>
              <w:jc w:val="left"/>
            </w:pPr>
            <w:r>
              <w:rPr>
                <w:rFonts w:hint="eastAsia"/>
              </w:rPr>
              <w:t>277PCRoom 座席数： 80</w:t>
            </w:r>
          </w:p>
        </w:tc>
      </w:tr>
      <w:tr w:rsidR="004A6A11" w14:paraId="744F7F81" w14:textId="77777777" w:rsidTr="00796E8A">
        <w:tc>
          <w:tcPr>
            <w:tcW w:w="1119" w:type="dxa"/>
          </w:tcPr>
          <w:p w14:paraId="48666CD1" w14:textId="12D125AF" w:rsidR="004A6A11" w:rsidRDefault="004A6A11" w:rsidP="004A6A11">
            <w:pPr>
              <w:jc w:val="left"/>
            </w:pPr>
            <w:r>
              <w:rPr>
                <w:rFonts w:hint="eastAsia"/>
              </w:rPr>
              <w:t>251</w:t>
            </w:r>
          </w:p>
        </w:tc>
        <w:tc>
          <w:tcPr>
            <w:tcW w:w="2784" w:type="dxa"/>
          </w:tcPr>
          <w:p w14:paraId="1C695ABB" w14:textId="4C92E5AB" w:rsidR="004A6A11" w:rsidRDefault="004A6A11" w:rsidP="004A6A11">
            <w:pPr>
              <w:jc w:val="left"/>
            </w:pPr>
            <w:r>
              <w:rPr>
                <w:rFonts w:hint="eastAsia"/>
              </w:rPr>
              <w:t>251 Robot Lab</w:t>
            </w:r>
          </w:p>
        </w:tc>
        <w:tc>
          <w:tcPr>
            <w:tcW w:w="1275" w:type="dxa"/>
          </w:tcPr>
          <w:p w14:paraId="10CA7262" w14:textId="11B0850B" w:rsidR="004A6A11" w:rsidRDefault="004A6A11" w:rsidP="004A6A11">
            <w:pPr>
              <w:jc w:val="left"/>
            </w:pPr>
            <w:r>
              <w:rPr>
                <w:rFonts w:hint="eastAsia"/>
              </w:rPr>
              <w:t>09:00:00</w:t>
            </w:r>
          </w:p>
        </w:tc>
        <w:tc>
          <w:tcPr>
            <w:tcW w:w="1276" w:type="dxa"/>
          </w:tcPr>
          <w:p w14:paraId="4192C0CA" w14:textId="1E330795" w:rsidR="004A6A11" w:rsidRDefault="004A6A11" w:rsidP="004A6A11">
            <w:pPr>
              <w:jc w:val="left"/>
            </w:pPr>
            <w:r>
              <w:rPr>
                <w:rFonts w:hint="eastAsia"/>
              </w:rPr>
              <w:t>21:15:00</w:t>
            </w:r>
          </w:p>
        </w:tc>
        <w:tc>
          <w:tcPr>
            <w:tcW w:w="2930" w:type="dxa"/>
          </w:tcPr>
          <w:p w14:paraId="35FADF26" w14:textId="0BF4728F" w:rsidR="004A6A11" w:rsidRDefault="00CF42F2" w:rsidP="004A6A11">
            <w:pPr>
              <w:jc w:val="left"/>
            </w:pPr>
            <w:r>
              <w:rPr>
                <w:rFonts w:hint="eastAsia"/>
              </w:rPr>
              <w:t>251RobotLab 座席数： 30</w:t>
            </w:r>
          </w:p>
        </w:tc>
      </w:tr>
      <w:tr w:rsidR="004A6A11" w14:paraId="214FCCE9" w14:textId="77777777" w:rsidTr="00796E8A">
        <w:tc>
          <w:tcPr>
            <w:tcW w:w="1119" w:type="dxa"/>
          </w:tcPr>
          <w:p w14:paraId="33EFC7B0" w14:textId="247299FE" w:rsidR="004A6A11" w:rsidRDefault="004A6A11" w:rsidP="004A6A11">
            <w:pPr>
              <w:jc w:val="left"/>
            </w:pPr>
            <w:r>
              <w:rPr>
                <w:rFonts w:hint="eastAsia"/>
              </w:rPr>
              <w:t>257</w:t>
            </w:r>
          </w:p>
        </w:tc>
        <w:tc>
          <w:tcPr>
            <w:tcW w:w="2784" w:type="dxa"/>
          </w:tcPr>
          <w:p w14:paraId="10CC6A54" w14:textId="12495435" w:rsidR="004A6A11" w:rsidRDefault="004A6A11" w:rsidP="004A6A11">
            <w:pPr>
              <w:jc w:val="left"/>
            </w:pPr>
            <w:r>
              <w:rPr>
                <w:rFonts w:hint="eastAsia"/>
              </w:rPr>
              <w:t>257 PC room</w:t>
            </w:r>
          </w:p>
        </w:tc>
        <w:tc>
          <w:tcPr>
            <w:tcW w:w="1275" w:type="dxa"/>
          </w:tcPr>
          <w:p w14:paraId="0D17E59F" w14:textId="3BECA29B" w:rsidR="004A6A11" w:rsidRDefault="004A6A11" w:rsidP="004A6A11">
            <w:pPr>
              <w:jc w:val="left"/>
            </w:pPr>
            <w:r>
              <w:rPr>
                <w:rFonts w:hint="eastAsia"/>
              </w:rPr>
              <w:t>09:00:00</w:t>
            </w:r>
          </w:p>
        </w:tc>
        <w:tc>
          <w:tcPr>
            <w:tcW w:w="1276" w:type="dxa"/>
          </w:tcPr>
          <w:p w14:paraId="68D0B4B7" w14:textId="26B69AB3" w:rsidR="004A6A11" w:rsidRDefault="004A6A11" w:rsidP="004A6A11">
            <w:pPr>
              <w:jc w:val="left"/>
            </w:pPr>
            <w:r>
              <w:rPr>
                <w:rFonts w:hint="eastAsia"/>
              </w:rPr>
              <w:t>21:15:00</w:t>
            </w:r>
          </w:p>
        </w:tc>
        <w:tc>
          <w:tcPr>
            <w:tcW w:w="2930" w:type="dxa"/>
          </w:tcPr>
          <w:p w14:paraId="29B1B3E9" w14:textId="1CC95C0A" w:rsidR="004A6A11" w:rsidRDefault="00145B99" w:rsidP="004A6A11">
            <w:pPr>
              <w:jc w:val="left"/>
            </w:pPr>
            <w:r>
              <w:rPr>
                <w:rFonts w:hint="eastAsia"/>
              </w:rPr>
              <w:t>257PCRoom　座席数： 80</w:t>
            </w:r>
          </w:p>
        </w:tc>
      </w:tr>
    </w:tbl>
    <w:p w14:paraId="1D924E02" w14:textId="4E0D006E" w:rsidR="00D10485" w:rsidRDefault="00D10485" w:rsidP="000B68AB">
      <w:pPr>
        <w:ind w:leftChars="502" w:left="1054"/>
        <w:jc w:val="left"/>
      </w:pPr>
    </w:p>
    <w:p w14:paraId="7021CBB2" w14:textId="63FABA0B" w:rsidR="00953205" w:rsidRDefault="00953205" w:rsidP="00953205">
      <w:pPr>
        <w:pStyle w:val="a4"/>
        <w:numPr>
          <w:ilvl w:val="1"/>
          <w:numId w:val="1"/>
        </w:numPr>
        <w:ind w:leftChars="0"/>
        <w:jc w:val="left"/>
        <w:outlineLvl w:val="1"/>
      </w:pPr>
      <w:r>
        <w:t>reservation table</w:t>
      </w:r>
    </w:p>
    <w:p w14:paraId="31012029" w14:textId="6E477E92" w:rsidR="00EE09FA" w:rsidRDefault="001E26AA" w:rsidP="00EE09FA">
      <w:pPr>
        <w:pStyle w:val="a4"/>
        <w:ind w:leftChars="0" w:left="992"/>
        <w:jc w:val="left"/>
      </w:pPr>
      <w:r>
        <w:rPr>
          <w:rFonts w:hint="eastAsia"/>
        </w:rPr>
        <w:t xml:space="preserve">　</w:t>
      </w:r>
      <w:r w:rsidR="00DF39AF">
        <w:rPr>
          <w:rFonts w:hint="eastAsia"/>
        </w:rPr>
        <w:t>教室の予約情報を管理するテーブルである</w:t>
      </w:r>
      <w:r w:rsidR="00F60242">
        <w:rPr>
          <w:rFonts w:hint="eastAsia"/>
        </w:rPr>
        <w:t>。</w:t>
      </w:r>
    </w:p>
    <w:p w14:paraId="45301223" w14:textId="047AE569" w:rsidR="00DF39AF" w:rsidRDefault="00DF39AF" w:rsidP="00EE09FA">
      <w:pPr>
        <w:pStyle w:val="a4"/>
        <w:ind w:leftChars="0" w:left="992"/>
        <w:jc w:val="left"/>
      </w:pPr>
      <w:r>
        <w:rPr>
          <w:rFonts w:hint="eastAsia"/>
        </w:rPr>
        <w:t>テーブル内の属性を以下に示す</w:t>
      </w:r>
      <w:r w:rsidR="00F60242">
        <w:rPr>
          <w:rFonts w:hint="eastAsia"/>
        </w:rPr>
        <w:t>。</w:t>
      </w:r>
    </w:p>
    <w:tbl>
      <w:tblPr>
        <w:tblStyle w:val="a3"/>
        <w:tblW w:w="0" w:type="auto"/>
        <w:tblInd w:w="992" w:type="dxa"/>
        <w:tblLook w:val="04A0" w:firstRow="1" w:lastRow="0" w:firstColumn="1" w:lastColumn="0" w:noHBand="0" w:noVBand="1"/>
      </w:tblPr>
      <w:tblGrid>
        <w:gridCol w:w="1555"/>
        <w:gridCol w:w="2126"/>
        <w:gridCol w:w="1418"/>
        <w:gridCol w:w="4365"/>
      </w:tblGrid>
      <w:tr w:rsidR="00F50063" w14:paraId="7C208D67" w14:textId="77777777" w:rsidTr="00AD710B">
        <w:tc>
          <w:tcPr>
            <w:tcW w:w="1555" w:type="dxa"/>
            <w:tcBorders>
              <w:bottom w:val="double" w:sz="4" w:space="0" w:color="auto"/>
            </w:tcBorders>
          </w:tcPr>
          <w:p w14:paraId="1584A622" w14:textId="31C34D10" w:rsidR="007C5E21" w:rsidRDefault="007C5E21" w:rsidP="00FF6DC0">
            <w:pPr>
              <w:pStyle w:val="a4"/>
              <w:ind w:leftChars="0" w:left="0"/>
              <w:jc w:val="center"/>
            </w:pPr>
            <w:r>
              <w:rPr>
                <w:rFonts w:hint="eastAsia"/>
              </w:rPr>
              <w:t>属性名</w:t>
            </w:r>
          </w:p>
        </w:tc>
        <w:tc>
          <w:tcPr>
            <w:tcW w:w="2126" w:type="dxa"/>
            <w:tcBorders>
              <w:bottom w:val="double" w:sz="4" w:space="0" w:color="auto"/>
            </w:tcBorders>
          </w:tcPr>
          <w:p w14:paraId="1CE62BD0" w14:textId="6F1E558D" w:rsidR="007C5E21" w:rsidRDefault="007C5E21" w:rsidP="00FF6DC0">
            <w:pPr>
              <w:pStyle w:val="a4"/>
              <w:ind w:leftChars="0" w:left="0"/>
              <w:jc w:val="center"/>
            </w:pPr>
            <w:r>
              <w:rPr>
                <w:rFonts w:hint="eastAsia"/>
              </w:rPr>
              <w:t>説明</w:t>
            </w:r>
          </w:p>
        </w:tc>
        <w:tc>
          <w:tcPr>
            <w:tcW w:w="1418" w:type="dxa"/>
            <w:tcBorders>
              <w:bottom w:val="double" w:sz="4" w:space="0" w:color="auto"/>
            </w:tcBorders>
          </w:tcPr>
          <w:p w14:paraId="452B8CA6" w14:textId="150828B7" w:rsidR="007C5E21" w:rsidRDefault="007C5E21" w:rsidP="00FF6DC0">
            <w:pPr>
              <w:pStyle w:val="a4"/>
              <w:ind w:leftChars="0" w:left="0"/>
              <w:jc w:val="center"/>
            </w:pPr>
            <w:r>
              <w:rPr>
                <w:rFonts w:hint="eastAsia"/>
              </w:rPr>
              <w:t>データ型</w:t>
            </w:r>
          </w:p>
        </w:tc>
        <w:tc>
          <w:tcPr>
            <w:tcW w:w="4365" w:type="dxa"/>
            <w:tcBorders>
              <w:bottom w:val="double" w:sz="4" w:space="0" w:color="auto"/>
            </w:tcBorders>
          </w:tcPr>
          <w:p w14:paraId="32BF9E16" w14:textId="2412ECB1" w:rsidR="007C5E21" w:rsidRDefault="007C5E21" w:rsidP="00FF6DC0">
            <w:pPr>
              <w:pStyle w:val="a4"/>
              <w:ind w:leftChars="0" w:left="0"/>
              <w:jc w:val="center"/>
            </w:pPr>
            <w:r>
              <w:rPr>
                <w:rFonts w:hint="eastAsia"/>
              </w:rPr>
              <w:t>備考</w:t>
            </w:r>
          </w:p>
        </w:tc>
      </w:tr>
      <w:tr w:rsidR="00F50063" w14:paraId="41A3A26F" w14:textId="77777777" w:rsidTr="00AD710B">
        <w:tc>
          <w:tcPr>
            <w:tcW w:w="1555" w:type="dxa"/>
            <w:tcBorders>
              <w:top w:val="double" w:sz="4" w:space="0" w:color="auto"/>
            </w:tcBorders>
          </w:tcPr>
          <w:p w14:paraId="07DD9957" w14:textId="10F52EE6" w:rsidR="007C5E21" w:rsidRDefault="007C5E21" w:rsidP="00EE09FA">
            <w:pPr>
              <w:pStyle w:val="a4"/>
              <w:ind w:leftChars="0" w:left="0"/>
              <w:jc w:val="left"/>
            </w:pPr>
            <w:proofErr w:type="spellStart"/>
            <w:r>
              <w:rPr>
                <w:rFonts w:hint="eastAsia"/>
              </w:rPr>
              <w:t>reservation_id</w:t>
            </w:r>
            <w:proofErr w:type="spellEnd"/>
          </w:p>
        </w:tc>
        <w:tc>
          <w:tcPr>
            <w:tcW w:w="2126" w:type="dxa"/>
            <w:tcBorders>
              <w:top w:val="double" w:sz="4" w:space="0" w:color="auto"/>
            </w:tcBorders>
          </w:tcPr>
          <w:p w14:paraId="5B5047E4" w14:textId="6EF4C281" w:rsidR="007C5E21" w:rsidRDefault="00F50063" w:rsidP="00EE09FA">
            <w:pPr>
              <w:pStyle w:val="a4"/>
              <w:ind w:leftChars="0" w:left="0"/>
              <w:jc w:val="left"/>
            </w:pPr>
            <w:r>
              <w:rPr>
                <w:rFonts w:hint="eastAsia"/>
              </w:rPr>
              <w:t>予約番号</w:t>
            </w:r>
          </w:p>
        </w:tc>
        <w:tc>
          <w:tcPr>
            <w:tcW w:w="1418" w:type="dxa"/>
            <w:tcBorders>
              <w:top w:val="double" w:sz="4" w:space="0" w:color="auto"/>
            </w:tcBorders>
          </w:tcPr>
          <w:p w14:paraId="31E2D2E4" w14:textId="2DD38C5A" w:rsidR="007C5E21" w:rsidRDefault="00F50063" w:rsidP="00EE09FA">
            <w:pPr>
              <w:pStyle w:val="a4"/>
              <w:ind w:leftChars="0" w:left="0"/>
              <w:jc w:val="left"/>
            </w:pPr>
            <w:r>
              <w:rPr>
                <w:rFonts w:hint="eastAsia"/>
              </w:rPr>
              <w:t>int</w:t>
            </w:r>
          </w:p>
        </w:tc>
        <w:tc>
          <w:tcPr>
            <w:tcW w:w="4365" w:type="dxa"/>
            <w:tcBorders>
              <w:top w:val="double" w:sz="4" w:space="0" w:color="auto"/>
            </w:tcBorders>
          </w:tcPr>
          <w:p w14:paraId="65C13F3B" w14:textId="0F6AEF14" w:rsidR="007C5E21" w:rsidRDefault="00F50063" w:rsidP="00EE09FA">
            <w:pPr>
              <w:pStyle w:val="a4"/>
              <w:ind w:leftChars="0" w:left="0"/>
              <w:jc w:val="left"/>
            </w:pPr>
            <w:r>
              <w:rPr>
                <w:rFonts w:hint="eastAsia"/>
              </w:rPr>
              <w:t>主キー</w:t>
            </w:r>
            <w:r w:rsidR="00F60242">
              <w:rPr>
                <w:rFonts w:hint="eastAsia"/>
              </w:rPr>
              <w:t>、</w:t>
            </w:r>
            <w:r>
              <w:rPr>
                <w:rFonts w:hint="eastAsia"/>
              </w:rPr>
              <w:t>自動ナンバリング</w:t>
            </w:r>
          </w:p>
        </w:tc>
      </w:tr>
      <w:tr w:rsidR="00F50063" w14:paraId="43C30720" w14:textId="77777777" w:rsidTr="00AD710B">
        <w:tc>
          <w:tcPr>
            <w:tcW w:w="1555" w:type="dxa"/>
          </w:tcPr>
          <w:p w14:paraId="3D9B5AA9" w14:textId="47919D2D" w:rsidR="007C5E21" w:rsidRDefault="007C5E21" w:rsidP="00EE09FA">
            <w:pPr>
              <w:pStyle w:val="a4"/>
              <w:ind w:leftChars="0" w:left="0"/>
              <w:jc w:val="left"/>
            </w:pPr>
            <w:proofErr w:type="spellStart"/>
            <w:r>
              <w:rPr>
                <w:rFonts w:hint="eastAsia"/>
              </w:rPr>
              <w:t>facility_id</w:t>
            </w:r>
            <w:proofErr w:type="spellEnd"/>
          </w:p>
        </w:tc>
        <w:tc>
          <w:tcPr>
            <w:tcW w:w="2126" w:type="dxa"/>
          </w:tcPr>
          <w:p w14:paraId="0BF1D32C" w14:textId="330ACF02" w:rsidR="007C5E21" w:rsidRDefault="00F50063" w:rsidP="00EE09FA">
            <w:pPr>
              <w:pStyle w:val="a4"/>
              <w:ind w:leftChars="0" w:left="0"/>
              <w:jc w:val="left"/>
            </w:pPr>
            <w:r>
              <w:rPr>
                <w:rFonts w:hint="eastAsia"/>
              </w:rPr>
              <w:t>予約された教室ID</w:t>
            </w:r>
          </w:p>
        </w:tc>
        <w:tc>
          <w:tcPr>
            <w:tcW w:w="1418" w:type="dxa"/>
          </w:tcPr>
          <w:p w14:paraId="573F074A" w14:textId="31A946E0" w:rsidR="007C5E21" w:rsidRDefault="00F50063" w:rsidP="00EE09FA">
            <w:pPr>
              <w:pStyle w:val="a4"/>
              <w:ind w:leftChars="0" w:left="0"/>
              <w:jc w:val="left"/>
            </w:pPr>
            <w:r>
              <w:rPr>
                <w:rFonts w:hint="eastAsia"/>
              </w:rPr>
              <w:t>varchar (4)</w:t>
            </w:r>
          </w:p>
        </w:tc>
        <w:tc>
          <w:tcPr>
            <w:tcW w:w="4365" w:type="dxa"/>
          </w:tcPr>
          <w:p w14:paraId="28078697" w14:textId="77777777" w:rsidR="007C5E21" w:rsidRDefault="007C5E21" w:rsidP="00EE09FA">
            <w:pPr>
              <w:pStyle w:val="a4"/>
              <w:ind w:leftChars="0" w:left="0"/>
              <w:jc w:val="left"/>
            </w:pPr>
          </w:p>
        </w:tc>
      </w:tr>
      <w:tr w:rsidR="00F50063" w14:paraId="12F243B6" w14:textId="77777777" w:rsidTr="00AD710B">
        <w:tc>
          <w:tcPr>
            <w:tcW w:w="1555" w:type="dxa"/>
          </w:tcPr>
          <w:p w14:paraId="2BF54047" w14:textId="5F856D6D" w:rsidR="007C5E21" w:rsidRDefault="00F50063" w:rsidP="00EE09FA">
            <w:pPr>
              <w:pStyle w:val="a4"/>
              <w:ind w:leftChars="0" w:left="0"/>
              <w:jc w:val="left"/>
            </w:pPr>
            <w:proofErr w:type="spellStart"/>
            <w:r>
              <w:rPr>
                <w:rFonts w:hint="eastAsia"/>
              </w:rPr>
              <w:t>user_id</w:t>
            </w:r>
            <w:proofErr w:type="spellEnd"/>
          </w:p>
        </w:tc>
        <w:tc>
          <w:tcPr>
            <w:tcW w:w="2126" w:type="dxa"/>
          </w:tcPr>
          <w:p w14:paraId="7AAF9B9C" w14:textId="242D6877" w:rsidR="007C5E21" w:rsidRDefault="00F50063" w:rsidP="00EE09FA">
            <w:pPr>
              <w:pStyle w:val="a4"/>
              <w:ind w:leftChars="0" w:left="0"/>
              <w:jc w:val="left"/>
            </w:pPr>
            <w:r>
              <w:rPr>
                <w:rFonts w:hint="eastAsia"/>
              </w:rPr>
              <w:t>予約したユーザID</w:t>
            </w:r>
          </w:p>
        </w:tc>
        <w:tc>
          <w:tcPr>
            <w:tcW w:w="1418" w:type="dxa"/>
          </w:tcPr>
          <w:p w14:paraId="3DF1BC3D" w14:textId="585ED211" w:rsidR="007C5E21" w:rsidRDefault="00F50063" w:rsidP="00EE09FA">
            <w:pPr>
              <w:pStyle w:val="a4"/>
              <w:ind w:leftChars="0" w:left="0"/>
              <w:jc w:val="left"/>
            </w:pPr>
            <w:r>
              <w:rPr>
                <w:rFonts w:hint="eastAsia"/>
              </w:rPr>
              <w:t>varchar (8)</w:t>
            </w:r>
          </w:p>
        </w:tc>
        <w:tc>
          <w:tcPr>
            <w:tcW w:w="4365" w:type="dxa"/>
          </w:tcPr>
          <w:p w14:paraId="7DCF40B4" w14:textId="77777777" w:rsidR="007C5E21" w:rsidRDefault="007C5E21" w:rsidP="00EE09FA">
            <w:pPr>
              <w:pStyle w:val="a4"/>
              <w:ind w:leftChars="0" w:left="0"/>
              <w:jc w:val="left"/>
            </w:pPr>
          </w:p>
        </w:tc>
      </w:tr>
      <w:tr w:rsidR="00F50063" w14:paraId="1EF2B19D" w14:textId="77777777" w:rsidTr="00AD710B">
        <w:tc>
          <w:tcPr>
            <w:tcW w:w="1555" w:type="dxa"/>
          </w:tcPr>
          <w:p w14:paraId="731C5C94" w14:textId="6672D673" w:rsidR="007C5E21" w:rsidRDefault="00F50063" w:rsidP="00EE09FA">
            <w:pPr>
              <w:pStyle w:val="a4"/>
              <w:ind w:leftChars="0" w:left="0"/>
              <w:jc w:val="left"/>
            </w:pPr>
            <w:r>
              <w:rPr>
                <w:rFonts w:hint="eastAsia"/>
              </w:rPr>
              <w:t>date</w:t>
            </w:r>
          </w:p>
        </w:tc>
        <w:tc>
          <w:tcPr>
            <w:tcW w:w="2126" w:type="dxa"/>
          </w:tcPr>
          <w:p w14:paraId="22189433" w14:textId="23338C5E" w:rsidR="007C5E21" w:rsidRDefault="00F50063" w:rsidP="00EE09FA">
            <w:pPr>
              <w:pStyle w:val="a4"/>
              <w:ind w:leftChars="0" w:left="0"/>
              <w:jc w:val="left"/>
            </w:pPr>
            <w:r>
              <w:rPr>
                <w:rFonts w:hint="eastAsia"/>
              </w:rPr>
              <w:t>予約を行った日時</w:t>
            </w:r>
          </w:p>
        </w:tc>
        <w:tc>
          <w:tcPr>
            <w:tcW w:w="1418" w:type="dxa"/>
          </w:tcPr>
          <w:p w14:paraId="23FA3AE0" w14:textId="47FBC752" w:rsidR="007C5E21" w:rsidRDefault="00F50063" w:rsidP="00EE09FA">
            <w:pPr>
              <w:pStyle w:val="a4"/>
              <w:ind w:leftChars="0" w:left="0"/>
              <w:jc w:val="left"/>
            </w:pPr>
            <w:r>
              <w:rPr>
                <w:rFonts w:hint="eastAsia"/>
              </w:rPr>
              <w:t>datetime</w:t>
            </w:r>
          </w:p>
        </w:tc>
        <w:tc>
          <w:tcPr>
            <w:tcW w:w="4365" w:type="dxa"/>
          </w:tcPr>
          <w:p w14:paraId="51B16EC1" w14:textId="22AB3235" w:rsidR="007C5E21" w:rsidRPr="00F50063" w:rsidRDefault="00F50063" w:rsidP="00EE09FA">
            <w:pPr>
              <w:pStyle w:val="a4"/>
              <w:ind w:leftChars="0" w:left="0"/>
              <w:jc w:val="left"/>
            </w:pPr>
            <w:r>
              <w:t>‘</w:t>
            </w:r>
            <w:proofErr w:type="spellStart"/>
            <w:r>
              <w:rPr>
                <w:rFonts w:hint="eastAsia"/>
              </w:rPr>
              <w:t>yyyy</w:t>
            </w:r>
            <w:proofErr w:type="spellEnd"/>
            <w:r>
              <w:rPr>
                <w:rFonts w:hint="eastAsia"/>
              </w:rPr>
              <w:t xml:space="preserve">-mm-dd </w:t>
            </w:r>
            <w:proofErr w:type="spellStart"/>
            <w:r>
              <w:rPr>
                <w:rFonts w:hint="eastAsia"/>
              </w:rPr>
              <w:t>hh:mm:ss</w:t>
            </w:r>
            <w:proofErr w:type="spellEnd"/>
            <w:r>
              <w:t>’</w:t>
            </w:r>
            <w:r>
              <w:rPr>
                <w:rFonts w:hint="eastAsia"/>
              </w:rPr>
              <w:t>形式</w:t>
            </w:r>
          </w:p>
        </w:tc>
      </w:tr>
      <w:tr w:rsidR="00F50063" w14:paraId="72D314CE" w14:textId="77777777" w:rsidTr="00AD710B">
        <w:tc>
          <w:tcPr>
            <w:tcW w:w="1555" w:type="dxa"/>
          </w:tcPr>
          <w:p w14:paraId="5F94A328" w14:textId="5370C040" w:rsidR="007C5E21" w:rsidRDefault="00F50063" w:rsidP="00EE09FA">
            <w:pPr>
              <w:pStyle w:val="a4"/>
              <w:ind w:leftChars="0" w:left="0"/>
              <w:jc w:val="left"/>
            </w:pPr>
            <w:r>
              <w:rPr>
                <w:rFonts w:hint="eastAsia"/>
              </w:rPr>
              <w:t>day</w:t>
            </w:r>
          </w:p>
        </w:tc>
        <w:tc>
          <w:tcPr>
            <w:tcW w:w="2126" w:type="dxa"/>
          </w:tcPr>
          <w:p w14:paraId="64442E8A" w14:textId="372D8374" w:rsidR="007C5E21" w:rsidRDefault="00F50063" w:rsidP="00EE09FA">
            <w:pPr>
              <w:pStyle w:val="a4"/>
              <w:ind w:leftChars="0" w:left="0"/>
              <w:jc w:val="left"/>
            </w:pPr>
            <w:r>
              <w:rPr>
                <w:rFonts w:hint="eastAsia"/>
              </w:rPr>
              <w:t>利用日</w:t>
            </w:r>
          </w:p>
        </w:tc>
        <w:tc>
          <w:tcPr>
            <w:tcW w:w="1418" w:type="dxa"/>
          </w:tcPr>
          <w:p w14:paraId="26BA4B63" w14:textId="1EC870CD" w:rsidR="007C5E21" w:rsidRDefault="00F50063" w:rsidP="00EE09FA">
            <w:pPr>
              <w:pStyle w:val="a4"/>
              <w:ind w:leftChars="0" w:left="0"/>
              <w:jc w:val="left"/>
            </w:pPr>
            <w:r>
              <w:rPr>
                <w:rFonts w:hint="eastAsia"/>
              </w:rPr>
              <w:t>date</w:t>
            </w:r>
          </w:p>
        </w:tc>
        <w:tc>
          <w:tcPr>
            <w:tcW w:w="4365" w:type="dxa"/>
          </w:tcPr>
          <w:p w14:paraId="53EAD3FB" w14:textId="3BC65FE2" w:rsidR="007C5E21" w:rsidRDefault="00AD710B" w:rsidP="00EE09FA">
            <w:pPr>
              <w:pStyle w:val="a4"/>
              <w:ind w:leftChars="0" w:left="0"/>
              <w:jc w:val="left"/>
            </w:pPr>
            <w:r>
              <w:t>‘</w:t>
            </w:r>
            <w:proofErr w:type="spellStart"/>
            <w:r>
              <w:rPr>
                <w:rFonts w:hint="eastAsia"/>
              </w:rPr>
              <w:t>yyyy</w:t>
            </w:r>
            <w:proofErr w:type="spellEnd"/>
            <w:r>
              <w:rPr>
                <w:rFonts w:hint="eastAsia"/>
              </w:rPr>
              <w:t>-mm-dd</w:t>
            </w:r>
            <w:r>
              <w:t>’</w:t>
            </w:r>
            <w:r>
              <w:rPr>
                <w:rFonts w:hint="eastAsia"/>
              </w:rPr>
              <w:t>形式</w:t>
            </w:r>
          </w:p>
        </w:tc>
      </w:tr>
      <w:tr w:rsidR="00F50063" w14:paraId="5D195358" w14:textId="77777777" w:rsidTr="00AD710B">
        <w:tc>
          <w:tcPr>
            <w:tcW w:w="1555" w:type="dxa"/>
          </w:tcPr>
          <w:p w14:paraId="26D20DC3" w14:textId="0863D8DC" w:rsidR="007C5E21" w:rsidRDefault="00F50063" w:rsidP="00EE09FA">
            <w:pPr>
              <w:pStyle w:val="a4"/>
              <w:ind w:leftChars="0" w:left="0"/>
              <w:jc w:val="left"/>
            </w:pPr>
            <w:proofErr w:type="spellStart"/>
            <w:r>
              <w:rPr>
                <w:rFonts w:hint="eastAsia"/>
              </w:rPr>
              <w:t>start_time</w:t>
            </w:r>
            <w:proofErr w:type="spellEnd"/>
          </w:p>
        </w:tc>
        <w:tc>
          <w:tcPr>
            <w:tcW w:w="2126" w:type="dxa"/>
          </w:tcPr>
          <w:p w14:paraId="6366AD1B" w14:textId="7BFAA9AC" w:rsidR="007C5E21" w:rsidRDefault="00F50063" w:rsidP="00EE09FA">
            <w:pPr>
              <w:pStyle w:val="a4"/>
              <w:ind w:leftChars="0" w:left="0"/>
              <w:jc w:val="left"/>
            </w:pPr>
            <w:r>
              <w:rPr>
                <w:rFonts w:hint="eastAsia"/>
              </w:rPr>
              <w:t>利用開始時間</w:t>
            </w:r>
          </w:p>
        </w:tc>
        <w:tc>
          <w:tcPr>
            <w:tcW w:w="1418" w:type="dxa"/>
          </w:tcPr>
          <w:p w14:paraId="750BD8A5" w14:textId="2FF87214" w:rsidR="007C5E21" w:rsidRDefault="00F50063" w:rsidP="00EE09FA">
            <w:pPr>
              <w:pStyle w:val="a4"/>
              <w:ind w:leftChars="0" w:left="0"/>
              <w:jc w:val="left"/>
            </w:pPr>
            <w:r>
              <w:rPr>
                <w:rFonts w:hint="eastAsia"/>
              </w:rPr>
              <w:t>time</w:t>
            </w:r>
          </w:p>
        </w:tc>
        <w:tc>
          <w:tcPr>
            <w:tcW w:w="4365" w:type="dxa"/>
          </w:tcPr>
          <w:p w14:paraId="62832B19" w14:textId="424A9208" w:rsidR="007C5E21" w:rsidRDefault="00AD710B" w:rsidP="00EE09FA">
            <w:pPr>
              <w:pStyle w:val="a4"/>
              <w:ind w:leftChars="0" w:left="0"/>
              <w:jc w:val="left"/>
            </w:pPr>
            <w:r>
              <w:t>‘</w:t>
            </w:r>
            <w:proofErr w:type="spellStart"/>
            <w:r>
              <w:rPr>
                <w:rFonts w:hint="eastAsia"/>
              </w:rPr>
              <w:t>hh:mm:ss</w:t>
            </w:r>
            <w:proofErr w:type="spellEnd"/>
            <w:r>
              <w:t>’</w:t>
            </w:r>
            <w:r>
              <w:rPr>
                <w:rFonts w:hint="eastAsia"/>
              </w:rPr>
              <w:t>形式</w:t>
            </w:r>
          </w:p>
        </w:tc>
      </w:tr>
      <w:tr w:rsidR="00F50063" w14:paraId="0361B240" w14:textId="77777777" w:rsidTr="00AD710B">
        <w:tc>
          <w:tcPr>
            <w:tcW w:w="1555" w:type="dxa"/>
          </w:tcPr>
          <w:p w14:paraId="2F9F3B13" w14:textId="29EB273A" w:rsidR="007C5E21" w:rsidRDefault="00F50063" w:rsidP="00EE09FA">
            <w:pPr>
              <w:pStyle w:val="a4"/>
              <w:ind w:leftChars="0" w:left="0"/>
              <w:jc w:val="left"/>
            </w:pPr>
            <w:proofErr w:type="spellStart"/>
            <w:r>
              <w:rPr>
                <w:rFonts w:hint="eastAsia"/>
              </w:rPr>
              <w:t>end_time</w:t>
            </w:r>
            <w:proofErr w:type="spellEnd"/>
          </w:p>
        </w:tc>
        <w:tc>
          <w:tcPr>
            <w:tcW w:w="2126" w:type="dxa"/>
          </w:tcPr>
          <w:p w14:paraId="0AAA1528" w14:textId="790F83B7" w:rsidR="007C5E21" w:rsidRDefault="00F50063" w:rsidP="00EE09FA">
            <w:pPr>
              <w:pStyle w:val="a4"/>
              <w:ind w:leftChars="0" w:left="0"/>
              <w:jc w:val="left"/>
            </w:pPr>
            <w:r>
              <w:rPr>
                <w:rFonts w:hint="eastAsia"/>
              </w:rPr>
              <w:t>利用終了時間</w:t>
            </w:r>
          </w:p>
        </w:tc>
        <w:tc>
          <w:tcPr>
            <w:tcW w:w="1418" w:type="dxa"/>
          </w:tcPr>
          <w:p w14:paraId="39FA5D6C" w14:textId="6ADA0DF7" w:rsidR="007C5E21" w:rsidRDefault="00F50063" w:rsidP="00EE09FA">
            <w:pPr>
              <w:pStyle w:val="a4"/>
              <w:ind w:leftChars="0" w:left="0"/>
              <w:jc w:val="left"/>
            </w:pPr>
            <w:r>
              <w:rPr>
                <w:rFonts w:hint="eastAsia"/>
              </w:rPr>
              <w:t>time</w:t>
            </w:r>
          </w:p>
        </w:tc>
        <w:tc>
          <w:tcPr>
            <w:tcW w:w="4365" w:type="dxa"/>
          </w:tcPr>
          <w:p w14:paraId="54DED36C" w14:textId="0F22F1E4" w:rsidR="007C5E21" w:rsidRDefault="00AD710B" w:rsidP="00EE09FA">
            <w:pPr>
              <w:pStyle w:val="a4"/>
              <w:ind w:leftChars="0" w:left="0"/>
              <w:jc w:val="left"/>
            </w:pPr>
            <w:r>
              <w:t>‘</w:t>
            </w:r>
            <w:proofErr w:type="spellStart"/>
            <w:r>
              <w:rPr>
                <w:rFonts w:hint="eastAsia"/>
              </w:rPr>
              <w:t>hh:mm:ss</w:t>
            </w:r>
            <w:proofErr w:type="spellEnd"/>
            <w:r>
              <w:t>’</w:t>
            </w:r>
            <w:r>
              <w:rPr>
                <w:rFonts w:hint="eastAsia"/>
              </w:rPr>
              <w:t>形式</w:t>
            </w:r>
          </w:p>
        </w:tc>
      </w:tr>
    </w:tbl>
    <w:p w14:paraId="41A05C35" w14:textId="65C17A1E" w:rsidR="00DF39AF" w:rsidRPr="00D12ED6" w:rsidRDefault="00DF39AF" w:rsidP="00EE09FA">
      <w:pPr>
        <w:pStyle w:val="a4"/>
        <w:ind w:leftChars="0" w:left="992"/>
        <w:jc w:val="left"/>
      </w:pPr>
    </w:p>
    <w:p w14:paraId="14A31BC4" w14:textId="21342C05" w:rsidR="00DF39AF" w:rsidRDefault="00644038" w:rsidP="00EE09FA">
      <w:pPr>
        <w:pStyle w:val="a4"/>
        <w:ind w:leftChars="0" w:left="992"/>
        <w:jc w:val="left"/>
      </w:pPr>
      <w:r>
        <w:rPr>
          <w:rFonts w:hint="eastAsia"/>
        </w:rPr>
        <w:t>なお</w:t>
      </w:r>
      <w:r w:rsidR="00F60242">
        <w:rPr>
          <w:rFonts w:hint="eastAsia"/>
        </w:rPr>
        <w:t>、</w:t>
      </w:r>
      <w:r>
        <w:rPr>
          <w:rFonts w:hint="eastAsia"/>
        </w:rPr>
        <w:t>本テーブルにはサンプルデータとして</w:t>
      </w:r>
      <w:r w:rsidR="00F60242">
        <w:rPr>
          <w:rFonts w:hint="eastAsia"/>
        </w:rPr>
        <w:t>、</w:t>
      </w:r>
      <w:r>
        <w:rPr>
          <w:rFonts w:hint="eastAsia"/>
        </w:rPr>
        <w:t>以下の値を予め設定しておくこととする</w:t>
      </w:r>
      <w:r w:rsidR="00F60242">
        <w:rPr>
          <w:rFonts w:hint="eastAsia"/>
        </w:rPr>
        <w:t>。</w:t>
      </w:r>
    </w:p>
    <w:tbl>
      <w:tblPr>
        <w:tblStyle w:val="a3"/>
        <w:tblW w:w="0" w:type="auto"/>
        <w:tblInd w:w="992" w:type="dxa"/>
        <w:tblLook w:val="04A0" w:firstRow="1" w:lastRow="0" w:firstColumn="1" w:lastColumn="0" w:noHBand="0" w:noVBand="1"/>
      </w:tblPr>
      <w:tblGrid>
        <w:gridCol w:w="1462"/>
        <w:gridCol w:w="1076"/>
        <w:gridCol w:w="1155"/>
        <w:gridCol w:w="2219"/>
        <w:gridCol w:w="1326"/>
        <w:gridCol w:w="1130"/>
        <w:gridCol w:w="1096"/>
      </w:tblGrid>
      <w:tr w:rsidR="00371C48" w14:paraId="3F5B876E" w14:textId="77777777" w:rsidTr="00AB05C8">
        <w:tc>
          <w:tcPr>
            <w:tcW w:w="1337" w:type="dxa"/>
            <w:tcBorders>
              <w:bottom w:val="double" w:sz="4" w:space="0" w:color="auto"/>
            </w:tcBorders>
          </w:tcPr>
          <w:p w14:paraId="4A3683FC" w14:textId="632FBE3F" w:rsidR="00AD710B" w:rsidRPr="00AB05C8" w:rsidRDefault="00AD710B" w:rsidP="00FF6DC0">
            <w:pPr>
              <w:pStyle w:val="a4"/>
              <w:ind w:leftChars="0" w:left="0"/>
              <w:jc w:val="center"/>
              <w:rPr>
                <w:sz w:val="20"/>
                <w:szCs w:val="21"/>
              </w:rPr>
            </w:pPr>
            <w:proofErr w:type="spellStart"/>
            <w:r w:rsidRPr="00AB05C8">
              <w:rPr>
                <w:rFonts w:hint="eastAsia"/>
                <w:sz w:val="20"/>
                <w:szCs w:val="21"/>
              </w:rPr>
              <w:t>reservation_id</w:t>
            </w:r>
            <w:proofErr w:type="spellEnd"/>
          </w:p>
        </w:tc>
        <w:tc>
          <w:tcPr>
            <w:tcW w:w="990" w:type="dxa"/>
            <w:tcBorders>
              <w:bottom w:val="double" w:sz="4" w:space="0" w:color="auto"/>
            </w:tcBorders>
          </w:tcPr>
          <w:p w14:paraId="287227CD" w14:textId="3113DF16" w:rsidR="00AD710B" w:rsidRPr="00AB05C8" w:rsidRDefault="00AD710B" w:rsidP="00FF6DC0">
            <w:pPr>
              <w:pStyle w:val="a4"/>
              <w:ind w:leftChars="0" w:left="0"/>
              <w:jc w:val="center"/>
              <w:rPr>
                <w:sz w:val="20"/>
                <w:szCs w:val="21"/>
              </w:rPr>
            </w:pPr>
            <w:proofErr w:type="spellStart"/>
            <w:r w:rsidRPr="00AB05C8">
              <w:rPr>
                <w:rFonts w:hint="eastAsia"/>
                <w:sz w:val="20"/>
                <w:szCs w:val="21"/>
              </w:rPr>
              <w:t>facility_id</w:t>
            </w:r>
            <w:proofErr w:type="spellEnd"/>
          </w:p>
        </w:tc>
        <w:tc>
          <w:tcPr>
            <w:tcW w:w="1071" w:type="dxa"/>
            <w:tcBorders>
              <w:bottom w:val="double" w:sz="4" w:space="0" w:color="auto"/>
            </w:tcBorders>
          </w:tcPr>
          <w:p w14:paraId="3E6DA15D" w14:textId="313F4F68" w:rsidR="00AD710B" w:rsidRPr="00AB05C8" w:rsidRDefault="00AD710B" w:rsidP="00FF6DC0">
            <w:pPr>
              <w:pStyle w:val="a4"/>
              <w:ind w:leftChars="0" w:left="0"/>
              <w:jc w:val="center"/>
              <w:rPr>
                <w:sz w:val="20"/>
                <w:szCs w:val="21"/>
              </w:rPr>
            </w:pPr>
            <w:proofErr w:type="spellStart"/>
            <w:r w:rsidRPr="00AB05C8">
              <w:rPr>
                <w:rFonts w:hint="eastAsia"/>
                <w:sz w:val="20"/>
                <w:szCs w:val="21"/>
              </w:rPr>
              <w:t>user_id</w:t>
            </w:r>
            <w:proofErr w:type="spellEnd"/>
          </w:p>
        </w:tc>
        <w:tc>
          <w:tcPr>
            <w:tcW w:w="2409" w:type="dxa"/>
            <w:tcBorders>
              <w:bottom w:val="double" w:sz="4" w:space="0" w:color="auto"/>
            </w:tcBorders>
          </w:tcPr>
          <w:p w14:paraId="0ED447FA" w14:textId="41553358" w:rsidR="00AD710B" w:rsidRPr="00AB05C8" w:rsidRDefault="00AD710B" w:rsidP="00FF6DC0">
            <w:pPr>
              <w:pStyle w:val="a4"/>
              <w:ind w:leftChars="0" w:left="0"/>
              <w:jc w:val="center"/>
              <w:rPr>
                <w:sz w:val="20"/>
                <w:szCs w:val="21"/>
              </w:rPr>
            </w:pPr>
            <w:r w:rsidRPr="00AB05C8">
              <w:rPr>
                <w:rFonts w:hint="eastAsia"/>
                <w:sz w:val="20"/>
                <w:szCs w:val="21"/>
              </w:rPr>
              <w:t>date</w:t>
            </w:r>
          </w:p>
        </w:tc>
        <w:tc>
          <w:tcPr>
            <w:tcW w:w="1418" w:type="dxa"/>
            <w:tcBorders>
              <w:bottom w:val="double" w:sz="4" w:space="0" w:color="auto"/>
            </w:tcBorders>
          </w:tcPr>
          <w:p w14:paraId="00D9F779" w14:textId="71865BDA" w:rsidR="00AD710B" w:rsidRPr="00AB05C8" w:rsidRDefault="00AD710B" w:rsidP="00FF6DC0">
            <w:pPr>
              <w:pStyle w:val="a4"/>
              <w:ind w:leftChars="0" w:left="0"/>
              <w:jc w:val="center"/>
              <w:rPr>
                <w:sz w:val="20"/>
                <w:szCs w:val="21"/>
              </w:rPr>
            </w:pPr>
            <w:r w:rsidRPr="00AB05C8">
              <w:rPr>
                <w:rFonts w:hint="eastAsia"/>
                <w:sz w:val="20"/>
                <w:szCs w:val="21"/>
              </w:rPr>
              <w:t>day</w:t>
            </w:r>
          </w:p>
        </w:tc>
        <w:tc>
          <w:tcPr>
            <w:tcW w:w="1134" w:type="dxa"/>
            <w:tcBorders>
              <w:bottom w:val="double" w:sz="4" w:space="0" w:color="auto"/>
            </w:tcBorders>
          </w:tcPr>
          <w:p w14:paraId="44F79288" w14:textId="6EED5AEC" w:rsidR="00AD710B" w:rsidRPr="00AB05C8" w:rsidRDefault="00AD710B" w:rsidP="00FF6DC0">
            <w:pPr>
              <w:pStyle w:val="a4"/>
              <w:ind w:leftChars="0" w:left="0"/>
              <w:jc w:val="center"/>
              <w:rPr>
                <w:sz w:val="20"/>
                <w:szCs w:val="21"/>
              </w:rPr>
            </w:pPr>
            <w:proofErr w:type="spellStart"/>
            <w:r w:rsidRPr="00AB05C8">
              <w:rPr>
                <w:rFonts w:hint="eastAsia"/>
                <w:sz w:val="20"/>
                <w:szCs w:val="21"/>
              </w:rPr>
              <w:t>start_time</w:t>
            </w:r>
            <w:proofErr w:type="spellEnd"/>
          </w:p>
        </w:tc>
        <w:tc>
          <w:tcPr>
            <w:tcW w:w="1105" w:type="dxa"/>
            <w:tcBorders>
              <w:bottom w:val="double" w:sz="4" w:space="0" w:color="auto"/>
            </w:tcBorders>
          </w:tcPr>
          <w:p w14:paraId="68BD4060" w14:textId="145E8A40" w:rsidR="00AD710B" w:rsidRPr="00AB05C8" w:rsidRDefault="00AD710B" w:rsidP="00FF6DC0">
            <w:pPr>
              <w:pStyle w:val="a4"/>
              <w:ind w:leftChars="0" w:left="0"/>
              <w:jc w:val="center"/>
              <w:rPr>
                <w:sz w:val="20"/>
                <w:szCs w:val="21"/>
              </w:rPr>
            </w:pPr>
            <w:proofErr w:type="spellStart"/>
            <w:r w:rsidRPr="00AB05C8">
              <w:rPr>
                <w:rFonts w:hint="eastAsia"/>
                <w:sz w:val="20"/>
                <w:szCs w:val="21"/>
              </w:rPr>
              <w:t>end_time</w:t>
            </w:r>
            <w:proofErr w:type="spellEnd"/>
          </w:p>
        </w:tc>
      </w:tr>
      <w:tr w:rsidR="00371C48" w14:paraId="06986280" w14:textId="77777777" w:rsidTr="00AB05C8">
        <w:tc>
          <w:tcPr>
            <w:tcW w:w="1337" w:type="dxa"/>
            <w:tcBorders>
              <w:top w:val="double" w:sz="4" w:space="0" w:color="auto"/>
            </w:tcBorders>
          </w:tcPr>
          <w:p w14:paraId="356757A9" w14:textId="09EA80E3" w:rsidR="00AD710B" w:rsidRPr="00AB05C8" w:rsidRDefault="00AD710B" w:rsidP="00B270DD">
            <w:pPr>
              <w:pStyle w:val="a4"/>
              <w:ind w:leftChars="0" w:left="0"/>
              <w:jc w:val="right"/>
              <w:rPr>
                <w:sz w:val="20"/>
                <w:szCs w:val="21"/>
              </w:rPr>
            </w:pPr>
            <w:r w:rsidRPr="00AB05C8">
              <w:rPr>
                <w:rFonts w:hint="eastAsia"/>
                <w:sz w:val="20"/>
                <w:szCs w:val="21"/>
              </w:rPr>
              <w:t>1</w:t>
            </w:r>
          </w:p>
        </w:tc>
        <w:tc>
          <w:tcPr>
            <w:tcW w:w="990" w:type="dxa"/>
            <w:tcBorders>
              <w:top w:val="double" w:sz="4" w:space="0" w:color="auto"/>
            </w:tcBorders>
          </w:tcPr>
          <w:p w14:paraId="589AB9EC" w14:textId="671B8308" w:rsidR="00AD710B" w:rsidRPr="00AB05C8" w:rsidRDefault="00AD710B" w:rsidP="00EE09FA">
            <w:pPr>
              <w:pStyle w:val="a4"/>
              <w:ind w:leftChars="0" w:left="0"/>
              <w:jc w:val="left"/>
              <w:rPr>
                <w:sz w:val="20"/>
                <w:szCs w:val="21"/>
              </w:rPr>
            </w:pPr>
            <w:r w:rsidRPr="00AB05C8">
              <w:rPr>
                <w:rFonts w:hint="eastAsia"/>
                <w:sz w:val="20"/>
                <w:szCs w:val="21"/>
              </w:rPr>
              <w:t>371</w:t>
            </w:r>
          </w:p>
        </w:tc>
        <w:tc>
          <w:tcPr>
            <w:tcW w:w="1071" w:type="dxa"/>
            <w:tcBorders>
              <w:top w:val="double" w:sz="4" w:space="0" w:color="auto"/>
            </w:tcBorders>
          </w:tcPr>
          <w:p w14:paraId="42DB702C" w14:textId="36E7EBC9" w:rsidR="00AD710B" w:rsidRPr="00AB05C8" w:rsidRDefault="00AD710B" w:rsidP="00EE09FA">
            <w:pPr>
              <w:pStyle w:val="a4"/>
              <w:ind w:leftChars="0" w:left="0"/>
              <w:jc w:val="left"/>
              <w:rPr>
                <w:sz w:val="20"/>
                <w:szCs w:val="21"/>
              </w:rPr>
            </w:pPr>
            <w:r w:rsidRPr="00AB05C8">
              <w:rPr>
                <w:rFonts w:hint="eastAsia"/>
                <w:sz w:val="20"/>
                <w:szCs w:val="21"/>
              </w:rPr>
              <w:t>TK190000</w:t>
            </w:r>
          </w:p>
        </w:tc>
        <w:tc>
          <w:tcPr>
            <w:tcW w:w="2409" w:type="dxa"/>
            <w:tcBorders>
              <w:top w:val="double" w:sz="4" w:space="0" w:color="auto"/>
            </w:tcBorders>
          </w:tcPr>
          <w:p w14:paraId="776B0EDD" w14:textId="231B9E4C" w:rsidR="00AD710B" w:rsidRPr="00AB05C8" w:rsidRDefault="00632F1A" w:rsidP="00B270DD">
            <w:pPr>
              <w:pStyle w:val="a4"/>
              <w:ind w:leftChars="0" w:left="0"/>
              <w:jc w:val="center"/>
              <w:rPr>
                <w:sz w:val="20"/>
                <w:szCs w:val="21"/>
              </w:rPr>
            </w:pPr>
            <w:r w:rsidRPr="00AB05C8">
              <w:rPr>
                <w:rFonts w:hint="eastAsia"/>
                <w:sz w:val="20"/>
                <w:szCs w:val="21"/>
              </w:rPr>
              <w:t>20</w:t>
            </w:r>
            <w:r w:rsidR="0031129B" w:rsidRPr="00AB05C8">
              <w:rPr>
                <w:rFonts w:hint="eastAsia"/>
                <w:sz w:val="20"/>
                <w:szCs w:val="21"/>
              </w:rPr>
              <w:t>2</w:t>
            </w:r>
            <w:r w:rsidR="006B085E">
              <w:rPr>
                <w:rFonts w:hint="eastAsia"/>
                <w:sz w:val="20"/>
                <w:szCs w:val="21"/>
              </w:rPr>
              <w:t>5</w:t>
            </w:r>
            <w:r w:rsidR="0031129B" w:rsidRPr="00AB05C8">
              <w:rPr>
                <w:rFonts w:hint="eastAsia"/>
                <w:sz w:val="20"/>
                <w:szCs w:val="21"/>
              </w:rPr>
              <w:t>-0</w:t>
            </w:r>
            <w:r w:rsidR="00807CF4">
              <w:rPr>
                <w:rFonts w:hint="eastAsia"/>
                <w:sz w:val="20"/>
                <w:szCs w:val="21"/>
              </w:rPr>
              <w:t>5</w:t>
            </w:r>
            <w:r w:rsidR="0031129B" w:rsidRPr="00AB05C8">
              <w:rPr>
                <w:rFonts w:hint="eastAsia"/>
                <w:sz w:val="20"/>
                <w:szCs w:val="21"/>
              </w:rPr>
              <w:t>-08 12:00:00</w:t>
            </w:r>
          </w:p>
        </w:tc>
        <w:tc>
          <w:tcPr>
            <w:tcW w:w="1418" w:type="dxa"/>
            <w:tcBorders>
              <w:top w:val="double" w:sz="4" w:space="0" w:color="auto"/>
            </w:tcBorders>
          </w:tcPr>
          <w:p w14:paraId="61262E0B" w14:textId="601BDDCC" w:rsidR="00AD710B" w:rsidRPr="00AB05C8" w:rsidRDefault="006D0BBC" w:rsidP="00B270DD">
            <w:pPr>
              <w:pStyle w:val="a4"/>
              <w:ind w:leftChars="0" w:left="0"/>
              <w:jc w:val="center"/>
              <w:rPr>
                <w:sz w:val="20"/>
                <w:szCs w:val="21"/>
              </w:rPr>
            </w:pPr>
            <w:r w:rsidRPr="00AB05C8">
              <w:rPr>
                <w:rFonts w:hint="eastAsia"/>
                <w:sz w:val="20"/>
                <w:szCs w:val="21"/>
              </w:rPr>
              <w:t>202</w:t>
            </w:r>
            <w:r w:rsidR="00807CF4">
              <w:rPr>
                <w:rFonts w:hint="eastAsia"/>
                <w:sz w:val="20"/>
                <w:szCs w:val="21"/>
              </w:rPr>
              <w:t>5</w:t>
            </w:r>
            <w:r w:rsidRPr="00AB05C8">
              <w:rPr>
                <w:rFonts w:hint="eastAsia"/>
                <w:sz w:val="20"/>
                <w:szCs w:val="21"/>
              </w:rPr>
              <w:t>-07-31</w:t>
            </w:r>
          </w:p>
        </w:tc>
        <w:tc>
          <w:tcPr>
            <w:tcW w:w="1134" w:type="dxa"/>
            <w:tcBorders>
              <w:top w:val="double" w:sz="4" w:space="0" w:color="auto"/>
            </w:tcBorders>
          </w:tcPr>
          <w:p w14:paraId="10C13C48" w14:textId="10F5A4AB" w:rsidR="00AD710B" w:rsidRPr="00AB05C8" w:rsidRDefault="00A344D2" w:rsidP="00B270DD">
            <w:pPr>
              <w:pStyle w:val="a4"/>
              <w:ind w:leftChars="0" w:left="0"/>
              <w:jc w:val="center"/>
              <w:rPr>
                <w:sz w:val="20"/>
                <w:szCs w:val="21"/>
              </w:rPr>
            </w:pPr>
            <w:r w:rsidRPr="00AB05C8">
              <w:rPr>
                <w:rFonts w:hint="eastAsia"/>
                <w:sz w:val="20"/>
                <w:szCs w:val="21"/>
              </w:rPr>
              <w:t>10:00:00</w:t>
            </w:r>
          </w:p>
        </w:tc>
        <w:tc>
          <w:tcPr>
            <w:tcW w:w="1105" w:type="dxa"/>
            <w:tcBorders>
              <w:top w:val="double" w:sz="4" w:space="0" w:color="auto"/>
            </w:tcBorders>
          </w:tcPr>
          <w:p w14:paraId="6032594A" w14:textId="21A4298C" w:rsidR="00AD710B" w:rsidRPr="00AB05C8" w:rsidRDefault="00EB1B74" w:rsidP="00B270DD">
            <w:pPr>
              <w:pStyle w:val="a4"/>
              <w:ind w:leftChars="0" w:left="0"/>
              <w:jc w:val="center"/>
              <w:rPr>
                <w:sz w:val="20"/>
                <w:szCs w:val="21"/>
              </w:rPr>
            </w:pPr>
            <w:r w:rsidRPr="00AB05C8">
              <w:rPr>
                <w:rFonts w:hint="eastAsia"/>
                <w:sz w:val="20"/>
                <w:szCs w:val="21"/>
              </w:rPr>
              <w:t>12:00:00</w:t>
            </w:r>
          </w:p>
        </w:tc>
      </w:tr>
      <w:tr w:rsidR="00371C48" w14:paraId="3E4C6823" w14:textId="77777777" w:rsidTr="00AB05C8">
        <w:tc>
          <w:tcPr>
            <w:tcW w:w="1337" w:type="dxa"/>
          </w:tcPr>
          <w:p w14:paraId="1F076A38" w14:textId="045F2A75" w:rsidR="00AD710B" w:rsidRPr="00AB05C8" w:rsidRDefault="00AD710B" w:rsidP="00B270DD">
            <w:pPr>
              <w:pStyle w:val="a4"/>
              <w:ind w:leftChars="0" w:left="0"/>
              <w:jc w:val="right"/>
              <w:rPr>
                <w:sz w:val="20"/>
                <w:szCs w:val="21"/>
              </w:rPr>
            </w:pPr>
            <w:r w:rsidRPr="00AB05C8">
              <w:rPr>
                <w:rFonts w:hint="eastAsia"/>
                <w:sz w:val="20"/>
                <w:szCs w:val="21"/>
              </w:rPr>
              <w:t>2</w:t>
            </w:r>
          </w:p>
        </w:tc>
        <w:tc>
          <w:tcPr>
            <w:tcW w:w="990" w:type="dxa"/>
          </w:tcPr>
          <w:p w14:paraId="7A82B624" w14:textId="627D8D04" w:rsidR="00AD710B" w:rsidRPr="00AB05C8" w:rsidRDefault="00AD710B" w:rsidP="00EE09FA">
            <w:pPr>
              <w:pStyle w:val="a4"/>
              <w:ind w:leftChars="0" w:left="0"/>
              <w:jc w:val="left"/>
              <w:rPr>
                <w:sz w:val="20"/>
                <w:szCs w:val="21"/>
              </w:rPr>
            </w:pPr>
            <w:r w:rsidRPr="00AB05C8">
              <w:rPr>
                <w:rFonts w:hint="eastAsia"/>
                <w:sz w:val="20"/>
                <w:szCs w:val="21"/>
              </w:rPr>
              <w:t>251</w:t>
            </w:r>
          </w:p>
        </w:tc>
        <w:tc>
          <w:tcPr>
            <w:tcW w:w="1071" w:type="dxa"/>
          </w:tcPr>
          <w:p w14:paraId="03926E14" w14:textId="0782989F" w:rsidR="00AD710B" w:rsidRPr="00AB05C8" w:rsidRDefault="00AD710B" w:rsidP="00EE09FA">
            <w:pPr>
              <w:pStyle w:val="a4"/>
              <w:ind w:leftChars="0" w:left="0"/>
              <w:jc w:val="left"/>
              <w:rPr>
                <w:sz w:val="20"/>
                <w:szCs w:val="21"/>
              </w:rPr>
            </w:pPr>
            <w:r w:rsidRPr="00AB05C8">
              <w:rPr>
                <w:rFonts w:hint="eastAsia"/>
                <w:sz w:val="20"/>
                <w:szCs w:val="21"/>
              </w:rPr>
              <w:t>TK190002</w:t>
            </w:r>
          </w:p>
        </w:tc>
        <w:tc>
          <w:tcPr>
            <w:tcW w:w="2409" w:type="dxa"/>
          </w:tcPr>
          <w:p w14:paraId="2395B76E" w14:textId="43772136" w:rsidR="00AD710B" w:rsidRPr="00AB05C8" w:rsidRDefault="0031129B" w:rsidP="00B270DD">
            <w:pPr>
              <w:pStyle w:val="a4"/>
              <w:ind w:leftChars="0" w:left="0"/>
              <w:jc w:val="center"/>
              <w:rPr>
                <w:sz w:val="20"/>
                <w:szCs w:val="21"/>
              </w:rPr>
            </w:pPr>
            <w:r w:rsidRPr="00AB05C8">
              <w:rPr>
                <w:rFonts w:hint="eastAsia"/>
                <w:sz w:val="20"/>
                <w:szCs w:val="21"/>
              </w:rPr>
              <w:t>202</w:t>
            </w:r>
            <w:r w:rsidR="00807CF4">
              <w:rPr>
                <w:rFonts w:hint="eastAsia"/>
                <w:sz w:val="20"/>
                <w:szCs w:val="21"/>
              </w:rPr>
              <w:t>5</w:t>
            </w:r>
            <w:r w:rsidRPr="00AB05C8">
              <w:rPr>
                <w:rFonts w:hint="eastAsia"/>
                <w:sz w:val="20"/>
                <w:szCs w:val="21"/>
              </w:rPr>
              <w:t>-</w:t>
            </w:r>
            <w:r w:rsidR="006D0BBC" w:rsidRPr="00AB05C8">
              <w:rPr>
                <w:rFonts w:hint="eastAsia"/>
                <w:sz w:val="20"/>
                <w:szCs w:val="21"/>
              </w:rPr>
              <w:t>0</w:t>
            </w:r>
            <w:r w:rsidR="00807CF4">
              <w:rPr>
                <w:rFonts w:hint="eastAsia"/>
                <w:sz w:val="20"/>
                <w:szCs w:val="21"/>
              </w:rPr>
              <w:t>6</w:t>
            </w:r>
            <w:r w:rsidR="006D0BBC" w:rsidRPr="00AB05C8">
              <w:rPr>
                <w:rFonts w:hint="eastAsia"/>
                <w:sz w:val="20"/>
                <w:szCs w:val="21"/>
              </w:rPr>
              <w:t>-09 20:00:00</w:t>
            </w:r>
          </w:p>
        </w:tc>
        <w:tc>
          <w:tcPr>
            <w:tcW w:w="1418" w:type="dxa"/>
          </w:tcPr>
          <w:p w14:paraId="41AAB959" w14:textId="31C6387F" w:rsidR="00AD710B" w:rsidRPr="00AB05C8" w:rsidRDefault="006D0BBC" w:rsidP="00B270DD">
            <w:pPr>
              <w:pStyle w:val="a4"/>
              <w:ind w:leftChars="0" w:left="0"/>
              <w:jc w:val="center"/>
              <w:rPr>
                <w:sz w:val="20"/>
                <w:szCs w:val="21"/>
              </w:rPr>
            </w:pPr>
            <w:r w:rsidRPr="00AB05C8">
              <w:rPr>
                <w:rFonts w:hint="eastAsia"/>
                <w:sz w:val="20"/>
                <w:szCs w:val="21"/>
              </w:rPr>
              <w:t>202</w:t>
            </w:r>
            <w:r w:rsidR="00807CF4">
              <w:rPr>
                <w:rFonts w:hint="eastAsia"/>
                <w:sz w:val="20"/>
                <w:szCs w:val="21"/>
              </w:rPr>
              <w:t>5</w:t>
            </w:r>
            <w:r w:rsidRPr="00AB05C8">
              <w:rPr>
                <w:rFonts w:hint="eastAsia"/>
                <w:sz w:val="20"/>
                <w:szCs w:val="21"/>
              </w:rPr>
              <w:t>-</w:t>
            </w:r>
            <w:r w:rsidR="00A344D2" w:rsidRPr="00AB05C8">
              <w:rPr>
                <w:rFonts w:hint="eastAsia"/>
                <w:sz w:val="20"/>
                <w:szCs w:val="21"/>
              </w:rPr>
              <w:t>0</w:t>
            </w:r>
            <w:r w:rsidR="00807CF4">
              <w:rPr>
                <w:rFonts w:hint="eastAsia"/>
                <w:sz w:val="20"/>
                <w:szCs w:val="21"/>
              </w:rPr>
              <w:t>8</w:t>
            </w:r>
            <w:r w:rsidR="00A344D2" w:rsidRPr="00AB05C8">
              <w:rPr>
                <w:rFonts w:hint="eastAsia"/>
                <w:sz w:val="20"/>
                <w:szCs w:val="21"/>
              </w:rPr>
              <w:t>-16</w:t>
            </w:r>
          </w:p>
        </w:tc>
        <w:tc>
          <w:tcPr>
            <w:tcW w:w="1134" w:type="dxa"/>
          </w:tcPr>
          <w:p w14:paraId="4D95629F" w14:textId="455577B4" w:rsidR="00AD710B" w:rsidRPr="00AB05C8" w:rsidRDefault="00A344D2" w:rsidP="00B270DD">
            <w:pPr>
              <w:pStyle w:val="a4"/>
              <w:ind w:leftChars="0" w:left="0"/>
              <w:jc w:val="center"/>
              <w:rPr>
                <w:sz w:val="20"/>
                <w:szCs w:val="21"/>
              </w:rPr>
            </w:pPr>
            <w:r w:rsidRPr="00AB05C8">
              <w:rPr>
                <w:rFonts w:hint="eastAsia"/>
                <w:sz w:val="20"/>
                <w:szCs w:val="21"/>
              </w:rPr>
              <w:t>09:30:00</w:t>
            </w:r>
          </w:p>
        </w:tc>
        <w:tc>
          <w:tcPr>
            <w:tcW w:w="1105" w:type="dxa"/>
          </w:tcPr>
          <w:p w14:paraId="76F55F0D" w14:textId="62112D51" w:rsidR="00AD710B" w:rsidRPr="00AB05C8" w:rsidRDefault="00EB1B74" w:rsidP="00B270DD">
            <w:pPr>
              <w:pStyle w:val="a4"/>
              <w:ind w:leftChars="0" w:left="0"/>
              <w:jc w:val="center"/>
              <w:rPr>
                <w:sz w:val="20"/>
                <w:szCs w:val="21"/>
              </w:rPr>
            </w:pPr>
            <w:r w:rsidRPr="00AB05C8">
              <w:rPr>
                <w:rFonts w:hint="eastAsia"/>
                <w:sz w:val="20"/>
                <w:szCs w:val="21"/>
              </w:rPr>
              <w:t>21:</w:t>
            </w:r>
            <w:r w:rsidR="00CE33C0">
              <w:rPr>
                <w:rFonts w:hint="eastAsia"/>
                <w:sz w:val="20"/>
                <w:szCs w:val="21"/>
              </w:rPr>
              <w:t>15</w:t>
            </w:r>
            <w:r w:rsidRPr="00AB05C8">
              <w:rPr>
                <w:rFonts w:hint="eastAsia"/>
                <w:sz w:val="20"/>
                <w:szCs w:val="21"/>
              </w:rPr>
              <w:t>:00</w:t>
            </w:r>
          </w:p>
        </w:tc>
      </w:tr>
      <w:tr w:rsidR="00371C48" w14:paraId="0896E97F" w14:textId="77777777" w:rsidTr="00AB05C8">
        <w:tc>
          <w:tcPr>
            <w:tcW w:w="1337" w:type="dxa"/>
          </w:tcPr>
          <w:p w14:paraId="1443EEA5" w14:textId="51EC8180" w:rsidR="00AD710B" w:rsidRPr="00AB05C8" w:rsidRDefault="00AD710B" w:rsidP="00B270DD">
            <w:pPr>
              <w:pStyle w:val="a4"/>
              <w:ind w:leftChars="0" w:left="0"/>
              <w:jc w:val="right"/>
              <w:rPr>
                <w:sz w:val="20"/>
                <w:szCs w:val="21"/>
              </w:rPr>
            </w:pPr>
            <w:r w:rsidRPr="00AB05C8">
              <w:rPr>
                <w:rFonts w:hint="eastAsia"/>
                <w:sz w:val="20"/>
                <w:szCs w:val="21"/>
              </w:rPr>
              <w:t>3</w:t>
            </w:r>
          </w:p>
        </w:tc>
        <w:tc>
          <w:tcPr>
            <w:tcW w:w="990" w:type="dxa"/>
          </w:tcPr>
          <w:p w14:paraId="0D26E0F3" w14:textId="77C86A93" w:rsidR="00AD710B" w:rsidRPr="00AB05C8" w:rsidRDefault="00AD710B" w:rsidP="00EE09FA">
            <w:pPr>
              <w:pStyle w:val="a4"/>
              <w:ind w:leftChars="0" w:left="0"/>
              <w:jc w:val="left"/>
              <w:rPr>
                <w:sz w:val="20"/>
                <w:szCs w:val="21"/>
              </w:rPr>
            </w:pPr>
            <w:r w:rsidRPr="00AB05C8">
              <w:rPr>
                <w:rFonts w:hint="eastAsia"/>
                <w:sz w:val="20"/>
                <w:szCs w:val="21"/>
              </w:rPr>
              <w:t>354</w:t>
            </w:r>
          </w:p>
        </w:tc>
        <w:tc>
          <w:tcPr>
            <w:tcW w:w="1071" w:type="dxa"/>
          </w:tcPr>
          <w:p w14:paraId="279075D0" w14:textId="5B56E5EF" w:rsidR="00AD710B" w:rsidRPr="00AB05C8" w:rsidRDefault="00AD710B" w:rsidP="00EE09FA">
            <w:pPr>
              <w:pStyle w:val="a4"/>
              <w:ind w:leftChars="0" w:left="0"/>
              <w:jc w:val="left"/>
              <w:rPr>
                <w:sz w:val="20"/>
                <w:szCs w:val="21"/>
              </w:rPr>
            </w:pPr>
            <w:r w:rsidRPr="00AB05C8">
              <w:rPr>
                <w:rFonts w:hint="eastAsia"/>
                <w:sz w:val="20"/>
                <w:szCs w:val="21"/>
              </w:rPr>
              <w:t>TK1900</w:t>
            </w:r>
            <w:r w:rsidR="006B085E">
              <w:rPr>
                <w:rFonts w:hint="eastAsia"/>
                <w:sz w:val="20"/>
                <w:szCs w:val="21"/>
              </w:rPr>
              <w:t>0</w:t>
            </w:r>
            <w:r w:rsidRPr="00AB05C8">
              <w:rPr>
                <w:rFonts w:hint="eastAsia"/>
                <w:sz w:val="20"/>
                <w:szCs w:val="21"/>
              </w:rPr>
              <w:t>1</w:t>
            </w:r>
          </w:p>
        </w:tc>
        <w:tc>
          <w:tcPr>
            <w:tcW w:w="2409" w:type="dxa"/>
          </w:tcPr>
          <w:p w14:paraId="6C04747E" w14:textId="6CE77315" w:rsidR="00AD710B" w:rsidRPr="00AB05C8" w:rsidRDefault="006D0BBC" w:rsidP="00B270DD">
            <w:pPr>
              <w:pStyle w:val="a4"/>
              <w:ind w:leftChars="0" w:left="0"/>
              <w:jc w:val="center"/>
              <w:rPr>
                <w:sz w:val="20"/>
                <w:szCs w:val="21"/>
              </w:rPr>
            </w:pPr>
            <w:r w:rsidRPr="00AB05C8">
              <w:rPr>
                <w:rFonts w:hint="eastAsia"/>
                <w:sz w:val="20"/>
                <w:szCs w:val="21"/>
              </w:rPr>
              <w:t>202</w:t>
            </w:r>
            <w:r w:rsidR="00807CF4">
              <w:rPr>
                <w:rFonts w:hint="eastAsia"/>
                <w:sz w:val="20"/>
                <w:szCs w:val="21"/>
              </w:rPr>
              <w:t>5</w:t>
            </w:r>
            <w:r w:rsidRPr="00AB05C8">
              <w:rPr>
                <w:rFonts w:hint="eastAsia"/>
                <w:sz w:val="20"/>
                <w:szCs w:val="21"/>
              </w:rPr>
              <w:t>-0</w:t>
            </w:r>
            <w:r w:rsidR="00807CF4">
              <w:rPr>
                <w:rFonts w:hint="eastAsia"/>
                <w:sz w:val="20"/>
                <w:szCs w:val="21"/>
              </w:rPr>
              <w:t>7</w:t>
            </w:r>
            <w:r w:rsidRPr="00AB05C8">
              <w:rPr>
                <w:rFonts w:hint="eastAsia"/>
                <w:sz w:val="20"/>
                <w:szCs w:val="21"/>
              </w:rPr>
              <w:t>-10 13:00:00</w:t>
            </w:r>
          </w:p>
        </w:tc>
        <w:tc>
          <w:tcPr>
            <w:tcW w:w="1418" w:type="dxa"/>
          </w:tcPr>
          <w:p w14:paraId="01F5EE01" w14:textId="51AA1BA8" w:rsidR="00AD710B" w:rsidRPr="00AB05C8" w:rsidRDefault="00A344D2" w:rsidP="00B270DD">
            <w:pPr>
              <w:pStyle w:val="a4"/>
              <w:ind w:leftChars="0" w:left="0"/>
              <w:jc w:val="center"/>
              <w:rPr>
                <w:sz w:val="20"/>
                <w:szCs w:val="21"/>
              </w:rPr>
            </w:pPr>
            <w:r w:rsidRPr="00AB05C8">
              <w:rPr>
                <w:rFonts w:hint="eastAsia"/>
                <w:sz w:val="20"/>
                <w:szCs w:val="21"/>
              </w:rPr>
              <w:t>202</w:t>
            </w:r>
            <w:r w:rsidR="00CA743E">
              <w:rPr>
                <w:rFonts w:hint="eastAsia"/>
                <w:sz w:val="20"/>
                <w:szCs w:val="21"/>
              </w:rPr>
              <w:t>5</w:t>
            </w:r>
            <w:r w:rsidRPr="00AB05C8">
              <w:rPr>
                <w:rFonts w:hint="eastAsia"/>
                <w:sz w:val="20"/>
                <w:szCs w:val="21"/>
              </w:rPr>
              <w:t>-0</w:t>
            </w:r>
            <w:r w:rsidR="00CA743E">
              <w:rPr>
                <w:rFonts w:hint="eastAsia"/>
                <w:sz w:val="20"/>
                <w:szCs w:val="21"/>
              </w:rPr>
              <w:t>9</w:t>
            </w:r>
            <w:r w:rsidRPr="00AB05C8">
              <w:rPr>
                <w:rFonts w:hint="eastAsia"/>
                <w:sz w:val="20"/>
                <w:szCs w:val="21"/>
              </w:rPr>
              <w:t>-20</w:t>
            </w:r>
          </w:p>
        </w:tc>
        <w:tc>
          <w:tcPr>
            <w:tcW w:w="1134" w:type="dxa"/>
          </w:tcPr>
          <w:p w14:paraId="52B842F3" w14:textId="71BCE048" w:rsidR="00AD710B" w:rsidRPr="00AB05C8" w:rsidRDefault="00EB1B74" w:rsidP="00B270DD">
            <w:pPr>
              <w:pStyle w:val="a4"/>
              <w:ind w:leftChars="0" w:left="0"/>
              <w:jc w:val="center"/>
              <w:rPr>
                <w:sz w:val="20"/>
                <w:szCs w:val="21"/>
              </w:rPr>
            </w:pPr>
            <w:r w:rsidRPr="00AB05C8">
              <w:rPr>
                <w:rFonts w:hint="eastAsia"/>
                <w:sz w:val="20"/>
                <w:szCs w:val="21"/>
              </w:rPr>
              <w:t>13:00:00</w:t>
            </w:r>
          </w:p>
        </w:tc>
        <w:tc>
          <w:tcPr>
            <w:tcW w:w="1105" w:type="dxa"/>
          </w:tcPr>
          <w:p w14:paraId="01ED5307" w14:textId="6850A67A" w:rsidR="00AD710B" w:rsidRPr="00AB05C8" w:rsidRDefault="00EB1B74" w:rsidP="00B270DD">
            <w:pPr>
              <w:pStyle w:val="a4"/>
              <w:ind w:leftChars="0" w:left="0"/>
              <w:jc w:val="center"/>
              <w:rPr>
                <w:sz w:val="20"/>
                <w:szCs w:val="21"/>
              </w:rPr>
            </w:pPr>
            <w:r w:rsidRPr="00AB05C8">
              <w:rPr>
                <w:rFonts w:hint="eastAsia"/>
                <w:sz w:val="20"/>
                <w:szCs w:val="21"/>
              </w:rPr>
              <w:t>15:00:00</w:t>
            </w:r>
          </w:p>
        </w:tc>
      </w:tr>
    </w:tbl>
    <w:p w14:paraId="7A2DD13E" w14:textId="1BBB70C8" w:rsidR="00953205" w:rsidRDefault="00A03BBB" w:rsidP="00953205">
      <w:pPr>
        <w:pStyle w:val="a4"/>
        <w:numPr>
          <w:ilvl w:val="0"/>
          <w:numId w:val="1"/>
        </w:numPr>
        <w:ind w:leftChars="0"/>
        <w:jc w:val="left"/>
        <w:outlineLvl w:val="0"/>
      </w:pPr>
      <w:r>
        <w:br w:type="page"/>
      </w:r>
      <w:bookmarkStart w:id="6" w:name="_Toc234940406"/>
      <w:r w:rsidR="00953205">
        <w:rPr>
          <w:rFonts w:hint="eastAsia"/>
        </w:rPr>
        <w:lastRenderedPageBreak/>
        <w:t>画面レイアウト</w:t>
      </w:r>
    </w:p>
    <w:p w14:paraId="09EC33E3" w14:textId="766180E7" w:rsidR="00953205" w:rsidRDefault="00953205" w:rsidP="00953205">
      <w:pPr>
        <w:pStyle w:val="a4"/>
        <w:numPr>
          <w:ilvl w:val="1"/>
          <w:numId w:val="1"/>
        </w:numPr>
        <w:ind w:leftChars="0"/>
        <w:jc w:val="left"/>
        <w:outlineLvl w:val="1"/>
      </w:pPr>
      <w:proofErr w:type="spellStart"/>
      <w:r>
        <w:t>MainFrame</w:t>
      </w:r>
      <w:proofErr w:type="spellEnd"/>
    </w:p>
    <w:bookmarkEnd w:id="6"/>
    <w:p w14:paraId="170E5B9C" w14:textId="02345797" w:rsidR="004455E2" w:rsidRDefault="008246C6" w:rsidP="004455E2">
      <w:pPr>
        <w:pStyle w:val="a4"/>
        <w:ind w:leftChars="0" w:left="992" w:firstLineChars="100" w:firstLine="210"/>
        <w:jc w:val="left"/>
      </w:pPr>
      <w:r>
        <w:rPr>
          <w:noProof/>
        </w:rPr>
        <mc:AlternateContent>
          <mc:Choice Requires="wps">
            <w:drawing>
              <wp:anchor distT="0" distB="0" distL="114300" distR="114300" simplePos="0" relativeHeight="251658254" behindDoc="0" locked="0" layoutInCell="1" allowOverlap="1" wp14:anchorId="33158865" wp14:editId="1071D4FB">
                <wp:simplePos x="0" y="0"/>
                <wp:positionH relativeFrom="column">
                  <wp:posOffset>4266565</wp:posOffset>
                </wp:positionH>
                <wp:positionV relativeFrom="paragraph">
                  <wp:posOffset>437839</wp:posOffset>
                </wp:positionV>
                <wp:extent cx="2139950" cy="311150"/>
                <wp:effectExtent l="0" t="0" r="0" b="0"/>
                <wp:wrapNone/>
                <wp:docPr id="67" name="テキスト ボックス 67"/>
                <wp:cNvGraphicFramePr/>
                <a:graphic xmlns:a="http://schemas.openxmlformats.org/drawingml/2006/main">
                  <a:graphicData uri="http://schemas.microsoft.com/office/word/2010/wordprocessingShape">
                    <wps:wsp>
                      <wps:cNvSpPr txBox="1"/>
                      <wps:spPr>
                        <a:xfrm>
                          <a:off x="0" y="0"/>
                          <a:ext cx="2139950" cy="311150"/>
                        </a:xfrm>
                        <a:prstGeom prst="rect">
                          <a:avLst/>
                        </a:prstGeom>
                        <a:noFill/>
                        <a:ln w="6350">
                          <a:noFill/>
                        </a:ln>
                      </wps:spPr>
                      <wps:txbx>
                        <w:txbxContent>
                          <w:p w14:paraId="7D5F98C5" w14:textId="77777777" w:rsidR="008F7602" w:rsidRPr="00825851" w:rsidRDefault="008F7602" w:rsidP="008F7602">
                            <w:pPr>
                              <w:rPr>
                                <w:color w:val="FF0000"/>
                              </w:rPr>
                            </w:pPr>
                            <w:r>
                              <w:rPr>
                                <w:rFonts w:hint="eastAsia"/>
                                <w:color w:val="FF0000"/>
                              </w:rPr>
                              <w:t>ログインID用テキストボックス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58865" id="テキスト ボックス 67" o:spid="_x0000_s1039" type="#_x0000_t202" style="position:absolute;left:0;text-align:left;margin-left:335.95pt;margin-top:34.5pt;width:168.5pt;height:24.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" filled="f" stroked="f" strokeweight=".5pt">
                <v:textbox>
                  <w:txbxContent>
                    <w:p w14:paraId="7D5F98C5" w14:textId="77777777" w:rsidR="008F7602" w:rsidRPr="00825851" w:rsidRDefault="008F7602" w:rsidP="008F7602">
                      <w:pPr>
                        <w:rPr>
                          <w:color w:val="FF0000"/>
                        </w:rPr>
                      </w:pPr>
                      <w:r>
                        <w:rPr>
                          <w:rFonts w:hint="eastAsia"/>
                          <w:color w:val="FF0000"/>
                        </w:rPr>
                        <w:t>ログインID用テキストボックス</w:t>
                      </w:r>
                    </w:p>
                  </w:txbxContent>
                </v:textbox>
              </v:shape>
            </w:pict>
          </mc:Fallback>
        </mc:AlternateContent>
      </w:r>
      <w:proofErr w:type="spellStart"/>
      <w:r w:rsidR="00B92505">
        <w:rPr>
          <w:rFonts w:hint="eastAsia"/>
        </w:rPr>
        <w:t>MainFrame</w:t>
      </w:r>
      <w:proofErr w:type="spellEnd"/>
      <w:r w:rsidR="00B92505">
        <w:rPr>
          <w:rFonts w:hint="eastAsia"/>
        </w:rPr>
        <w:t>は</w:t>
      </w:r>
      <w:r w:rsidR="00F60242">
        <w:rPr>
          <w:rFonts w:hint="eastAsia"/>
        </w:rPr>
        <w:t>、</w:t>
      </w:r>
      <w:r w:rsidR="00B92505">
        <w:rPr>
          <w:rFonts w:hint="eastAsia"/>
        </w:rPr>
        <w:t>本システムのベースWindow</w:t>
      </w:r>
      <w:r w:rsidR="007E2934">
        <w:rPr>
          <w:rFonts w:hint="eastAsia"/>
        </w:rPr>
        <w:t>の位置づけで</w:t>
      </w:r>
      <w:r w:rsidR="00F60242">
        <w:rPr>
          <w:rFonts w:hint="eastAsia"/>
        </w:rPr>
        <w:t>、</w:t>
      </w:r>
      <w:r w:rsidR="007E2934">
        <w:rPr>
          <w:rFonts w:hint="eastAsia"/>
        </w:rPr>
        <w:t>全ての機能は本</w:t>
      </w:r>
      <w:r w:rsidR="009437D4">
        <w:rPr>
          <w:rFonts w:hint="eastAsia"/>
        </w:rPr>
        <w:t>Window</w:t>
      </w:r>
      <w:r w:rsidR="007E2934">
        <w:rPr>
          <w:rFonts w:hint="eastAsia"/>
        </w:rPr>
        <w:t>を起点に実行される</w:t>
      </w:r>
      <w:r w:rsidR="00F60242">
        <w:rPr>
          <w:rFonts w:hint="eastAsia"/>
        </w:rPr>
        <w:t>。</w:t>
      </w:r>
      <w:r w:rsidR="004455E2">
        <w:rPr>
          <w:rFonts w:hint="eastAsia"/>
        </w:rPr>
        <w:t>必要に応じて機能毎に別のダイアログを表示する</w:t>
      </w:r>
      <w:r w:rsidR="00F60242">
        <w:rPr>
          <w:rFonts w:hint="eastAsia"/>
        </w:rPr>
        <w:t>。</w:t>
      </w:r>
      <w:r w:rsidR="004031A4">
        <w:rPr>
          <w:rFonts w:hint="eastAsia"/>
        </w:rPr>
        <w:t>表示イメージを以下に示す</w:t>
      </w:r>
      <w:r w:rsidR="00F60242">
        <w:rPr>
          <w:rFonts w:hint="eastAsia"/>
        </w:rPr>
        <w:t>。</w:t>
      </w:r>
    </w:p>
    <w:p w14:paraId="1C59CDE8" w14:textId="12830E4A" w:rsidR="00172142" w:rsidRDefault="008F7602" w:rsidP="008246C6">
      <w:pPr>
        <w:pStyle w:val="a4"/>
        <w:ind w:leftChars="0" w:left="992" w:firstLineChars="100" w:firstLine="210"/>
        <w:jc w:val="left"/>
      </w:pPr>
      <w:r>
        <w:rPr>
          <w:noProof/>
        </w:rPr>
        <mc:AlternateContent>
          <mc:Choice Requires="wps">
            <w:drawing>
              <wp:anchor distT="0" distB="0" distL="114300" distR="114300" simplePos="0" relativeHeight="251658258" behindDoc="0" locked="0" layoutInCell="1" allowOverlap="1" wp14:anchorId="42AD342C" wp14:editId="3EE9C8F3">
                <wp:simplePos x="0" y="0"/>
                <wp:positionH relativeFrom="column">
                  <wp:posOffset>5169351</wp:posOffset>
                </wp:positionH>
                <wp:positionV relativeFrom="paragraph">
                  <wp:posOffset>141836</wp:posOffset>
                </wp:positionV>
                <wp:extent cx="1390650" cy="311150"/>
                <wp:effectExtent l="0" t="0" r="0" b="0"/>
                <wp:wrapNone/>
                <wp:docPr id="71" name="テキスト ボックス 71"/>
                <wp:cNvGraphicFramePr/>
                <a:graphic xmlns:a="http://schemas.openxmlformats.org/drawingml/2006/main">
                  <a:graphicData uri="http://schemas.microsoft.com/office/word/2010/wordprocessingShape">
                    <wps:wsp>
                      <wps:cNvSpPr txBox="1"/>
                      <wps:spPr>
                        <a:xfrm>
                          <a:off x="0" y="0"/>
                          <a:ext cx="1390650" cy="311150"/>
                        </a:xfrm>
                        <a:prstGeom prst="rect">
                          <a:avLst/>
                        </a:prstGeom>
                        <a:noFill/>
                        <a:ln w="6350">
                          <a:noFill/>
                        </a:ln>
                      </wps:spPr>
                      <wps:txbx>
                        <w:txbxContent>
                          <w:p w14:paraId="313447D5" w14:textId="77777777" w:rsidR="008F7602" w:rsidRPr="00825851" w:rsidRDefault="008F7602" w:rsidP="008F7602">
                            <w:pPr>
                              <w:rPr>
                                <w:color w:val="FF0000"/>
                              </w:rPr>
                            </w:pPr>
                            <w:r>
                              <w:rPr>
                                <w:rFonts w:hint="eastAsia"/>
                                <w:color w:val="FF0000"/>
                              </w:rPr>
                              <w:t>システム終了</w:t>
                            </w:r>
                            <w:r w:rsidRPr="00825851">
                              <w:rPr>
                                <w:rFonts w:hint="eastAsia"/>
                                <w:color w:val="FF0000"/>
                              </w:rPr>
                              <w:t>ボタン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D342C" id="テキスト ボックス 71" o:spid="_x0000_s1040" type="#_x0000_t202" style="position:absolute;left:0;text-align:left;margin-left:407.05pt;margin-top:11.15pt;width:109.5pt;height:24.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" filled="f" stroked="f" strokeweight=".5pt">
                <v:textbox>
                  <w:txbxContent>
                    <w:p w14:paraId="313447D5" w14:textId="77777777" w:rsidR="008F7602" w:rsidRPr="00825851" w:rsidRDefault="008F7602" w:rsidP="008F7602">
                      <w:pPr>
                        <w:rPr>
                          <w:color w:val="FF0000"/>
                        </w:rPr>
                      </w:pPr>
                      <w:r>
                        <w:rPr>
                          <w:rFonts w:hint="eastAsia"/>
                          <w:color w:val="FF0000"/>
                        </w:rPr>
                        <w:t>システム終了</w:t>
                      </w:r>
                      <w:r w:rsidRPr="00825851">
                        <w:rPr>
                          <w:rFonts w:hint="eastAsia"/>
                          <w:color w:val="FF0000"/>
                        </w:rPr>
                        <w:t>ボタン</w:t>
                      </w:r>
                    </w:p>
                  </w:txbxContent>
                </v:textbox>
              </v:shape>
            </w:pict>
          </mc:Fallback>
        </mc:AlternateContent>
      </w:r>
      <w:r>
        <w:rPr>
          <w:noProof/>
        </w:rPr>
        <mc:AlternateContent>
          <mc:Choice Requires="wps">
            <w:drawing>
              <wp:anchor distT="0" distB="0" distL="114300" distR="114300" simplePos="0" relativeHeight="251658253" behindDoc="0" locked="0" layoutInCell="1" allowOverlap="1" wp14:anchorId="54A1BC9D" wp14:editId="1A3222E8">
                <wp:simplePos x="0" y="0"/>
                <wp:positionH relativeFrom="column">
                  <wp:posOffset>3231959</wp:posOffset>
                </wp:positionH>
                <wp:positionV relativeFrom="paragraph">
                  <wp:posOffset>143921</wp:posOffset>
                </wp:positionV>
                <wp:extent cx="1168400" cy="311150"/>
                <wp:effectExtent l="0" t="0" r="0" b="0"/>
                <wp:wrapNone/>
                <wp:docPr id="66" name="テキスト ボックス 66"/>
                <wp:cNvGraphicFramePr/>
                <a:graphic xmlns:a="http://schemas.openxmlformats.org/drawingml/2006/main">
                  <a:graphicData uri="http://schemas.microsoft.com/office/word/2010/wordprocessingShape">
                    <wps:wsp>
                      <wps:cNvSpPr txBox="1"/>
                      <wps:spPr>
                        <a:xfrm>
                          <a:off x="0" y="0"/>
                          <a:ext cx="1168400" cy="311150"/>
                        </a:xfrm>
                        <a:prstGeom prst="rect">
                          <a:avLst/>
                        </a:prstGeom>
                        <a:noFill/>
                        <a:ln w="6350">
                          <a:noFill/>
                        </a:ln>
                      </wps:spPr>
                      <wps:txbx>
                        <w:txbxContent>
                          <w:p w14:paraId="2A10970E" w14:textId="77777777" w:rsidR="008F7602" w:rsidRPr="00825851" w:rsidRDefault="008F7602" w:rsidP="008F7602">
                            <w:pPr>
                              <w:rPr>
                                <w:color w:val="FF0000"/>
                              </w:rPr>
                            </w:pPr>
                            <w:r w:rsidRPr="00825851">
                              <w:rPr>
                                <w:rFonts w:hint="eastAsia"/>
                                <w:color w:val="FF0000"/>
                              </w:rPr>
                              <w:t>ログインボタン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A1BC9D" id="テキスト ボックス 66" o:spid="_x0000_s1041" type="#_x0000_t202" style="position:absolute;left:0;text-align:left;margin-left:254.5pt;margin-top:11.35pt;width:92pt;height:24.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" filled="f" stroked="f" strokeweight=".5pt">
                <v:textbox>
                  <w:txbxContent>
                    <w:p w14:paraId="2A10970E" w14:textId="77777777" w:rsidR="008F7602" w:rsidRPr="00825851" w:rsidRDefault="008F7602" w:rsidP="008F7602">
                      <w:pPr>
                        <w:rPr>
                          <w:color w:val="FF0000"/>
                        </w:rPr>
                      </w:pPr>
                      <w:r w:rsidRPr="00825851">
                        <w:rPr>
                          <w:rFonts w:hint="eastAsia"/>
                          <w:color w:val="FF0000"/>
                        </w:rPr>
                        <w:t>ログインボタン</w:t>
                      </w:r>
                    </w:p>
                  </w:txbxContent>
                </v:textbox>
              </v:shape>
            </w:pict>
          </mc:Fallback>
        </mc:AlternateContent>
      </w:r>
    </w:p>
    <w:p w14:paraId="0B70F72F" w14:textId="48C7DBB6" w:rsidR="00172142" w:rsidRDefault="008246C6" w:rsidP="004455E2">
      <w:pPr>
        <w:pStyle w:val="a4"/>
        <w:ind w:leftChars="0" w:left="992" w:firstLineChars="100" w:firstLine="210"/>
        <w:jc w:val="left"/>
      </w:pPr>
      <w:r>
        <w:rPr>
          <w:noProof/>
        </w:rPr>
        <mc:AlternateContent>
          <mc:Choice Requires="wps">
            <w:drawing>
              <wp:anchor distT="0" distB="0" distL="114300" distR="114300" simplePos="0" relativeHeight="251658255" behindDoc="0" locked="0" layoutInCell="1" allowOverlap="1" wp14:anchorId="10D63731" wp14:editId="7A046B96">
                <wp:simplePos x="0" y="0"/>
                <wp:positionH relativeFrom="column">
                  <wp:posOffset>4843754</wp:posOffset>
                </wp:positionH>
                <wp:positionV relativeFrom="paragraph">
                  <wp:posOffset>12130</wp:posOffset>
                </wp:positionV>
                <wp:extent cx="69746" cy="519844"/>
                <wp:effectExtent l="57150" t="0" r="26035" b="52070"/>
                <wp:wrapNone/>
                <wp:docPr id="68" name="直線矢印コネクタ 68"/>
                <wp:cNvGraphicFramePr/>
                <a:graphic xmlns:a="http://schemas.openxmlformats.org/drawingml/2006/main">
                  <a:graphicData uri="http://schemas.microsoft.com/office/word/2010/wordprocessingShape">
                    <wps:wsp>
                      <wps:cNvCnPr/>
                      <wps:spPr>
                        <a:xfrm flipH="1">
                          <a:off x="0" y="0"/>
                          <a:ext cx="69746" cy="51984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21B2895" id="_x0000_t32" coordsize="21600,21600" o:spt="32" o:oned="t" path="m,l21600,21600e" filled="f">
                <v:path arrowok="t" fillok="f" o:connecttype="none"/>
                <o:lock v:ext="edit" shapetype="t"/>
              </v:shapetype>
              <v:shape id="直線矢印コネクタ 68" o:spid="_x0000_s1026" type="#_x0000_t32" style="position:absolute;margin-left:381.4pt;margin-top:.95pt;width:5.5pt;height:40.95pt;flip:x;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" strokecolor="red" strokeweight=".5pt">
                <v:stroke endarrow="block" joinstyle="miter"/>
              </v:shape>
            </w:pict>
          </mc:Fallback>
        </mc:AlternateContent>
      </w:r>
      <w:r w:rsidR="008F7602">
        <w:rPr>
          <w:noProof/>
        </w:rPr>
        <mc:AlternateContent>
          <mc:Choice Requires="wps">
            <w:drawing>
              <wp:anchor distT="0" distB="0" distL="114300" distR="114300" simplePos="0" relativeHeight="251658257" behindDoc="0" locked="0" layoutInCell="1" allowOverlap="1" wp14:anchorId="1F29ADB8" wp14:editId="1CFD5D1C">
                <wp:simplePos x="0" y="0"/>
                <wp:positionH relativeFrom="column">
                  <wp:posOffset>5988527</wp:posOffset>
                </wp:positionH>
                <wp:positionV relativeFrom="paragraph">
                  <wp:posOffset>149317</wp:posOffset>
                </wp:positionV>
                <wp:extent cx="303919" cy="219350"/>
                <wp:effectExtent l="0" t="0" r="77470" b="47625"/>
                <wp:wrapNone/>
                <wp:docPr id="70" name="直線矢印コネクタ 70"/>
                <wp:cNvGraphicFramePr/>
                <a:graphic xmlns:a="http://schemas.openxmlformats.org/drawingml/2006/main">
                  <a:graphicData uri="http://schemas.microsoft.com/office/word/2010/wordprocessingShape">
                    <wps:wsp>
                      <wps:cNvCnPr/>
                      <wps:spPr>
                        <a:xfrm>
                          <a:off x="0" y="0"/>
                          <a:ext cx="303919" cy="2193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721829" id="直線矢印コネクタ 70" o:spid="_x0000_s1026" type="#_x0000_t32" style="position:absolute;margin-left:471.55pt;margin-top:11.75pt;width:23.95pt;height:17.2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" strokecolor="red" strokeweight=".5pt">
                <v:stroke endarrow="block" joinstyle="miter"/>
              </v:shape>
            </w:pict>
          </mc:Fallback>
        </mc:AlternateContent>
      </w:r>
      <w:r w:rsidR="008F7602">
        <w:rPr>
          <w:noProof/>
        </w:rPr>
        <mc:AlternateContent>
          <mc:Choice Requires="wps">
            <w:drawing>
              <wp:anchor distT="0" distB="0" distL="114300" distR="114300" simplePos="0" relativeHeight="251658252" behindDoc="0" locked="0" layoutInCell="1" allowOverlap="1" wp14:anchorId="39043B47" wp14:editId="26B8CA35">
                <wp:simplePos x="0" y="0"/>
                <wp:positionH relativeFrom="column">
                  <wp:posOffset>3079559</wp:posOffset>
                </wp:positionH>
                <wp:positionV relativeFrom="paragraph">
                  <wp:posOffset>207421</wp:posOffset>
                </wp:positionV>
                <wp:extent cx="336550" cy="323850"/>
                <wp:effectExtent l="38100" t="0" r="25400" b="57150"/>
                <wp:wrapNone/>
                <wp:docPr id="65" name="直線矢印コネクタ 65"/>
                <wp:cNvGraphicFramePr/>
                <a:graphic xmlns:a="http://schemas.openxmlformats.org/drawingml/2006/main">
                  <a:graphicData uri="http://schemas.microsoft.com/office/word/2010/wordprocessingShape">
                    <wps:wsp>
                      <wps:cNvCnPr/>
                      <wps:spPr>
                        <a:xfrm flipH="1">
                          <a:off x="0" y="0"/>
                          <a:ext cx="336550" cy="3238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DC8C8C" id="直線矢印コネクタ 65" o:spid="_x0000_s1026" type="#_x0000_t32" style="position:absolute;margin-left:242.5pt;margin-top:16.35pt;width:26.5pt;height:25.5pt;flip:x;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" strokecolor="red" strokeweight=".5pt">
                <v:stroke endarrow="block" joinstyle="miter"/>
              </v:shape>
            </w:pict>
          </mc:Fallback>
        </mc:AlternateContent>
      </w:r>
      <w:r w:rsidR="008F7602">
        <w:rPr>
          <w:noProof/>
        </w:rPr>
        <mc:AlternateContent>
          <mc:Choice Requires="wps">
            <w:drawing>
              <wp:anchor distT="0" distB="0" distL="114300" distR="114300" simplePos="0" relativeHeight="251658250" behindDoc="0" locked="0" layoutInCell="1" allowOverlap="1" wp14:anchorId="0B972DA6" wp14:editId="020E342A">
                <wp:simplePos x="0" y="0"/>
                <wp:positionH relativeFrom="column">
                  <wp:posOffset>2025015</wp:posOffset>
                </wp:positionH>
                <wp:positionV relativeFrom="paragraph">
                  <wp:posOffset>13970</wp:posOffset>
                </wp:positionV>
                <wp:extent cx="1168400" cy="311150"/>
                <wp:effectExtent l="0" t="0" r="0" b="0"/>
                <wp:wrapNone/>
                <wp:docPr id="63" name="テキスト ボックス 63"/>
                <wp:cNvGraphicFramePr/>
                <a:graphic xmlns:a="http://schemas.openxmlformats.org/drawingml/2006/main">
                  <a:graphicData uri="http://schemas.microsoft.com/office/word/2010/wordprocessingShape">
                    <wps:wsp>
                      <wps:cNvSpPr txBox="1"/>
                      <wps:spPr>
                        <a:xfrm>
                          <a:off x="0" y="0"/>
                          <a:ext cx="1168400" cy="311150"/>
                        </a:xfrm>
                        <a:prstGeom prst="rect">
                          <a:avLst/>
                        </a:prstGeom>
                        <a:noFill/>
                        <a:ln w="6350">
                          <a:noFill/>
                        </a:ln>
                      </wps:spPr>
                      <wps:txbx>
                        <w:txbxContent>
                          <w:p w14:paraId="28AAA979" w14:textId="77777777" w:rsidR="008F7602" w:rsidRPr="00825851" w:rsidRDefault="008F7602" w:rsidP="008F7602">
                            <w:pPr>
                              <w:rPr>
                                <w:color w:val="FF0000"/>
                              </w:rPr>
                            </w:pPr>
                            <w:r>
                              <w:rPr>
                                <w:rFonts w:hint="eastAsia"/>
                                <w:color w:val="FF0000"/>
                              </w:rPr>
                              <w:t>表示用ラベル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972DA6" id="テキスト ボックス 63" o:spid="_x0000_s1042" type="#_x0000_t202" style="position:absolute;left:0;text-align:left;margin-left:159.45pt;margin-top:1.1pt;width:92pt;height:24.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" filled="f" stroked="f" strokeweight=".5pt">
                <v:textbox>
                  <w:txbxContent>
                    <w:p w14:paraId="28AAA979" w14:textId="77777777" w:rsidR="008F7602" w:rsidRPr="00825851" w:rsidRDefault="008F7602" w:rsidP="008F7602">
                      <w:pPr>
                        <w:rPr>
                          <w:color w:val="FF0000"/>
                        </w:rPr>
                      </w:pPr>
                      <w:r>
                        <w:rPr>
                          <w:rFonts w:hint="eastAsia"/>
                          <w:color w:val="FF0000"/>
                        </w:rPr>
                        <w:t>表示用ラベル</w:t>
                      </w:r>
                    </w:p>
                  </w:txbxContent>
                </v:textbox>
              </v:shape>
            </w:pict>
          </mc:Fallback>
        </mc:AlternateContent>
      </w:r>
    </w:p>
    <w:p w14:paraId="46FFCBF7" w14:textId="52ABAC1A" w:rsidR="00DC0354" w:rsidRDefault="00240CF8" w:rsidP="004455E2">
      <w:pPr>
        <w:pStyle w:val="a4"/>
        <w:ind w:leftChars="0" w:left="992" w:firstLineChars="100" w:firstLine="210"/>
        <w:jc w:val="left"/>
      </w:pPr>
      <w:r>
        <w:rPr>
          <w:noProof/>
        </w:rPr>
        <mc:AlternateContent>
          <mc:Choice Requires="wpg">
            <w:drawing>
              <wp:anchor distT="0" distB="0" distL="114300" distR="114300" simplePos="0" relativeHeight="251658240" behindDoc="0" locked="0" layoutInCell="1" allowOverlap="1" wp14:anchorId="039D4B84" wp14:editId="55234BD2">
                <wp:simplePos x="0" y="0"/>
                <wp:positionH relativeFrom="column">
                  <wp:posOffset>787400</wp:posOffset>
                </wp:positionH>
                <wp:positionV relativeFrom="paragraph">
                  <wp:posOffset>50800</wp:posOffset>
                </wp:positionV>
                <wp:extent cx="5769610" cy="2679700"/>
                <wp:effectExtent l="57150" t="0" r="59690" b="44450"/>
                <wp:wrapNone/>
                <wp:docPr id="152" name="グループ化 152"/>
                <wp:cNvGraphicFramePr/>
                <a:graphic xmlns:a="http://schemas.openxmlformats.org/drawingml/2006/main">
                  <a:graphicData uri="http://schemas.microsoft.com/office/word/2010/wordprocessingGroup">
                    <wpg:wgp>
                      <wpg:cNvGrpSpPr/>
                      <wpg:grpSpPr>
                        <a:xfrm>
                          <a:off x="0" y="0"/>
                          <a:ext cx="5769610" cy="2679700"/>
                          <a:chOff x="0" y="0"/>
                          <a:chExt cx="5769763" cy="2679818"/>
                        </a:xfrm>
                      </wpg:grpSpPr>
                      <wps:wsp>
                        <wps:cNvPr id="49" name="正方形/長方形 49"/>
                        <wps:cNvSpPr/>
                        <wps:spPr>
                          <a:xfrm>
                            <a:off x="0" y="47130"/>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テキスト ボックス 51"/>
                        <wps:cNvSpPr txBox="1"/>
                        <wps:spPr>
                          <a:xfrm>
                            <a:off x="4661688" y="0"/>
                            <a:ext cx="1108075" cy="324485"/>
                          </a:xfrm>
                          <a:prstGeom prst="rect">
                            <a:avLst/>
                          </a:prstGeom>
                          <a:noFill/>
                          <a:ln w="6350">
                            <a:noFill/>
                          </a:ln>
                        </wps:spPr>
                        <wps:txbx>
                          <w:txbxContent>
                            <w:p w14:paraId="15B2A3B8" w14:textId="77777777" w:rsidR="00407E6F" w:rsidRPr="00DC0354" w:rsidRDefault="00407E6F" w:rsidP="00407E6F">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テキスト ボックス 52"/>
                        <wps:cNvSpPr txBox="1"/>
                        <wps:spPr>
                          <a:xfrm>
                            <a:off x="897296" y="233606"/>
                            <a:ext cx="1100455" cy="260985"/>
                          </a:xfrm>
                          <a:prstGeom prst="rect">
                            <a:avLst/>
                          </a:prstGeom>
                          <a:noFill/>
                          <a:ln w="6350">
                            <a:noFill/>
                          </a:ln>
                        </wps:spPr>
                        <wps:txbx>
                          <w:txbxContent>
                            <w:p w14:paraId="013F924E" w14:textId="77777777" w:rsidR="00407E6F" w:rsidRPr="00AD64C6" w:rsidRDefault="00407E6F" w:rsidP="00407E6F">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 name="テキスト ボックス 54"/>
                        <wps:cNvSpPr txBox="1"/>
                        <wps:spPr>
                          <a:xfrm>
                            <a:off x="2819539" y="223594"/>
                            <a:ext cx="791210" cy="260985"/>
                          </a:xfrm>
                          <a:prstGeom prst="rect">
                            <a:avLst/>
                          </a:prstGeom>
                          <a:noFill/>
                          <a:ln w="6350">
                            <a:noFill/>
                          </a:ln>
                        </wps:spPr>
                        <wps:txbx>
                          <w:txbxContent>
                            <w:p w14:paraId="7EDC603F" w14:textId="77777777" w:rsidR="00407E6F" w:rsidRPr="00AD64C6" w:rsidRDefault="00407E6F" w:rsidP="00407E6F">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 name="フローチャート: 処理 78"/>
                        <wps:cNvSpPr/>
                        <wps:spPr>
                          <a:xfrm>
                            <a:off x="3530785" y="270733"/>
                            <a:ext cx="1172845" cy="22669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67654DA4" w14:textId="77777777" w:rsidR="00407E6F" w:rsidRPr="008E4BAC" w:rsidRDefault="00407E6F" w:rsidP="00407E6F">
                              <w:pPr>
                                <w:ind w:firstLineChars="100" w:firstLine="160"/>
                                <w:jc w:val="left"/>
                                <w:rPr>
                                  <w:rFonts w:ascii="ＭＳ ゴシック" w:eastAsia="ＭＳ ゴシック" w:hAnsi="ＭＳ ゴシック"/>
                                  <w:color w:val="000000" w:themeColor="text1"/>
                                  <w:sz w:val="16"/>
                                  <w:szCs w:val="16"/>
                                </w:rPr>
                              </w:pPr>
                              <w:r w:rsidRPr="008E4BAC">
                                <w:rPr>
                                  <w:rFonts w:ascii="ＭＳ ゴシック" w:eastAsia="ＭＳ ゴシック" w:hAnsi="ＭＳ ゴシック" w:hint="eastAsia"/>
                                  <w:color w:val="000000" w:themeColor="text1"/>
                                  <w:sz w:val="16"/>
                                  <w:szCs w:val="16"/>
                                </w:rPr>
                                <w:t>未ログイン</w:t>
                              </w: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3" name="フローチャート: 処理 83"/>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4608297" w14:textId="77777777" w:rsidR="00407E6F" w:rsidRPr="00A5547C" w:rsidRDefault="00407E6F" w:rsidP="00407E6F">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ログイン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2" name="フローチャート: 処理 92"/>
                        <wps:cNvSpPr/>
                        <wps:spPr>
                          <a:xfrm>
                            <a:off x="223594" y="928166"/>
                            <a:ext cx="5368290" cy="1415088"/>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57EB7EA" w14:textId="77777777" w:rsidR="00407E6F" w:rsidRPr="008E4BAC" w:rsidRDefault="00407E6F" w:rsidP="00407E6F">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7" name="正方形/長方形 57"/>
                        <wps:cNvSpPr/>
                        <wps:spPr>
                          <a:xfrm>
                            <a:off x="256549" y="964459"/>
                            <a:ext cx="5290820" cy="1378795"/>
                          </a:xfrm>
                          <a:prstGeom prst="rect">
                            <a:avLst/>
                          </a:prstGeom>
                          <a:pattFill prst="wdUpDiag">
                            <a:fgClr>
                              <a:srgbClr val="FF9999"/>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テキスト ボックス 58"/>
                        <wps:cNvSpPr txBox="1"/>
                        <wps:spPr>
                          <a:xfrm>
                            <a:off x="905551" y="1323392"/>
                            <a:ext cx="3917950" cy="704850"/>
                          </a:xfrm>
                          <a:prstGeom prst="rect">
                            <a:avLst/>
                          </a:prstGeom>
                          <a:noFill/>
                          <a:ln w="6350">
                            <a:noFill/>
                          </a:ln>
                        </wps:spPr>
                        <wps:txbx>
                          <w:txbxContent>
                            <w:p w14:paraId="19627CC7" w14:textId="77777777" w:rsidR="00407E6F" w:rsidRPr="00B54A75" w:rsidRDefault="00407E6F" w:rsidP="00407E6F">
                              <w:pPr>
                                <w:jc w:val="center"/>
                                <w:rPr>
                                  <w:b/>
                                  <w:bCs/>
                                  <w:sz w:val="32"/>
                                  <w:szCs w:val="32"/>
                                </w:rPr>
                              </w:pPr>
                              <w:r w:rsidRPr="00B54A75">
                                <w:rPr>
                                  <w:rFonts w:hint="eastAsia"/>
                                  <w:b/>
                                  <w:bCs/>
                                  <w:sz w:val="32"/>
                                  <w:szCs w:val="32"/>
                                </w:rPr>
                                <w:t>結果表示用テキストエリア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テキスト ボックス 22"/>
                        <wps:cNvSpPr txBox="1"/>
                        <wps:spPr>
                          <a:xfrm>
                            <a:off x="1998581" y="540631"/>
                            <a:ext cx="520608" cy="287002"/>
                          </a:xfrm>
                          <a:prstGeom prst="rect">
                            <a:avLst/>
                          </a:prstGeom>
                          <a:noFill/>
                          <a:ln w="6350">
                            <a:noFill/>
                          </a:ln>
                        </wps:spPr>
                        <wps:txbx>
                          <w:txbxContent>
                            <w:p w14:paraId="7259A001" w14:textId="77777777" w:rsidR="00407E6F" w:rsidRPr="00AD64C6" w:rsidRDefault="00407E6F" w:rsidP="00407E6F">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正方形/長方形 50"/>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テキスト ボックス 53"/>
                        <wps:cNvSpPr txBox="1"/>
                        <wps:spPr>
                          <a:xfrm>
                            <a:off x="2359002" y="530619"/>
                            <a:ext cx="378497" cy="287002"/>
                          </a:xfrm>
                          <a:prstGeom prst="rect">
                            <a:avLst/>
                          </a:prstGeom>
                          <a:noFill/>
                          <a:ln w="6350">
                            <a:noFill/>
                          </a:ln>
                        </wps:spPr>
                        <wps:txbx>
                          <w:txbxContent>
                            <w:p w14:paraId="735C2BAA" w14:textId="77777777" w:rsidR="00407E6F" w:rsidRPr="0075349F" w:rsidRDefault="00407E6F" w:rsidP="00407E6F">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5" name="グループ化 95"/>
                        <wpg:cNvGrpSpPr/>
                        <wpg:grpSpPr>
                          <a:xfrm>
                            <a:off x="2706073" y="637410"/>
                            <a:ext cx="153512" cy="90105"/>
                            <a:chOff x="0" y="0"/>
                            <a:chExt cx="153512" cy="90105"/>
                          </a:xfrm>
                        </wpg:grpSpPr>
                        <wps:wsp>
                          <wps:cNvPr id="59" name="フローチャート: 組合せ 59"/>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正方形/長方形 88"/>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6" name="フローチャート: 処理 96"/>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20408C7" w14:textId="77777777" w:rsidR="00407E6F" w:rsidRPr="00A5547C" w:rsidRDefault="00407E6F" w:rsidP="00407E6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39D4B84" id="グループ化 152" o:spid="_x0000_s1043" style="position:absolute;left:0;text-align:left;margin-left:62pt;margin-top:4pt;width:454.3pt;height:211pt;z-index:251658240;mso-height-relative:margin" coordsize="57697,267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">
                <v:rect id="正方形/長方形 49" o:spid="_x0000_s1044"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" fillcolor="white [3212]" strokecolor="black [3213]" strokeweight="1pt"/>
                <v:shape id="_x0000_s1045"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" filled="f" stroked="f" strokeweight=".5pt">
                  <v:textbox>
                    <w:txbxContent>
                      <w:p w14:paraId="15B2A3B8" w14:textId="77777777" w:rsidR="00407E6F" w:rsidRPr="00DC0354" w:rsidRDefault="00407E6F" w:rsidP="00407E6F">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_x0000_s1046"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" filled="f" stroked="f" strokeweight=".5pt">
                  <v:textbox>
                    <w:txbxContent>
                      <w:p w14:paraId="013F924E" w14:textId="77777777" w:rsidR="00407E6F" w:rsidRPr="00AD64C6" w:rsidRDefault="00407E6F" w:rsidP="00407E6F">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54" o:spid="_x0000_s1047"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" filled="f" stroked="f" strokeweight=".5pt">
                  <v:textbox>
                    <w:txbxContent>
                      <w:p w14:paraId="7EDC603F" w14:textId="77777777" w:rsidR="00407E6F" w:rsidRPr="00AD64C6" w:rsidRDefault="00407E6F" w:rsidP="00407E6F">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type id="_x0000_t109" coordsize="21600,21600" o:spt="109" path="m,l,21600r21600,l21600,xe">
                  <v:stroke joinstyle="miter"/>
                  <v:path gradientshapeok="t" o:connecttype="rect"/>
                </v:shapetype>
                <v:shape id="フローチャート: 処理 78" o:spid="_x0000_s1048" type="#_x0000_t109" style="position:absolute;left:35307;top:2707;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" fillcolor="#d8d8d8 [2732]" strokecolor="white [3212]" strokeweight="1pt">
                  <v:textbox inset="0,0,0,0">
                    <w:txbxContent>
                      <w:p w14:paraId="67654DA4" w14:textId="77777777" w:rsidR="00407E6F" w:rsidRPr="008E4BAC" w:rsidRDefault="00407E6F" w:rsidP="00407E6F">
                        <w:pPr>
                          <w:ind w:firstLineChars="100" w:firstLine="160"/>
                          <w:jc w:val="left"/>
                          <w:rPr>
                            <w:rFonts w:ascii="ＭＳ ゴシック" w:eastAsia="ＭＳ ゴシック" w:hAnsi="ＭＳ ゴシック"/>
                            <w:color w:val="000000" w:themeColor="text1"/>
                            <w:sz w:val="16"/>
                            <w:szCs w:val="16"/>
                          </w:rPr>
                        </w:pPr>
                        <w:r w:rsidRPr="008E4BAC">
                          <w:rPr>
                            <w:rFonts w:ascii="ＭＳ ゴシック" w:eastAsia="ＭＳ ゴシック" w:hAnsi="ＭＳ ゴシック" w:hint="eastAsia"/>
                            <w:color w:val="000000" w:themeColor="text1"/>
                            <w:sz w:val="16"/>
                            <w:szCs w:val="16"/>
                          </w:rPr>
                          <w:t>未ログイン</w:t>
                        </w:r>
                        <w:r>
                          <w:rPr>
                            <w:rFonts w:ascii="ＭＳ ゴシック" w:eastAsia="ＭＳ ゴシック" w:hAnsi="ＭＳ ゴシック" w:hint="eastAsia"/>
                            <w:color w:val="000000" w:themeColor="text1"/>
                            <w:sz w:val="16"/>
                            <w:szCs w:val="16"/>
                          </w:rPr>
                          <w:t xml:space="preserve">　　　　　　</w:t>
                        </w:r>
                      </w:p>
                    </w:txbxContent>
                  </v:textbox>
                </v:shape>
                <v:shape id="フローチャート: 処理 83" o:spid="_x0000_s1049"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" fillcolor="#e7e6e6 [3214]" strokecolor="#f2f2f2 [3052]" strokeweight="1pt">
                  <v:shadow on="t" color="black" opacity="26214f" origin="-.5,-.5" offset=".24944mm,.24944mm"/>
                  <v:textbox inset="0,0,0,0">
                    <w:txbxContent>
                      <w:p w14:paraId="34608297" w14:textId="77777777" w:rsidR="00407E6F" w:rsidRPr="00A5547C" w:rsidRDefault="00407E6F" w:rsidP="00407E6F">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ログイン　</w:t>
                        </w:r>
                      </w:p>
                    </w:txbxContent>
                  </v:textbox>
                </v:shape>
                <v:shape id="フローチャート: 処理 92" o:spid="_x0000_s1050" type="#_x0000_t109" style="position:absolute;left:2235;top:9281;width:53683;height:141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" fillcolor="#d8d8d8 [2732]" strokecolor="white [3212]" strokeweight="1pt">
                  <v:textbox inset="0,0,0,0">
                    <w:txbxContent>
                      <w:p w14:paraId="757EB7EA" w14:textId="77777777" w:rsidR="00407E6F" w:rsidRPr="008E4BAC" w:rsidRDefault="00407E6F" w:rsidP="00407E6F">
                        <w:pPr>
                          <w:ind w:firstLineChars="100" w:firstLine="160"/>
                          <w:jc w:val="left"/>
                          <w:rPr>
                            <w:rFonts w:ascii="ＭＳ ゴシック" w:eastAsia="ＭＳ ゴシック" w:hAnsi="ＭＳ ゴシック"/>
                            <w:color w:val="000000" w:themeColor="text1"/>
                            <w:sz w:val="16"/>
                            <w:szCs w:val="16"/>
                          </w:rPr>
                        </w:pPr>
                      </w:p>
                    </w:txbxContent>
                  </v:textbox>
                </v:shape>
                <v:rect id="正方形/長方形 57" o:spid="_x0000_s1051" style="position:absolute;left:2565;top:9644;width:52908;height:137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" fillcolor="#f99" strokecolor="#1f3763 [1604]" strokeweight="1pt">
                  <v:fill r:id="rId12" o:title="" color2="white [3212]" type="pattern"/>
                </v:rect>
                <v:shape id="テキスト ボックス 58" o:spid="_x0000_s1052" type="#_x0000_t202" style="position:absolute;left:9055;top:13233;width:39180;height:70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" filled="f" stroked="f" strokeweight=".5pt">
                  <v:textbox>
                    <w:txbxContent>
                      <w:p w14:paraId="19627CC7" w14:textId="77777777" w:rsidR="00407E6F" w:rsidRPr="00B54A75" w:rsidRDefault="00407E6F" w:rsidP="00407E6F">
                        <w:pPr>
                          <w:jc w:val="center"/>
                          <w:rPr>
                            <w:b/>
                            <w:bCs/>
                            <w:sz w:val="32"/>
                            <w:szCs w:val="32"/>
                          </w:rPr>
                        </w:pPr>
                        <w:r w:rsidRPr="00B54A75">
                          <w:rPr>
                            <w:rFonts w:hint="eastAsia"/>
                            <w:b/>
                            <w:bCs/>
                            <w:sz w:val="32"/>
                            <w:szCs w:val="32"/>
                          </w:rPr>
                          <w:t>結果表示用テキストエリア</w:t>
                        </w:r>
                      </w:p>
                    </w:txbxContent>
                  </v:textbox>
                </v:shape>
                <v:shape id="_x0000_s1053"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" filled="f" stroked="f" strokeweight=".5pt">
                  <v:textbox>
                    <w:txbxContent>
                      <w:p w14:paraId="7259A001" w14:textId="77777777" w:rsidR="00407E6F" w:rsidRPr="00AD64C6" w:rsidRDefault="00407E6F" w:rsidP="00407E6F">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50" o:spid="_x0000_s1054"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" fillcolor="white [3212]" strokecolor="#a5a5a5 [2092]" strokeweight=".5pt"/>
                <v:shape id="_x0000_s1055"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" filled="f" stroked="f" strokeweight=".5pt">
                  <v:textbox>
                    <w:txbxContent>
                      <w:p w14:paraId="735C2BAA" w14:textId="77777777" w:rsidR="00407E6F" w:rsidRPr="0075349F" w:rsidRDefault="00407E6F" w:rsidP="00407E6F">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371</w:t>
                        </w:r>
                      </w:p>
                    </w:txbxContent>
                  </v:textbox>
                </v:shape>
                <v:group id="グループ化 95" o:spid="_x0000_s1056"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">
                  <v:shapetype id="_x0000_t128" coordsize="21600,21600" o:spt="128" path="m,l21600,,10800,21600xe">
                    <v:stroke joinstyle="miter"/>
                    <v:path gradientshapeok="t" o:connecttype="custom" o:connectlocs="10800,0;5400,10800;10800,21600;16200,10800" textboxrect="5400,0,16200,10800"/>
                  </v:shapetype>
                  <v:shape id="フローチャート: 組合せ 59" o:spid="_x0000_s1057"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" filled="f" strokecolor="black [3213]" strokeweight=".5pt"/>
                  <v:rect id="正方形/長方形 88" o:spid="_x0000_s1058"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" fillcolor="white [3212]" strokecolor="white [3212]" strokeweight="1pt"/>
                </v:group>
                <v:shape id="フローチャート: 処理 96" o:spid="_x0000_s1059"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" fillcolor="#e7e6e6 [3214]" strokecolor="#f2f2f2 [3052]" strokeweight="1pt">
                  <v:shadow on="t" color="black" opacity="26214f" origin="-.5,-.5" offset=".24944mm,.24944mm"/>
                  <v:textbox inset="0,0,0,0">
                    <w:txbxContent>
                      <w:p w14:paraId="320408C7" w14:textId="77777777" w:rsidR="00407E6F" w:rsidRPr="00A5547C" w:rsidRDefault="00407E6F" w:rsidP="00407E6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w:pict>
          </mc:Fallback>
        </mc:AlternateContent>
      </w:r>
      <w:r w:rsidR="007458EB">
        <w:rPr>
          <w:noProof/>
        </w:rPr>
        <mc:AlternateContent>
          <mc:Choice Requires="wps">
            <w:drawing>
              <wp:anchor distT="0" distB="0" distL="114300" distR="114300" simplePos="0" relativeHeight="251658302" behindDoc="0" locked="0" layoutInCell="1" allowOverlap="1" wp14:anchorId="6FF596F6" wp14:editId="7A1E2353">
                <wp:simplePos x="0" y="0"/>
                <wp:positionH relativeFrom="column">
                  <wp:posOffset>2599509</wp:posOffset>
                </wp:positionH>
                <wp:positionV relativeFrom="paragraph">
                  <wp:posOffset>27993</wp:posOffset>
                </wp:positionV>
                <wp:extent cx="239965" cy="611842"/>
                <wp:effectExtent l="0" t="0" r="65405" b="55245"/>
                <wp:wrapNone/>
                <wp:docPr id="102" name="直線矢印コネクタ 102"/>
                <wp:cNvGraphicFramePr/>
                <a:graphic xmlns:a="http://schemas.openxmlformats.org/drawingml/2006/main">
                  <a:graphicData uri="http://schemas.microsoft.com/office/word/2010/wordprocessingShape">
                    <wps:wsp>
                      <wps:cNvCnPr/>
                      <wps:spPr>
                        <a:xfrm>
                          <a:off x="0" y="0"/>
                          <a:ext cx="239965" cy="61184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F5F82F" id="直線矢印コネクタ 102" o:spid="_x0000_s1026" type="#_x0000_t32" style="position:absolute;margin-left:204.7pt;margin-top:2.2pt;width:18.9pt;height:48.2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" strokecolor="red" strokeweight=".5pt">
                <v:stroke endarrow="block" joinstyle="miter"/>
              </v:shape>
            </w:pict>
          </mc:Fallback>
        </mc:AlternateContent>
      </w:r>
      <w:r w:rsidR="008F7602">
        <w:rPr>
          <w:noProof/>
        </w:rPr>
        <mc:AlternateContent>
          <mc:Choice Requires="wps">
            <w:drawing>
              <wp:anchor distT="0" distB="0" distL="114300" distR="114300" simplePos="0" relativeHeight="251658256" behindDoc="0" locked="0" layoutInCell="1" allowOverlap="1" wp14:anchorId="5282E6D4" wp14:editId="16A0417F">
                <wp:simplePos x="0" y="0"/>
                <wp:positionH relativeFrom="page">
                  <wp:posOffset>6768146</wp:posOffset>
                </wp:positionH>
                <wp:positionV relativeFrom="paragraph">
                  <wp:posOffset>140067</wp:posOffset>
                </wp:positionV>
                <wp:extent cx="195308" cy="150638"/>
                <wp:effectExtent l="0" t="0" r="14605" b="20955"/>
                <wp:wrapNone/>
                <wp:docPr id="69" name="正方形/長方形 69"/>
                <wp:cNvGraphicFramePr/>
                <a:graphic xmlns:a="http://schemas.openxmlformats.org/drawingml/2006/main">
                  <a:graphicData uri="http://schemas.microsoft.com/office/word/2010/wordprocessingShape">
                    <wps:wsp>
                      <wps:cNvSpPr/>
                      <wps:spPr>
                        <a:xfrm>
                          <a:off x="0" y="0"/>
                          <a:ext cx="195308" cy="15063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C234B1" id="正方形/長方形 69" o:spid="_x0000_s1026" style="position:absolute;margin-left:532.9pt;margin-top:11.05pt;width:15.4pt;height:11.85pt;z-index:251658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" filled="f" strokecolor="red" strokeweight="1.5pt">
                <w10:wrap anchorx="page"/>
              </v:rect>
            </w:pict>
          </mc:Fallback>
        </mc:AlternateContent>
      </w:r>
      <w:r w:rsidR="008F7602">
        <w:rPr>
          <w:noProof/>
        </w:rPr>
        <mc:AlternateContent>
          <mc:Choice Requires="wps">
            <w:drawing>
              <wp:anchor distT="0" distB="0" distL="114300" distR="114300" simplePos="0" relativeHeight="251658249" behindDoc="0" locked="0" layoutInCell="1" allowOverlap="1" wp14:anchorId="5AA68848" wp14:editId="52181C9A">
                <wp:simplePos x="0" y="0"/>
                <wp:positionH relativeFrom="column">
                  <wp:posOffset>2788127</wp:posOffset>
                </wp:positionH>
                <wp:positionV relativeFrom="paragraph">
                  <wp:posOffset>29070</wp:posOffset>
                </wp:positionV>
                <wp:extent cx="840402" cy="353555"/>
                <wp:effectExtent l="0" t="0" r="55245" b="66040"/>
                <wp:wrapNone/>
                <wp:docPr id="62" name="直線矢印コネクタ 62"/>
                <wp:cNvGraphicFramePr/>
                <a:graphic xmlns:a="http://schemas.openxmlformats.org/drawingml/2006/main">
                  <a:graphicData uri="http://schemas.microsoft.com/office/word/2010/wordprocessingShape">
                    <wps:wsp>
                      <wps:cNvCnPr/>
                      <wps:spPr>
                        <a:xfrm>
                          <a:off x="0" y="0"/>
                          <a:ext cx="840402" cy="35355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257556" id="直線矢印コネクタ 62" o:spid="_x0000_s1026" type="#_x0000_t32" style="position:absolute;margin-left:219.55pt;margin-top:2.3pt;width:66.15pt;height:27.8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" strokecolor="red" strokeweight=".5pt">
                <v:stroke endarrow="block" joinstyle="miter"/>
              </v:shape>
            </w:pict>
          </mc:Fallback>
        </mc:AlternateContent>
      </w:r>
      <w:r w:rsidR="008F7602">
        <w:rPr>
          <w:noProof/>
        </w:rPr>
        <mc:AlternateContent>
          <mc:Choice Requires="wps">
            <w:drawing>
              <wp:anchor distT="0" distB="0" distL="114300" distR="114300" simplePos="0" relativeHeight="251658251" behindDoc="0" locked="0" layoutInCell="1" allowOverlap="1" wp14:anchorId="64D58F56" wp14:editId="75F3D82A">
                <wp:simplePos x="0" y="0"/>
                <wp:positionH relativeFrom="column">
                  <wp:posOffset>2309785</wp:posOffset>
                </wp:positionH>
                <wp:positionV relativeFrom="paragraph">
                  <wp:posOffset>56820</wp:posOffset>
                </wp:positionV>
                <wp:extent cx="120015" cy="266700"/>
                <wp:effectExtent l="38100" t="0" r="32385" b="57150"/>
                <wp:wrapNone/>
                <wp:docPr id="64" name="直線矢印コネクタ 64"/>
                <wp:cNvGraphicFramePr/>
                <a:graphic xmlns:a="http://schemas.openxmlformats.org/drawingml/2006/main">
                  <a:graphicData uri="http://schemas.microsoft.com/office/word/2010/wordprocessingShape">
                    <wps:wsp>
                      <wps:cNvCnPr/>
                      <wps:spPr>
                        <a:xfrm flipH="1">
                          <a:off x="0" y="0"/>
                          <a:ext cx="120015" cy="2667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E62453" id="直線矢印コネクタ 64" o:spid="_x0000_s1026" type="#_x0000_t32" style="position:absolute;margin-left:181.85pt;margin-top:4.45pt;width:9.45pt;height:21pt;flip:x;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" strokecolor="red" strokeweight=".5pt">
                <v:stroke endarrow="block" joinstyle="miter"/>
              </v:shape>
            </w:pict>
          </mc:Fallback>
        </mc:AlternateContent>
      </w:r>
    </w:p>
    <w:p w14:paraId="6D08DE22" w14:textId="47DCC2F9" w:rsidR="00DC0354" w:rsidRDefault="008F7602" w:rsidP="004455E2">
      <w:pPr>
        <w:pStyle w:val="a4"/>
        <w:ind w:leftChars="0" w:left="992" w:firstLineChars="100" w:firstLine="210"/>
        <w:jc w:val="left"/>
      </w:pPr>
      <w:r>
        <w:rPr>
          <w:noProof/>
        </w:rPr>
        <mc:AlternateContent>
          <mc:Choice Requires="wps">
            <w:drawing>
              <wp:anchor distT="0" distB="0" distL="114300" distR="114300" simplePos="0" relativeHeight="251658248" behindDoc="0" locked="0" layoutInCell="1" allowOverlap="1" wp14:anchorId="54CC471D" wp14:editId="7C292908">
                <wp:simplePos x="0" y="0"/>
                <wp:positionH relativeFrom="column">
                  <wp:posOffset>3652313</wp:posOffset>
                </wp:positionH>
                <wp:positionV relativeFrom="paragraph">
                  <wp:posOffset>120246</wp:posOffset>
                </wp:positionV>
                <wp:extent cx="644837" cy="190500"/>
                <wp:effectExtent l="0" t="0" r="22225" b="19050"/>
                <wp:wrapNone/>
                <wp:docPr id="61" name="正方形/長方形 61"/>
                <wp:cNvGraphicFramePr/>
                <a:graphic xmlns:a="http://schemas.openxmlformats.org/drawingml/2006/main">
                  <a:graphicData uri="http://schemas.microsoft.com/office/word/2010/wordprocessingShape">
                    <wps:wsp>
                      <wps:cNvSpPr/>
                      <wps:spPr>
                        <a:xfrm>
                          <a:off x="0" y="0"/>
                          <a:ext cx="644837" cy="1905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4B7395" id="正方形/長方形 61" o:spid="_x0000_s1026" style="position:absolute;margin-left:287.6pt;margin-top:9.45pt;width:50.75pt;height:1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" filled="f" strokecolor="red" strokeweight="1.5pt"/>
            </w:pict>
          </mc:Fallback>
        </mc:AlternateContent>
      </w:r>
      <w:r>
        <w:rPr>
          <w:noProof/>
        </w:rPr>
        <mc:AlternateContent>
          <mc:Choice Requires="wps">
            <w:drawing>
              <wp:anchor distT="0" distB="0" distL="114300" distR="114300" simplePos="0" relativeHeight="251658247" behindDoc="0" locked="0" layoutInCell="1" allowOverlap="1" wp14:anchorId="0079806D" wp14:editId="6818029D">
                <wp:simplePos x="0" y="0"/>
                <wp:positionH relativeFrom="column">
                  <wp:posOffset>1757444</wp:posOffset>
                </wp:positionH>
                <wp:positionV relativeFrom="paragraph">
                  <wp:posOffset>109675</wp:posOffset>
                </wp:positionV>
                <wp:extent cx="921877" cy="203200"/>
                <wp:effectExtent l="0" t="0" r="12065" b="25400"/>
                <wp:wrapNone/>
                <wp:docPr id="60" name="正方形/長方形 60"/>
                <wp:cNvGraphicFramePr/>
                <a:graphic xmlns:a="http://schemas.openxmlformats.org/drawingml/2006/main">
                  <a:graphicData uri="http://schemas.microsoft.com/office/word/2010/wordprocessingShape">
                    <wps:wsp>
                      <wps:cNvSpPr/>
                      <wps:spPr>
                        <a:xfrm>
                          <a:off x="0" y="0"/>
                          <a:ext cx="921877" cy="2032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ECD0A6" id="正方形/長方形 60" o:spid="_x0000_s1026" style="position:absolute;margin-left:138.4pt;margin-top:8.65pt;width:72.6pt;height:16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" filled="f" strokecolor="red" strokeweight="1.5pt"/>
            </w:pict>
          </mc:Fallback>
        </mc:AlternateContent>
      </w:r>
    </w:p>
    <w:p w14:paraId="6AA83954" w14:textId="20172C14" w:rsidR="00DC0354" w:rsidRDefault="009A2A3F" w:rsidP="004455E2">
      <w:pPr>
        <w:pStyle w:val="a4"/>
        <w:ind w:leftChars="0" w:left="992" w:firstLineChars="100" w:firstLine="210"/>
        <w:jc w:val="left"/>
      </w:pPr>
      <w:r>
        <w:rPr>
          <w:noProof/>
        </w:rPr>
        <mc:AlternateContent>
          <mc:Choice Requires="wps">
            <w:drawing>
              <wp:anchor distT="0" distB="0" distL="114300" distR="114300" simplePos="0" relativeHeight="251658400" behindDoc="0" locked="0" layoutInCell="1" allowOverlap="1" wp14:anchorId="29AAD3B9" wp14:editId="50E1D226">
                <wp:simplePos x="0" y="0"/>
                <wp:positionH relativeFrom="column">
                  <wp:posOffset>4695281</wp:posOffset>
                </wp:positionH>
                <wp:positionV relativeFrom="paragraph">
                  <wp:posOffset>183061</wp:posOffset>
                </wp:positionV>
                <wp:extent cx="471158" cy="233670"/>
                <wp:effectExtent l="0" t="0" r="0" b="0"/>
                <wp:wrapNone/>
                <wp:docPr id="1013325142"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42C9B316" w14:textId="5071BE7B" w:rsidR="009A2A3F" w:rsidRPr="00A5547C" w:rsidRDefault="009A2A3F" w:rsidP="009A2A3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29AAD3B9" id="フローチャート: 処理 1" o:spid="_x0000_s1060" type="#_x0000_t109" style="position:absolute;left:0;text-align:left;margin-left:369.7pt;margin-top:14.4pt;width:37.1pt;height:18.4pt;z-index:251658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" fillcolor="#e7e6e6 [3214]" strokecolor="#f2f2f2 [3052]" strokeweight="1pt">
                <v:shadow on="t" color="black" opacity="26214f" origin="-.5,-.5" offset=".24944mm,.24944mm"/>
                <v:textbox inset="0,0,0,0">
                  <w:txbxContent>
                    <w:p w14:paraId="42C9B316" w14:textId="5071BE7B" w:rsidR="009A2A3F" w:rsidRPr="00A5547C" w:rsidRDefault="009A2A3F" w:rsidP="009A2A3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p>
                  </w:txbxContent>
                </v:textbox>
              </v:shape>
            </w:pict>
          </mc:Fallback>
        </mc:AlternateContent>
      </w:r>
      <w:r w:rsidR="00CC5E1B">
        <w:rPr>
          <w:noProof/>
        </w:rPr>
        <mc:AlternateContent>
          <mc:Choice Requires="wps">
            <w:drawing>
              <wp:anchor distT="0" distB="0" distL="114300" distR="114300" simplePos="0" relativeHeight="251658301" behindDoc="0" locked="0" layoutInCell="1" allowOverlap="1" wp14:anchorId="22BC37A1" wp14:editId="5B738765">
                <wp:simplePos x="0" y="0"/>
                <wp:positionH relativeFrom="column">
                  <wp:posOffset>2853301</wp:posOffset>
                </wp:positionH>
                <wp:positionV relativeFrom="paragraph">
                  <wp:posOffset>186612</wp:posOffset>
                </wp:positionV>
                <wp:extent cx="294368" cy="203200"/>
                <wp:effectExtent l="0" t="0" r="10795" b="25400"/>
                <wp:wrapNone/>
                <wp:docPr id="1074162758" name="正方形/長方形 1074162758"/>
                <wp:cNvGraphicFramePr/>
                <a:graphic xmlns:a="http://schemas.openxmlformats.org/drawingml/2006/main">
                  <a:graphicData uri="http://schemas.microsoft.com/office/word/2010/wordprocessingShape">
                    <wps:wsp>
                      <wps:cNvSpPr/>
                      <wps:spPr>
                        <a:xfrm>
                          <a:off x="0" y="0"/>
                          <a:ext cx="294368" cy="2032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F86FC6A" id="正方形/長方形 1074162758" o:spid="_x0000_s1026" style="position:absolute;margin-left:224.65pt;margin-top:14.7pt;width:23.2pt;height:16pt;z-index:25165830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" filled="f" strokecolor="red" strokeweight="1.5pt"/>
            </w:pict>
          </mc:Fallback>
        </mc:AlternateContent>
      </w:r>
    </w:p>
    <w:p w14:paraId="32DF71B0" w14:textId="3402BCE7" w:rsidR="00DC0354" w:rsidRDefault="009A2A3F" w:rsidP="004455E2">
      <w:pPr>
        <w:pStyle w:val="a4"/>
        <w:ind w:leftChars="0" w:left="992" w:firstLineChars="100" w:firstLine="210"/>
        <w:jc w:val="left"/>
      </w:pPr>
      <w:r>
        <w:rPr>
          <w:noProof/>
        </w:rPr>
        <mc:AlternateContent>
          <mc:Choice Requires="wps">
            <w:drawing>
              <wp:anchor distT="0" distB="0" distL="114300" distR="114300" simplePos="0" relativeHeight="251658402" behindDoc="0" locked="0" layoutInCell="1" allowOverlap="1" wp14:anchorId="232833A2" wp14:editId="1A82799B">
                <wp:simplePos x="0" y="0"/>
                <wp:positionH relativeFrom="column">
                  <wp:posOffset>5231674</wp:posOffset>
                </wp:positionH>
                <wp:positionV relativeFrom="paragraph">
                  <wp:posOffset>65314</wp:posOffset>
                </wp:positionV>
                <wp:extent cx="1414690" cy="311150"/>
                <wp:effectExtent l="0" t="0" r="0" b="0"/>
                <wp:wrapNone/>
                <wp:docPr id="19387234" name="テキスト ボックス 19387234"/>
                <wp:cNvGraphicFramePr/>
                <a:graphic xmlns:a="http://schemas.openxmlformats.org/drawingml/2006/main">
                  <a:graphicData uri="http://schemas.microsoft.com/office/word/2010/wordprocessingShape">
                    <wps:wsp>
                      <wps:cNvSpPr txBox="1"/>
                      <wps:spPr>
                        <a:xfrm>
                          <a:off x="0" y="0"/>
                          <a:ext cx="1414690" cy="311150"/>
                        </a:xfrm>
                        <a:prstGeom prst="rect">
                          <a:avLst/>
                        </a:prstGeom>
                        <a:noFill/>
                        <a:ln w="6350">
                          <a:noFill/>
                        </a:ln>
                      </wps:spPr>
                      <wps:txbx>
                        <w:txbxContent>
                          <w:p w14:paraId="345D48E3" w14:textId="0259F087" w:rsidR="009A2A3F" w:rsidRPr="00825851" w:rsidRDefault="009A2A3F" w:rsidP="009A2A3F">
                            <w:pPr>
                              <w:rPr>
                                <w:color w:val="FF0000"/>
                              </w:rPr>
                            </w:pPr>
                            <w:r>
                              <w:rPr>
                                <w:rFonts w:hint="eastAsia"/>
                                <w:color w:val="FF0000"/>
                              </w:rPr>
                              <w:t>予約状況確認ボタン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2833A2" id="テキスト ボックス 19387234" o:spid="_x0000_s1061" type="#_x0000_t202" style="position:absolute;left:0;text-align:left;margin-left:411.95pt;margin-top:5.15pt;width:111.4pt;height:24.5pt;z-index:2516584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" filled="f" stroked="f" strokeweight=".5pt">
                <v:textbox>
                  <w:txbxContent>
                    <w:p w14:paraId="345D48E3" w14:textId="0259F087" w:rsidR="009A2A3F" w:rsidRPr="00825851" w:rsidRDefault="009A2A3F" w:rsidP="009A2A3F">
                      <w:pPr>
                        <w:rPr>
                          <w:color w:val="FF0000"/>
                        </w:rPr>
                      </w:pPr>
                      <w:r>
                        <w:rPr>
                          <w:rFonts w:hint="eastAsia"/>
                          <w:color w:val="FF0000"/>
                        </w:rPr>
                        <w:t>予約状況確認ボタン</w:t>
                      </w:r>
                    </w:p>
                  </w:txbxContent>
                </v:textbox>
              </v:shape>
            </w:pict>
          </mc:Fallback>
        </mc:AlternateContent>
      </w:r>
      <w:r>
        <w:rPr>
          <w:noProof/>
        </w:rPr>
        <mc:AlternateContent>
          <mc:Choice Requires="wps">
            <w:drawing>
              <wp:anchor distT="0" distB="0" distL="114300" distR="114300" simplePos="0" relativeHeight="251658401" behindDoc="0" locked="0" layoutInCell="1" allowOverlap="1" wp14:anchorId="520B272B" wp14:editId="0247E0AA">
                <wp:simplePos x="0" y="0"/>
                <wp:positionH relativeFrom="column">
                  <wp:posOffset>5165997</wp:posOffset>
                </wp:positionH>
                <wp:positionV relativeFrom="paragraph">
                  <wp:posOffset>64588</wp:posOffset>
                </wp:positionV>
                <wp:extent cx="353060" cy="45719"/>
                <wp:effectExtent l="0" t="50800" r="15240" b="43815"/>
                <wp:wrapNone/>
                <wp:docPr id="685545736" name="直線矢印コネクタ 685545736"/>
                <wp:cNvGraphicFramePr/>
                <a:graphic xmlns:a="http://schemas.openxmlformats.org/drawingml/2006/main">
                  <a:graphicData uri="http://schemas.microsoft.com/office/word/2010/wordprocessingShape">
                    <wps:wsp>
                      <wps:cNvCnPr/>
                      <wps:spPr>
                        <a:xfrm flipH="1" flipV="1">
                          <a:off x="0" y="0"/>
                          <a:ext cx="353060"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9CC838" id="直線矢印コネクタ 685545736" o:spid="_x0000_s1026" type="#_x0000_t32" style="position:absolute;margin-left:406.75pt;margin-top:5.1pt;width:27.8pt;height:3.6pt;flip:x y;z-index:2516584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" strokecolor="red" strokeweight=".5pt">
                <v:stroke endarrow="block" joinstyle="miter"/>
              </v:shape>
            </w:pict>
          </mc:Fallback>
        </mc:AlternateContent>
      </w:r>
      <w:r>
        <w:rPr>
          <w:noProof/>
        </w:rPr>
        <mc:AlternateContent>
          <mc:Choice Requires="wps">
            <w:drawing>
              <wp:anchor distT="0" distB="0" distL="114300" distR="114300" simplePos="0" relativeHeight="251658304" behindDoc="0" locked="0" layoutInCell="1" allowOverlap="1" wp14:anchorId="5B5940C7" wp14:editId="797B542A">
                <wp:simplePos x="0" y="0"/>
                <wp:positionH relativeFrom="column">
                  <wp:posOffset>4428309</wp:posOffset>
                </wp:positionH>
                <wp:positionV relativeFrom="paragraph">
                  <wp:posOffset>76743</wp:posOffset>
                </wp:positionV>
                <wp:extent cx="485593" cy="441597"/>
                <wp:effectExtent l="12700" t="25400" r="22860" b="15875"/>
                <wp:wrapNone/>
                <wp:docPr id="100" name="直線矢印コネクタ 100"/>
                <wp:cNvGraphicFramePr/>
                <a:graphic xmlns:a="http://schemas.openxmlformats.org/drawingml/2006/main">
                  <a:graphicData uri="http://schemas.microsoft.com/office/word/2010/wordprocessingShape">
                    <wps:wsp>
                      <wps:cNvCnPr/>
                      <wps:spPr>
                        <a:xfrm flipH="1" flipV="1">
                          <a:off x="0" y="0"/>
                          <a:ext cx="485593" cy="44159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87181C" id="直線矢印コネクタ 100" o:spid="_x0000_s1026" type="#_x0000_t32" style="position:absolute;margin-left:348.7pt;margin-top:6.05pt;width:38.25pt;height:34.75pt;flip:x y;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" strokecolor="red" strokeweight=".5pt">
                <v:stroke endarrow="block" joinstyle="miter"/>
              </v:shape>
            </w:pict>
          </mc:Fallback>
        </mc:AlternateContent>
      </w:r>
      <w:r w:rsidR="008F331D">
        <w:rPr>
          <w:noProof/>
        </w:rPr>
        <mc:AlternateContent>
          <mc:Choice Requires="wps">
            <w:drawing>
              <wp:anchor distT="0" distB="0" distL="114300" distR="114300" simplePos="0" relativeHeight="251658306" behindDoc="0" locked="0" layoutInCell="1" allowOverlap="1" wp14:anchorId="37B3DD32" wp14:editId="66419476">
                <wp:simplePos x="0" y="0"/>
                <wp:positionH relativeFrom="column">
                  <wp:posOffset>3377578</wp:posOffset>
                </wp:positionH>
                <wp:positionV relativeFrom="paragraph">
                  <wp:posOffset>184781</wp:posOffset>
                </wp:positionV>
                <wp:extent cx="88714" cy="337176"/>
                <wp:effectExtent l="57150" t="38100" r="26035" b="25400"/>
                <wp:wrapNone/>
                <wp:docPr id="98" name="直線矢印コネクタ 98"/>
                <wp:cNvGraphicFramePr/>
                <a:graphic xmlns:a="http://schemas.openxmlformats.org/drawingml/2006/main">
                  <a:graphicData uri="http://schemas.microsoft.com/office/word/2010/wordprocessingShape">
                    <wps:wsp>
                      <wps:cNvCnPr/>
                      <wps:spPr>
                        <a:xfrm flipH="1" flipV="1">
                          <a:off x="0" y="0"/>
                          <a:ext cx="88714" cy="33717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295904" id="直線矢印コネクタ 98" o:spid="_x0000_s1026" type="#_x0000_t32" style="position:absolute;margin-left:265.95pt;margin-top:14.55pt;width:7pt;height:26.55pt;flip:x y;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" strokecolor="red" strokeweight=".5pt">
                <v:stroke endarrow="block" joinstyle="miter"/>
              </v:shape>
            </w:pict>
          </mc:Fallback>
        </mc:AlternateContent>
      </w:r>
    </w:p>
    <w:p w14:paraId="7DEE9DCE" w14:textId="4EED850B" w:rsidR="00DC0354" w:rsidRDefault="009A2A3F" w:rsidP="004455E2">
      <w:pPr>
        <w:pStyle w:val="a4"/>
        <w:ind w:leftChars="0" w:left="992" w:firstLineChars="100" w:firstLine="210"/>
        <w:jc w:val="left"/>
      </w:pPr>
      <w:r>
        <w:rPr>
          <w:noProof/>
        </w:rPr>
        <mc:AlternateContent>
          <mc:Choice Requires="wps">
            <w:drawing>
              <wp:anchor distT="0" distB="0" distL="114300" distR="114300" simplePos="0" relativeHeight="251658303" behindDoc="0" locked="0" layoutInCell="1" allowOverlap="1" wp14:anchorId="45CDA592" wp14:editId="713E2E18">
                <wp:simplePos x="0" y="0"/>
                <wp:positionH relativeFrom="column">
                  <wp:posOffset>4917168</wp:posOffset>
                </wp:positionH>
                <wp:positionV relativeFrom="paragraph">
                  <wp:posOffset>165298</wp:posOffset>
                </wp:positionV>
                <wp:extent cx="1168400" cy="311150"/>
                <wp:effectExtent l="0" t="0" r="0" b="0"/>
                <wp:wrapNone/>
                <wp:docPr id="99" name="テキスト ボックス 99"/>
                <wp:cNvGraphicFramePr/>
                <a:graphic xmlns:a="http://schemas.openxmlformats.org/drawingml/2006/main">
                  <a:graphicData uri="http://schemas.microsoft.com/office/word/2010/wordprocessingShape">
                    <wps:wsp>
                      <wps:cNvSpPr txBox="1"/>
                      <wps:spPr>
                        <a:xfrm>
                          <a:off x="0" y="0"/>
                          <a:ext cx="1168400" cy="311150"/>
                        </a:xfrm>
                        <a:prstGeom prst="rect">
                          <a:avLst/>
                        </a:prstGeom>
                        <a:noFill/>
                        <a:ln w="6350">
                          <a:noFill/>
                        </a:ln>
                      </wps:spPr>
                      <wps:txbx>
                        <w:txbxContent>
                          <w:p w14:paraId="52CD04F8" w14:textId="77777777" w:rsidR="005F6CFB" w:rsidRPr="00825851" w:rsidRDefault="005F6CFB" w:rsidP="005F6CFB">
                            <w:pPr>
                              <w:rPr>
                                <w:color w:val="FF0000"/>
                              </w:rPr>
                            </w:pPr>
                            <w:r>
                              <w:rPr>
                                <w:rFonts w:hint="eastAsia"/>
                                <w:color w:val="FF0000"/>
                              </w:rPr>
                              <w:t>教室概要ボタン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DA592" id="テキスト ボックス 99" o:spid="_x0000_s1062" type="#_x0000_t202" style="position:absolute;left:0;text-align:left;margin-left:387.2pt;margin-top:13pt;width:92pt;height:24.5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" filled="f" stroked="f" strokeweight=".5pt">
                <v:textbox>
                  <w:txbxContent>
                    <w:p w14:paraId="52CD04F8" w14:textId="77777777" w:rsidR="005F6CFB" w:rsidRPr="00825851" w:rsidRDefault="005F6CFB" w:rsidP="005F6CFB">
                      <w:pPr>
                        <w:rPr>
                          <w:color w:val="FF0000"/>
                        </w:rPr>
                      </w:pPr>
                      <w:r>
                        <w:rPr>
                          <w:rFonts w:hint="eastAsia"/>
                          <w:color w:val="FF0000"/>
                        </w:rPr>
                        <w:t>教室概要ボタン</w:t>
                      </w:r>
                    </w:p>
                  </w:txbxContent>
                </v:textbox>
              </v:shape>
            </w:pict>
          </mc:Fallback>
        </mc:AlternateContent>
      </w:r>
      <w:r w:rsidR="008F331D">
        <w:rPr>
          <w:noProof/>
        </w:rPr>
        <mc:AlternateContent>
          <mc:Choice Requires="wps">
            <w:drawing>
              <wp:anchor distT="0" distB="0" distL="114300" distR="114300" simplePos="0" relativeHeight="251658305" behindDoc="0" locked="0" layoutInCell="1" allowOverlap="1" wp14:anchorId="725C252A" wp14:editId="0B58BC6F">
                <wp:simplePos x="0" y="0"/>
                <wp:positionH relativeFrom="column">
                  <wp:posOffset>2628913</wp:posOffset>
                </wp:positionH>
                <wp:positionV relativeFrom="paragraph">
                  <wp:posOffset>216531</wp:posOffset>
                </wp:positionV>
                <wp:extent cx="1692391" cy="311150"/>
                <wp:effectExtent l="0" t="0" r="0" b="0"/>
                <wp:wrapNone/>
                <wp:docPr id="97" name="テキスト ボックス 97"/>
                <wp:cNvGraphicFramePr/>
                <a:graphic xmlns:a="http://schemas.openxmlformats.org/drawingml/2006/main">
                  <a:graphicData uri="http://schemas.microsoft.com/office/word/2010/wordprocessingShape">
                    <wps:wsp>
                      <wps:cNvSpPr txBox="1"/>
                      <wps:spPr>
                        <a:xfrm>
                          <a:off x="0" y="0"/>
                          <a:ext cx="1692391" cy="311150"/>
                        </a:xfrm>
                        <a:prstGeom prst="rect">
                          <a:avLst/>
                        </a:prstGeom>
                        <a:noFill/>
                        <a:ln w="6350">
                          <a:noFill/>
                        </a:ln>
                      </wps:spPr>
                      <wps:txbx>
                        <w:txbxContent>
                          <w:p w14:paraId="2DC52E7C" w14:textId="77777777" w:rsidR="008F331D" w:rsidRPr="00825851" w:rsidRDefault="008F331D" w:rsidP="008F331D">
                            <w:pPr>
                              <w:rPr>
                                <w:color w:val="FF0000"/>
                              </w:rPr>
                            </w:pPr>
                            <w:r>
                              <w:rPr>
                                <w:rFonts w:hint="eastAsia"/>
                                <w:color w:val="FF0000"/>
                              </w:rPr>
                              <w:t>教室選択コンボボックス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C252A" id="テキスト ボックス 97" o:spid="_x0000_s1063" type="#_x0000_t202" style="position:absolute;left:0;text-align:left;margin-left:207pt;margin-top:17.05pt;width:133.25pt;height:24.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" filled="f" stroked="f" strokeweight=".5pt">
                <v:textbox>
                  <w:txbxContent>
                    <w:p w14:paraId="2DC52E7C" w14:textId="77777777" w:rsidR="008F331D" w:rsidRPr="00825851" w:rsidRDefault="008F331D" w:rsidP="008F331D">
                      <w:pPr>
                        <w:rPr>
                          <w:color w:val="FF0000"/>
                        </w:rPr>
                      </w:pPr>
                      <w:r>
                        <w:rPr>
                          <w:rFonts w:hint="eastAsia"/>
                          <w:color w:val="FF0000"/>
                        </w:rPr>
                        <w:t>教室選択コンボボックス</w:t>
                      </w:r>
                    </w:p>
                  </w:txbxContent>
                </v:textbox>
              </v:shape>
            </w:pict>
          </mc:Fallback>
        </mc:AlternateContent>
      </w:r>
    </w:p>
    <w:p w14:paraId="26EDE0E7" w14:textId="38098FE3" w:rsidR="00DC0354" w:rsidRDefault="00DC0354" w:rsidP="004455E2">
      <w:pPr>
        <w:pStyle w:val="a4"/>
        <w:ind w:leftChars="0" w:left="992" w:firstLineChars="100" w:firstLine="210"/>
        <w:jc w:val="left"/>
      </w:pPr>
    </w:p>
    <w:p w14:paraId="5120D9BB" w14:textId="491A5779" w:rsidR="00DC0354" w:rsidRDefault="00DC0354" w:rsidP="004455E2">
      <w:pPr>
        <w:pStyle w:val="a4"/>
        <w:ind w:leftChars="0" w:left="992" w:firstLineChars="100" w:firstLine="210"/>
        <w:jc w:val="left"/>
      </w:pPr>
    </w:p>
    <w:p w14:paraId="67DA1689" w14:textId="664ECC04" w:rsidR="00DC0354" w:rsidRDefault="00DC0354" w:rsidP="004455E2">
      <w:pPr>
        <w:pStyle w:val="a4"/>
        <w:ind w:leftChars="0" w:left="992" w:firstLineChars="100" w:firstLine="210"/>
        <w:jc w:val="left"/>
      </w:pPr>
    </w:p>
    <w:p w14:paraId="6265A6DC" w14:textId="538B34AE" w:rsidR="00DC0354" w:rsidRDefault="00DC0354" w:rsidP="004455E2">
      <w:pPr>
        <w:pStyle w:val="a4"/>
        <w:ind w:leftChars="0" w:left="992" w:firstLineChars="100" w:firstLine="210"/>
        <w:jc w:val="left"/>
      </w:pPr>
    </w:p>
    <w:p w14:paraId="6EF3105B" w14:textId="48BB5FF1" w:rsidR="00DC0354" w:rsidRDefault="00DC0354" w:rsidP="004455E2">
      <w:pPr>
        <w:pStyle w:val="a4"/>
        <w:ind w:leftChars="0" w:left="992" w:firstLineChars="100" w:firstLine="210"/>
        <w:jc w:val="left"/>
      </w:pPr>
    </w:p>
    <w:p w14:paraId="125FBD75" w14:textId="16C0650F" w:rsidR="008553DF" w:rsidRDefault="008C0E9D" w:rsidP="004455E2">
      <w:pPr>
        <w:pStyle w:val="a4"/>
        <w:ind w:leftChars="0" w:left="992" w:firstLineChars="100" w:firstLine="210"/>
        <w:jc w:val="left"/>
      </w:pPr>
      <w:r>
        <w:rPr>
          <w:noProof/>
        </w:rPr>
        <mc:AlternateContent>
          <mc:Choice Requires="wps">
            <w:drawing>
              <wp:anchor distT="0" distB="0" distL="114300" distR="114300" simplePos="0" relativeHeight="251658540" behindDoc="0" locked="0" layoutInCell="1" allowOverlap="1" wp14:anchorId="040E18B7" wp14:editId="28DC234D">
                <wp:simplePos x="0" y="0"/>
                <wp:positionH relativeFrom="column">
                  <wp:posOffset>4613910</wp:posOffset>
                </wp:positionH>
                <wp:positionV relativeFrom="paragraph">
                  <wp:posOffset>167640</wp:posOffset>
                </wp:positionV>
                <wp:extent cx="471158" cy="233670"/>
                <wp:effectExtent l="57150" t="57150" r="81915" b="71755"/>
                <wp:wrapNone/>
                <wp:docPr id="18372791"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1EEE46D3" w14:textId="4BEF6C41" w:rsidR="008C0E9D" w:rsidRPr="00A5547C" w:rsidRDefault="008C0E9D" w:rsidP="008C0E9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040E18B7" id="_x0000_s1064" type="#_x0000_t109" style="position:absolute;left:0;text-align:left;margin-left:363.3pt;margin-top:13.2pt;width:37.1pt;height:18.4pt;z-index:2516585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" fillcolor="#e7e6e6" strokecolor="#f2f2f2" strokeweight="1pt">
                <v:shadow on="t" color="black" opacity="26214f" origin="-.5,-.5" offset=".24944mm,.24944mm"/>
                <v:textbox inset="0,0,0,0">
                  <w:txbxContent>
                    <w:p w14:paraId="1EEE46D3" w14:textId="4BEF6C41" w:rsidR="008C0E9D" w:rsidRPr="00A5547C" w:rsidRDefault="008C0E9D" w:rsidP="008C0E9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r w:rsidR="00395F0D">
        <w:rPr>
          <w:noProof/>
        </w:rPr>
        <mc:AlternateContent>
          <mc:Choice Requires="wps">
            <w:drawing>
              <wp:anchor distT="0" distB="0" distL="114300" distR="114300" simplePos="0" relativeHeight="251658492" behindDoc="0" locked="0" layoutInCell="1" allowOverlap="1" wp14:anchorId="4F8F3805" wp14:editId="5C6102D5">
                <wp:simplePos x="0" y="0"/>
                <wp:positionH relativeFrom="column">
                  <wp:posOffset>3411220</wp:posOffset>
                </wp:positionH>
                <wp:positionV relativeFrom="paragraph">
                  <wp:posOffset>152400</wp:posOffset>
                </wp:positionV>
                <wp:extent cx="640080" cy="240665"/>
                <wp:effectExtent l="57150" t="57150" r="83820" b="83185"/>
                <wp:wrapNone/>
                <wp:docPr id="1923600374" name="フローチャート: 処理 1"/>
                <wp:cNvGraphicFramePr/>
                <a:graphic xmlns:a="http://schemas.openxmlformats.org/drawingml/2006/main">
                  <a:graphicData uri="http://schemas.microsoft.com/office/word/2010/wordprocessingShape">
                    <wps:wsp>
                      <wps:cNvSpPr/>
                      <wps:spPr>
                        <a:xfrm>
                          <a:off x="0" y="0"/>
                          <a:ext cx="640080" cy="240665"/>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853A6D8" w14:textId="4206BE2D" w:rsidR="007524CB" w:rsidRPr="00A5547C" w:rsidRDefault="00192BB3" w:rsidP="007524CB">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F3805" id="_x0000_s1065" type="#_x0000_t109" style="position:absolute;left:0;text-align:left;margin-left:268.6pt;margin-top:12pt;width:50.4pt;height:18.95pt;z-index:2516584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" fillcolor="#e7e6e6 [3214]" strokecolor="#f2f2f2 [3052]" strokeweight="1pt">
                <v:shadow on="t" color="black" opacity="26214f" origin="-.5,-.5" offset=".24944mm,.24944mm"/>
                <v:textbox inset="0,0,0,0">
                  <w:txbxContent>
                    <w:p w14:paraId="2853A6D8" w14:textId="4206BE2D" w:rsidR="007524CB" w:rsidRPr="00A5547C" w:rsidRDefault="00192BB3" w:rsidP="007524CB">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p>
                  </w:txbxContent>
                </v:textbox>
              </v:shape>
            </w:pict>
          </mc:Fallback>
        </mc:AlternateContent>
      </w:r>
      <w:r w:rsidR="00395F0D">
        <w:rPr>
          <w:noProof/>
        </w:rPr>
        <mc:AlternateContent>
          <mc:Choice Requires="wps">
            <w:drawing>
              <wp:anchor distT="0" distB="0" distL="114300" distR="114300" simplePos="0" relativeHeight="251658326" behindDoc="0" locked="0" layoutInCell="1" allowOverlap="1" wp14:anchorId="5EE49B34" wp14:editId="075C406D">
                <wp:simplePos x="0" y="0"/>
                <wp:positionH relativeFrom="column">
                  <wp:posOffset>2538730</wp:posOffset>
                </wp:positionH>
                <wp:positionV relativeFrom="paragraph">
                  <wp:posOffset>150495</wp:posOffset>
                </wp:positionV>
                <wp:extent cx="471158" cy="233670"/>
                <wp:effectExtent l="57150" t="57150" r="81915" b="71755"/>
                <wp:wrapNone/>
                <wp:docPr id="325342243"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1D493129" w14:textId="6757643F" w:rsidR="007730F7" w:rsidRPr="00A5547C" w:rsidRDefault="007730F7" w:rsidP="007730F7">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5EE49B34" id="_x0000_s1066" type="#_x0000_t109" style="position:absolute;left:0;text-align:left;margin-left:199.9pt;margin-top:11.85pt;width:37.1pt;height:18.4pt;z-index:25165832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" fillcolor="#e7e6e6 [3214]" strokecolor="#f2f2f2 [3052]" strokeweight="1pt">
                <v:shadow on="t" color="black" opacity="26214f" origin="-.5,-.5" offset=".24944mm,.24944mm"/>
                <v:textbox inset="0,0,0,0">
                  <w:txbxContent>
                    <w:p w14:paraId="1D493129" w14:textId="6757643F" w:rsidR="007730F7" w:rsidRPr="00A5547C" w:rsidRDefault="007730F7" w:rsidP="007730F7">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r w:rsidR="007524CB">
        <w:rPr>
          <w:noProof/>
        </w:rPr>
        <mc:AlternateContent>
          <mc:Choice Requires="wps">
            <w:drawing>
              <wp:anchor distT="0" distB="0" distL="114300" distR="114300" simplePos="0" relativeHeight="251658399" behindDoc="0" locked="0" layoutInCell="1" allowOverlap="1" wp14:anchorId="47C1054A" wp14:editId="638DC595">
                <wp:simplePos x="0" y="0"/>
                <wp:positionH relativeFrom="column">
                  <wp:posOffset>797560</wp:posOffset>
                </wp:positionH>
                <wp:positionV relativeFrom="paragraph">
                  <wp:posOffset>139700</wp:posOffset>
                </wp:positionV>
                <wp:extent cx="1168400" cy="311150"/>
                <wp:effectExtent l="0" t="0" r="0" b="0"/>
                <wp:wrapNone/>
                <wp:docPr id="46157527" name="テキスト ボックス 46157527"/>
                <wp:cNvGraphicFramePr/>
                <a:graphic xmlns:a="http://schemas.openxmlformats.org/drawingml/2006/main">
                  <a:graphicData uri="http://schemas.microsoft.com/office/word/2010/wordprocessingShape">
                    <wps:wsp>
                      <wps:cNvSpPr txBox="1"/>
                      <wps:spPr>
                        <a:xfrm>
                          <a:off x="0" y="0"/>
                          <a:ext cx="1168400" cy="311150"/>
                        </a:xfrm>
                        <a:prstGeom prst="rect">
                          <a:avLst/>
                        </a:prstGeom>
                        <a:noFill/>
                        <a:ln w="6350">
                          <a:noFill/>
                        </a:ln>
                      </wps:spPr>
                      <wps:txbx>
                        <w:txbxContent>
                          <w:p w14:paraId="6A13F8A3" w14:textId="5128F6CC" w:rsidR="00B03236" w:rsidRPr="00825851" w:rsidRDefault="00B03236" w:rsidP="00B03236">
                            <w:pPr>
                              <w:rPr>
                                <w:color w:val="FF0000"/>
                              </w:rPr>
                            </w:pPr>
                            <w:r>
                              <w:rPr>
                                <w:rFonts w:hint="eastAsia"/>
                                <w:color w:val="FF0000"/>
                              </w:rPr>
                              <w:t>新規予約</w:t>
                            </w:r>
                            <w:r w:rsidRPr="00825851">
                              <w:rPr>
                                <w:rFonts w:hint="eastAsia"/>
                                <w:color w:val="FF0000"/>
                              </w:rPr>
                              <w:t>ボタン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C1054A" id="テキスト ボックス 46157527" o:spid="_x0000_s1067" type="#_x0000_t202" style="position:absolute;left:0;text-align:left;margin-left:62.8pt;margin-top:11pt;width:92pt;height:24.5pt;z-index:2516583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" filled="f" stroked="f" strokeweight=".5pt">
                <v:textbox>
                  <w:txbxContent>
                    <w:p w14:paraId="6A13F8A3" w14:textId="5128F6CC" w:rsidR="00B03236" w:rsidRPr="00825851" w:rsidRDefault="00B03236" w:rsidP="00B03236">
                      <w:pPr>
                        <w:rPr>
                          <w:color w:val="FF0000"/>
                        </w:rPr>
                      </w:pPr>
                      <w:r>
                        <w:rPr>
                          <w:rFonts w:hint="eastAsia"/>
                          <w:color w:val="FF0000"/>
                        </w:rPr>
                        <w:t>新規予約</w:t>
                      </w:r>
                      <w:r w:rsidRPr="00825851">
                        <w:rPr>
                          <w:rFonts w:hint="eastAsia"/>
                          <w:color w:val="FF0000"/>
                        </w:rPr>
                        <w:t>ボタン</w:t>
                      </w:r>
                    </w:p>
                  </w:txbxContent>
                </v:textbox>
              </v:shape>
            </w:pict>
          </mc:Fallback>
        </mc:AlternateContent>
      </w:r>
    </w:p>
    <w:p w14:paraId="77D72A62" w14:textId="4DEE96F2" w:rsidR="002F0DA2" w:rsidRDefault="00953205" w:rsidP="004455E2">
      <w:pPr>
        <w:pStyle w:val="a4"/>
        <w:ind w:leftChars="0" w:left="992" w:firstLineChars="100" w:firstLine="210"/>
        <w:jc w:val="left"/>
      </w:pPr>
      <w:r>
        <w:rPr>
          <w:noProof/>
        </w:rPr>
        <mc:AlternateContent>
          <mc:Choice Requires="wps">
            <w:drawing>
              <wp:anchor distT="0" distB="0" distL="114300" distR="114300" simplePos="0" relativeHeight="251658541" behindDoc="0" locked="0" layoutInCell="1" allowOverlap="1" wp14:anchorId="55430B6F" wp14:editId="1838BC41">
                <wp:simplePos x="0" y="0"/>
                <wp:positionH relativeFrom="column">
                  <wp:posOffset>4838142</wp:posOffset>
                </wp:positionH>
                <wp:positionV relativeFrom="paragraph">
                  <wp:posOffset>213608</wp:posOffset>
                </wp:positionV>
                <wp:extent cx="175895" cy="224790"/>
                <wp:effectExtent l="38100" t="38100" r="33655" b="22860"/>
                <wp:wrapNone/>
                <wp:docPr id="30288031" name="直線矢印コネクタ 30288031"/>
                <wp:cNvGraphicFramePr/>
                <a:graphic xmlns:a="http://schemas.openxmlformats.org/drawingml/2006/main">
                  <a:graphicData uri="http://schemas.microsoft.com/office/word/2010/wordprocessingShape">
                    <wps:wsp>
                      <wps:cNvCnPr/>
                      <wps:spPr>
                        <a:xfrm flipH="1" flipV="1">
                          <a:off x="0" y="0"/>
                          <a:ext cx="175895" cy="224790"/>
                        </a:xfrm>
                        <a:prstGeom prst="straightConnector1">
                          <a:avLst/>
                        </a:prstGeom>
                        <a:noFill/>
                        <a:ln w="63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426337A" id="直線矢印コネクタ 30288031" o:spid="_x0000_s1026" type="#_x0000_t32" style="position:absolute;margin-left:380.95pt;margin-top:16.8pt;width:13.85pt;height:17.7pt;flip:x y;z-index:2516585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" strokecolor="red" strokeweight=".5pt">
                <v:stroke endarrow="block" joinstyle="miter"/>
              </v:shape>
            </w:pict>
          </mc:Fallback>
        </mc:AlternateContent>
      </w:r>
      <w:r>
        <w:rPr>
          <w:noProof/>
        </w:rPr>
        <mc:AlternateContent>
          <mc:Choice Requires="wps">
            <w:drawing>
              <wp:anchor distT="0" distB="0" distL="114300" distR="114300" simplePos="0" relativeHeight="251658494" behindDoc="0" locked="0" layoutInCell="1" allowOverlap="1" wp14:anchorId="4D9F2D70" wp14:editId="42040E17">
                <wp:simplePos x="0" y="0"/>
                <wp:positionH relativeFrom="column">
                  <wp:posOffset>3785483</wp:posOffset>
                </wp:positionH>
                <wp:positionV relativeFrom="paragraph">
                  <wp:posOffset>168290</wp:posOffset>
                </wp:positionV>
                <wp:extent cx="175895" cy="224790"/>
                <wp:effectExtent l="38100" t="38100" r="33655" b="22860"/>
                <wp:wrapNone/>
                <wp:docPr id="1032835677" name="直線矢印コネクタ 1032835677"/>
                <wp:cNvGraphicFramePr/>
                <a:graphic xmlns:a="http://schemas.openxmlformats.org/drawingml/2006/main">
                  <a:graphicData uri="http://schemas.microsoft.com/office/word/2010/wordprocessingShape">
                    <wps:wsp>
                      <wps:cNvCnPr/>
                      <wps:spPr>
                        <a:xfrm flipH="1" flipV="1">
                          <a:off x="0" y="0"/>
                          <a:ext cx="175895" cy="22479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207086" id="直線矢印コネクタ 1032835677" o:spid="_x0000_s1026" type="#_x0000_t32" style="position:absolute;margin-left:298.05pt;margin-top:13.25pt;width:13.85pt;height:17.7pt;flip:x y;z-index:2516584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" strokecolor="red" strokeweight=".5pt">
                <v:stroke endarrow="block" joinstyle="miter"/>
              </v:shape>
            </w:pict>
          </mc:Fallback>
        </mc:AlternateContent>
      </w:r>
      <w:r w:rsidR="00395F0D">
        <w:rPr>
          <w:noProof/>
        </w:rPr>
        <mc:AlternateContent>
          <mc:Choice Requires="wps">
            <w:drawing>
              <wp:anchor distT="0" distB="0" distL="114300" distR="114300" simplePos="0" relativeHeight="251658398" behindDoc="0" locked="0" layoutInCell="1" allowOverlap="1" wp14:anchorId="11989A5D" wp14:editId="7A8536A1">
                <wp:simplePos x="0" y="0"/>
                <wp:positionH relativeFrom="column">
                  <wp:posOffset>1912620</wp:posOffset>
                </wp:positionH>
                <wp:positionV relativeFrom="paragraph">
                  <wp:posOffset>11430</wp:posOffset>
                </wp:positionV>
                <wp:extent cx="541020" cy="45719"/>
                <wp:effectExtent l="0" t="57150" r="30480" b="50165"/>
                <wp:wrapNone/>
                <wp:docPr id="1178191825" name="直線矢印コネクタ 1178191825"/>
                <wp:cNvGraphicFramePr/>
                <a:graphic xmlns:a="http://schemas.openxmlformats.org/drawingml/2006/main">
                  <a:graphicData uri="http://schemas.microsoft.com/office/word/2010/wordprocessingShape">
                    <wps:wsp>
                      <wps:cNvCnPr/>
                      <wps:spPr>
                        <a:xfrm flipV="1">
                          <a:off x="0" y="0"/>
                          <a:ext cx="541020"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8FF35A" id="直線矢印コネクタ 1178191825" o:spid="_x0000_s1026" type="#_x0000_t32" style="position:absolute;margin-left:150.6pt;margin-top:.9pt;width:42.6pt;height:3.6pt;flip:y;z-index:2516583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" strokecolor="red" strokeweight=".5pt">
                <v:stroke endarrow="block" joinstyle="miter"/>
              </v:shape>
            </w:pict>
          </mc:Fallback>
        </mc:AlternateContent>
      </w:r>
    </w:p>
    <w:p w14:paraId="29CD2B6F" w14:textId="0253B0A2" w:rsidR="00953205" w:rsidRDefault="003C3B9A" w:rsidP="008B4C40">
      <w:pPr>
        <w:pStyle w:val="a4"/>
        <w:ind w:leftChars="0" w:left="720"/>
        <w:jc w:val="left"/>
      </w:pPr>
      <w:bookmarkStart w:id="7" w:name="_Toc234940407"/>
      <w:r>
        <w:rPr>
          <w:noProof/>
        </w:rPr>
        <mc:AlternateContent>
          <mc:Choice Requires="wps">
            <w:drawing>
              <wp:anchor distT="0" distB="0" distL="114300" distR="114300" simplePos="0" relativeHeight="251658493" behindDoc="0" locked="0" layoutInCell="1" allowOverlap="1" wp14:anchorId="15DB4396" wp14:editId="329DA010">
                <wp:simplePos x="0" y="0"/>
                <wp:positionH relativeFrom="column">
                  <wp:posOffset>3006973</wp:posOffset>
                </wp:positionH>
                <wp:positionV relativeFrom="paragraph">
                  <wp:posOffset>104078</wp:posOffset>
                </wp:positionV>
                <wp:extent cx="1701444" cy="311150"/>
                <wp:effectExtent l="0" t="0" r="0" b="0"/>
                <wp:wrapNone/>
                <wp:docPr id="1855427529" name="テキスト ボックス 1855427529"/>
                <wp:cNvGraphicFramePr/>
                <a:graphic xmlns:a="http://schemas.openxmlformats.org/drawingml/2006/main">
                  <a:graphicData uri="http://schemas.microsoft.com/office/word/2010/wordprocessingShape">
                    <wps:wsp>
                      <wps:cNvSpPr txBox="1"/>
                      <wps:spPr>
                        <a:xfrm>
                          <a:off x="0" y="0"/>
                          <a:ext cx="1701444" cy="311150"/>
                        </a:xfrm>
                        <a:prstGeom prst="rect">
                          <a:avLst/>
                        </a:prstGeom>
                        <a:noFill/>
                        <a:ln w="6350">
                          <a:noFill/>
                        </a:ln>
                      </wps:spPr>
                      <wps:txbx>
                        <w:txbxContent>
                          <w:p w14:paraId="3F16A6CF" w14:textId="776FCF1C" w:rsidR="007524CB" w:rsidRPr="00825851" w:rsidRDefault="00192BB3" w:rsidP="007524CB">
                            <w:pPr>
                              <w:rPr>
                                <w:color w:val="FF0000"/>
                              </w:rPr>
                            </w:pPr>
                            <w:r>
                              <w:rPr>
                                <w:rFonts w:hint="eastAsia"/>
                                <w:color w:val="FF0000"/>
                              </w:rPr>
                              <w:t>自分の予約確認</w:t>
                            </w:r>
                            <w:r w:rsidR="007524CB" w:rsidRPr="00825851">
                              <w:rPr>
                                <w:rFonts w:hint="eastAsia"/>
                                <w:color w:val="FF0000"/>
                              </w:rPr>
                              <w:t>ボタン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B4396" id="テキスト ボックス 1855427529" o:spid="_x0000_s1068" type="#_x0000_t202" style="position:absolute;left:0;text-align:left;margin-left:236.75pt;margin-top:8.2pt;width:133.95pt;height:24.5pt;z-index:2516584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" filled="f" stroked="f" strokeweight=".5pt">
                <v:textbox>
                  <w:txbxContent>
                    <w:p w14:paraId="3F16A6CF" w14:textId="776FCF1C" w:rsidR="007524CB" w:rsidRPr="00825851" w:rsidRDefault="00192BB3" w:rsidP="007524CB">
                      <w:pPr>
                        <w:rPr>
                          <w:color w:val="FF0000"/>
                        </w:rPr>
                      </w:pPr>
                      <w:r>
                        <w:rPr>
                          <w:rFonts w:hint="eastAsia"/>
                          <w:color w:val="FF0000"/>
                        </w:rPr>
                        <w:t>自分の予約確認</w:t>
                      </w:r>
                      <w:r w:rsidR="007524CB" w:rsidRPr="00825851">
                        <w:rPr>
                          <w:rFonts w:hint="eastAsia"/>
                          <w:color w:val="FF0000"/>
                        </w:rPr>
                        <w:t>ボタン</w:t>
                      </w:r>
                    </w:p>
                  </w:txbxContent>
                </v:textbox>
              </v:shape>
            </w:pict>
          </mc:Fallback>
        </mc:AlternateContent>
      </w:r>
      <w:r w:rsidR="00953205">
        <w:rPr>
          <w:noProof/>
        </w:rPr>
        <mc:AlternateContent>
          <mc:Choice Requires="wps">
            <w:drawing>
              <wp:anchor distT="0" distB="0" distL="114300" distR="114300" simplePos="0" relativeHeight="251658542" behindDoc="0" locked="0" layoutInCell="1" allowOverlap="1" wp14:anchorId="1F4499C0" wp14:editId="2792BEA1">
                <wp:simplePos x="0" y="0"/>
                <wp:positionH relativeFrom="margin">
                  <wp:posOffset>4855373</wp:posOffset>
                </wp:positionH>
                <wp:positionV relativeFrom="paragraph">
                  <wp:posOffset>167578</wp:posOffset>
                </wp:positionV>
                <wp:extent cx="1478280" cy="311150"/>
                <wp:effectExtent l="0" t="0" r="0" b="0"/>
                <wp:wrapNone/>
                <wp:docPr id="1644521484" name="テキスト ボックス 1644521484"/>
                <wp:cNvGraphicFramePr/>
                <a:graphic xmlns:a="http://schemas.openxmlformats.org/drawingml/2006/main">
                  <a:graphicData uri="http://schemas.microsoft.com/office/word/2010/wordprocessingShape">
                    <wps:wsp>
                      <wps:cNvSpPr txBox="1"/>
                      <wps:spPr>
                        <a:xfrm>
                          <a:off x="0" y="0"/>
                          <a:ext cx="1478280" cy="311150"/>
                        </a:xfrm>
                        <a:prstGeom prst="rect">
                          <a:avLst/>
                        </a:prstGeom>
                        <a:noFill/>
                        <a:ln w="6350">
                          <a:noFill/>
                        </a:ln>
                      </wps:spPr>
                      <wps:txbx>
                        <w:txbxContent>
                          <w:p w14:paraId="1E4D443A" w14:textId="30BD8126" w:rsidR="008C0E9D" w:rsidRPr="00825851" w:rsidRDefault="008C0E9D" w:rsidP="008C0E9D">
                            <w:pPr>
                              <w:rPr>
                                <w:color w:val="FF0000"/>
                              </w:rPr>
                            </w:pPr>
                            <w:r>
                              <w:rPr>
                                <w:rFonts w:hint="eastAsia"/>
                                <w:color w:val="FF0000"/>
                              </w:rPr>
                              <w:t>予約変更ボタン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499C0" id="テキスト ボックス 1644521484" o:spid="_x0000_s1069" type="#_x0000_t202" style="position:absolute;left:0;text-align:left;margin-left:382.3pt;margin-top:13.2pt;width:116.4pt;height:24.5pt;z-index:2516585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" filled="f" stroked="f" strokeweight=".5pt">
                <v:textbox>
                  <w:txbxContent>
                    <w:p w14:paraId="1E4D443A" w14:textId="30BD8126" w:rsidR="008C0E9D" w:rsidRPr="00825851" w:rsidRDefault="008C0E9D" w:rsidP="008C0E9D">
                      <w:pPr>
                        <w:rPr>
                          <w:color w:val="FF0000"/>
                        </w:rPr>
                      </w:pPr>
                      <w:r>
                        <w:rPr>
                          <w:rFonts w:hint="eastAsia"/>
                          <w:color w:val="FF0000"/>
                        </w:rPr>
                        <w:t>予約変更ボタン</w:t>
                      </w:r>
                    </w:p>
                  </w:txbxContent>
                </v:textbox>
                <w10:wrap anchorx="margin"/>
              </v:shape>
            </w:pict>
          </mc:Fallback>
        </mc:AlternateContent>
      </w:r>
    </w:p>
    <w:p w14:paraId="350F8B8B" w14:textId="4CCFB2EC" w:rsidR="00953205" w:rsidRDefault="00953205" w:rsidP="008B4C40">
      <w:pPr>
        <w:pStyle w:val="a4"/>
        <w:ind w:leftChars="0" w:left="720"/>
        <w:jc w:val="left"/>
      </w:pPr>
    </w:p>
    <w:bookmarkEnd w:id="7"/>
    <w:p w14:paraId="29251E5B" w14:textId="77777777" w:rsidR="00953205" w:rsidRDefault="00953205" w:rsidP="00953205">
      <w:pPr>
        <w:pStyle w:val="a4"/>
        <w:numPr>
          <w:ilvl w:val="2"/>
          <w:numId w:val="1"/>
        </w:numPr>
        <w:ind w:leftChars="0"/>
        <w:jc w:val="left"/>
        <w:outlineLvl w:val="2"/>
      </w:pPr>
      <w:proofErr w:type="spellStart"/>
      <w:r>
        <w:t>MainFrame</w:t>
      </w:r>
      <w:proofErr w:type="spellEnd"/>
    </w:p>
    <w:p w14:paraId="251F4BA1" w14:textId="2777E64D" w:rsidR="00532D78" w:rsidRDefault="00532D78" w:rsidP="00B02581">
      <w:pPr>
        <w:pStyle w:val="a4"/>
        <w:ind w:leftChars="572" w:left="1201"/>
        <w:jc w:val="left"/>
      </w:pPr>
      <w:r>
        <w:rPr>
          <w:rFonts w:hint="eastAsia"/>
        </w:rPr>
        <w:t>初期Window位置　：（ ５</w:t>
      </w:r>
      <w:r w:rsidR="00CA743E">
        <w:rPr>
          <w:rFonts w:hint="eastAsia"/>
        </w:rPr>
        <w:t xml:space="preserve">, </w:t>
      </w:r>
      <w:r>
        <w:rPr>
          <w:rFonts w:hint="eastAsia"/>
        </w:rPr>
        <w:t>５）</w:t>
      </w:r>
    </w:p>
    <w:p w14:paraId="3CA518F5" w14:textId="42F0440A" w:rsidR="00532D78" w:rsidRDefault="00532D78" w:rsidP="00B02581">
      <w:pPr>
        <w:pStyle w:val="a4"/>
        <w:ind w:leftChars="572" w:left="1201"/>
        <w:jc w:val="left"/>
      </w:pPr>
      <w:r>
        <w:rPr>
          <w:rFonts w:hint="eastAsia"/>
        </w:rPr>
        <w:t>初期Windowサイズ：（900,</w:t>
      </w:r>
      <w:r>
        <w:t xml:space="preserve"> </w:t>
      </w:r>
      <w:r>
        <w:rPr>
          <w:rFonts w:hint="eastAsia"/>
        </w:rPr>
        <w:t>455</w:t>
      </w:r>
      <w:r>
        <w:t>）</w:t>
      </w:r>
    </w:p>
    <w:p w14:paraId="24BB550F" w14:textId="57019C01" w:rsidR="00532D78" w:rsidRDefault="00532D78" w:rsidP="00B02581">
      <w:pPr>
        <w:pStyle w:val="a4"/>
        <w:ind w:leftChars="572" w:left="1201"/>
        <w:jc w:val="left"/>
      </w:pPr>
      <w:r>
        <w:rPr>
          <w:rFonts w:hint="eastAsia"/>
        </w:rPr>
        <w:t>Windowサイズ変更</w:t>
      </w:r>
      <w:r w:rsidR="00B02581">
        <w:rPr>
          <w:rFonts w:hint="eastAsia"/>
        </w:rPr>
        <w:t xml:space="preserve"> ： </w:t>
      </w:r>
      <w:r>
        <w:rPr>
          <w:rFonts w:hint="eastAsia"/>
        </w:rPr>
        <w:t>Window最大化操作含め有効とする</w:t>
      </w:r>
      <w:r w:rsidR="00F60242">
        <w:rPr>
          <w:rFonts w:hint="eastAsia"/>
        </w:rPr>
        <w:t>。</w:t>
      </w:r>
    </w:p>
    <w:p w14:paraId="32814ACC" w14:textId="77777777" w:rsidR="00532D78" w:rsidRPr="00532D78" w:rsidRDefault="00532D78" w:rsidP="00B92505">
      <w:pPr>
        <w:pStyle w:val="a4"/>
        <w:ind w:leftChars="0" w:left="992"/>
        <w:jc w:val="left"/>
      </w:pPr>
    </w:p>
    <w:p w14:paraId="52EEB0B6" w14:textId="77777777" w:rsidR="00953205" w:rsidRDefault="00953205" w:rsidP="00953205">
      <w:pPr>
        <w:pStyle w:val="a4"/>
        <w:numPr>
          <w:ilvl w:val="2"/>
          <w:numId w:val="1"/>
        </w:numPr>
        <w:ind w:leftChars="0"/>
        <w:jc w:val="left"/>
        <w:outlineLvl w:val="2"/>
      </w:pPr>
      <w:r>
        <w:rPr>
          <w:rFonts w:hint="eastAsia"/>
        </w:rPr>
        <w:t>ログインID用テキストボックス</w:t>
      </w:r>
    </w:p>
    <w:p w14:paraId="3A1EEEA3" w14:textId="6789369B" w:rsidR="003F2D72" w:rsidRDefault="003F2D72" w:rsidP="003F2D72">
      <w:pPr>
        <w:pStyle w:val="a4"/>
        <w:ind w:leftChars="572" w:left="1201"/>
        <w:jc w:val="left"/>
      </w:pPr>
      <w:r>
        <w:rPr>
          <w:rFonts w:hint="eastAsia"/>
        </w:rPr>
        <w:t>最大表示文字数：10</w:t>
      </w:r>
    </w:p>
    <w:p w14:paraId="78B3E946" w14:textId="106580D0" w:rsidR="00E0340C" w:rsidRDefault="00E0340C" w:rsidP="003F2D72">
      <w:pPr>
        <w:pStyle w:val="a4"/>
        <w:ind w:leftChars="572" w:left="1201"/>
        <w:jc w:val="left"/>
      </w:pPr>
      <w:r>
        <w:rPr>
          <w:rFonts w:hint="eastAsia"/>
        </w:rPr>
        <w:t>表示内容</w:t>
      </w:r>
      <w:r w:rsidR="00953205">
        <w:rPr>
          <w:rFonts w:hint="eastAsia"/>
        </w:rPr>
        <w:t>：</w:t>
      </w:r>
    </w:p>
    <w:p w14:paraId="3DD70284" w14:textId="66AA9A7E" w:rsidR="00E0340C" w:rsidRDefault="00953205" w:rsidP="00E0340C">
      <w:pPr>
        <w:pStyle w:val="a4"/>
        <w:ind w:leftChars="672" w:left="1411"/>
        <w:jc w:val="left"/>
      </w:pPr>
      <w:r>
        <w:rPr>
          <w:rFonts w:hint="eastAsia"/>
        </w:rPr>
        <w:t>・</w:t>
      </w:r>
      <w:r w:rsidR="00E0340C">
        <w:rPr>
          <w:rFonts w:hint="eastAsia"/>
        </w:rPr>
        <w:t>未ログイン状態：「未ログイン」</w:t>
      </w:r>
    </w:p>
    <w:p w14:paraId="371315E5" w14:textId="29CFE8F2" w:rsidR="00AA696D" w:rsidRDefault="00953205" w:rsidP="00BC060C">
      <w:pPr>
        <w:pStyle w:val="a4"/>
        <w:ind w:leftChars="672" w:left="1411"/>
        <w:jc w:val="left"/>
      </w:pPr>
      <w:r>
        <w:rPr>
          <w:rFonts w:hint="eastAsia"/>
        </w:rPr>
        <w:t>・</w:t>
      </w:r>
      <w:r w:rsidR="00E0340C">
        <w:rPr>
          <w:rFonts w:hint="eastAsia"/>
        </w:rPr>
        <w:t>ログイン済状態：</w:t>
      </w:r>
      <w:r w:rsidR="00AA696D">
        <w:rPr>
          <w:rFonts w:hint="eastAsia"/>
        </w:rPr>
        <w:t>ログインID</w:t>
      </w:r>
    </w:p>
    <w:p w14:paraId="0F04E78B" w14:textId="77777777" w:rsidR="00953205" w:rsidRPr="003F2D72" w:rsidRDefault="00953205" w:rsidP="00BC060C">
      <w:pPr>
        <w:pStyle w:val="a4"/>
        <w:ind w:leftChars="672" w:left="1411"/>
        <w:jc w:val="left"/>
      </w:pPr>
    </w:p>
    <w:p w14:paraId="4A338421" w14:textId="77777777" w:rsidR="00953205" w:rsidRDefault="00953205" w:rsidP="00953205">
      <w:pPr>
        <w:pStyle w:val="a4"/>
        <w:numPr>
          <w:ilvl w:val="2"/>
          <w:numId w:val="1"/>
        </w:numPr>
        <w:ind w:leftChars="0"/>
        <w:jc w:val="left"/>
        <w:outlineLvl w:val="2"/>
      </w:pPr>
      <w:r>
        <w:rPr>
          <w:rFonts w:hint="eastAsia"/>
        </w:rPr>
        <w:t>結果表示エリア</w:t>
      </w:r>
    </w:p>
    <w:p w14:paraId="4D118C6B" w14:textId="3EB8D81B" w:rsidR="00093F30" w:rsidRDefault="00093F30" w:rsidP="00AA696D">
      <w:pPr>
        <w:pStyle w:val="a4"/>
        <w:ind w:leftChars="572" w:left="1201"/>
        <w:jc w:val="left"/>
      </w:pPr>
      <w:r>
        <w:rPr>
          <w:rFonts w:hint="eastAsia"/>
        </w:rPr>
        <w:t>最大表示文字数：80文字×20行</w:t>
      </w:r>
    </w:p>
    <w:p w14:paraId="5E821A73" w14:textId="13F5CC2F" w:rsidR="00073753" w:rsidRDefault="00AA696D" w:rsidP="00AA696D">
      <w:pPr>
        <w:pStyle w:val="a4"/>
        <w:ind w:leftChars="572" w:left="1201"/>
        <w:jc w:val="left"/>
      </w:pPr>
      <w:r>
        <w:rPr>
          <w:rFonts w:hint="eastAsia"/>
        </w:rPr>
        <w:t>表示内容</w:t>
      </w:r>
      <w:r w:rsidR="00382A00">
        <w:rPr>
          <w:rFonts w:hint="eastAsia"/>
        </w:rPr>
        <w:t>：</w:t>
      </w:r>
    </w:p>
    <w:p w14:paraId="6390EA3D" w14:textId="445C349C" w:rsidR="00A16F89" w:rsidRDefault="00A16F89" w:rsidP="00532D78">
      <w:pPr>
        <w:pStyle w:val="a4"/>
        <w:ind w:leftChars="572" w:left="1201"/>
        <w:jc w:val="left"/>
      </w:pPr>
      <w:r>
        <w:rPr>
          <w:rFonts w:hint="eastAsia"/>
        </w:rPr>
        <w:t xml:space="preserve">　</w:t>
      </w:r>
      <w:r w:rsidR="00BB4253">
        <w:rPr>
          <w:rFonts w:hint="eastAsia"/>
        </w:rPr>
        <w:t>ログイン時：</w:t>
      </w:r>
      <w:r>
        <w:rPr>
          <w:rFonts w:hint="eastAsia"/>
        </w:rPr>
        <w:t>未登録IDでログイン失敗時：「IDが違います</w:t>
      </w:r>
      <w:r w:rsidR="00F60242">
        <w:rPr>
          <w:rFonts w:hint="eastAsia"/>
        </w:rPr>
        <w:t>。</w:t>
      </w:r>
      <w:r>
        <w:rPr>
          <w:rFonts w:hint="eastAsia"/>
        </w:rPr>
        <w:t>」</w:t>
      </w:r>
    </w:p>
    <w:p w14:paraId="6851A37E" w14:textId="636650FC" w:rsidR="008553DF" w:rsidRDefault="00A16F89" w:rsidP="00532D78">
      <w:pPr>
        <w:pStyle w:val="a4"/>
        <w:ind w:leftChars="572" w:left="1201"/>
        <w:jc w:val="left"/>
      </w:pPr>
      <w:r>
        <w:rPr>
          <w:rFonts w:hint="eastAsia"/>
        </w:rPr>
        <w:t xml:space="preserve">　</w:t>
      </w:r>
      <w:r w:rsidR="00BB4253">
        <w:rPr>
          <w:rFonts w:hint="eastAsia"/>
        </w:rPr>
        <w:t xml:space="preserve">　　　　　　</w:t>
      </w:r>
      <w:r w:rsidR="00EA1D80">
        <w:rPr>
          <w:rFonts w:hint="eastAsia"/>
        </w:rPr>
        <w:t>ID登録済みでパスワード違い：「IDまたはパスワードが違います</w:t>
      </w:r>
      <w:r w:rsidR="00F60242">
        <w:rPr>
          <w:rFonts w:hint="eastAsia"/>
        </w:rPr>
        <w:t>。</w:t>
      </w:r>
      <w:r w:rsidR="00EA1D80">
        <w:rPr>
          <w:rFonts w:hint="eastAsia"/>
        </w:rPr>
        <w:t>」</w:t>
      </w:r>
    </w:p>
    <w:p w14:paraId="78536D67" w14:textId="3C04F608" w:rsidR="00BB4253" w:rsidRDefault="00BB4253" w:rsidP="00532D78">
      <w:pPr>
        <w:pStyle w:val="a4"/>
        <w:ind w:leftChars="572" w:left="1201"/>
        <w:jc w:val="left"/>
      </w:pPr>
      <w:r>
        <w:rPr>
          <w:rFonts w:hint="eastAsia"/>
        </w:rPr>
        <w:t xml:space="preserve">　　　　　　　正常にログイン出来た時：</w:t>
      </w:r>
      <w:r w:rsidR="00F1441E">
        <w:rPr>
          <w:rFonts w:hint="eastAsia"/>
        </w:rPr>
        <w:t>表示無し</w:t>
      </w:r>
    </w:p>
    <w:p w14:paraId="1B8697E1" w14:textId="707A82C8" w:rsidR="001676E7" w:rsidRDefault="001676E7" w:rsidP="00532D78">
      <w:pPr>
        <w:pStyle w:val="a4"/>
        <w:ind w:leftChars="572" w:left="1201"/>
        <w:jc w:val="left"/>
      </w:pPr>
      <w:r>
        <w:rPr>
          <w:rFonts w:hint="eastAsia"/>
        </w:rPr>
        <w:t xml:space="preserve">　　　　　　　ログイン操作中断時：表示無し</w:t>
      </w:r>
    </w:p>
    <w:p w14:paraId="2B546B2D" w14:textId="0BB102BA" w:rsidR="006968A2" w:rsidRDefault="00582279" w:rsidP="00605C45">
      <w:pPr>
        <w:pStyle w:val="a4"/>
        <w:ind w:leftChars="672" w:left="1411"/>
        <w:jc w:val="left"/>
      </w:pPr>
      <w:r>
        <w:rPr>
          <w:rFonts w:hint="eastAsia"/>
          <w:noProof/>
        </w:rPr>
        <mc:AlternateContent>
          <mc:Choice Requires="wps">
            <w:drawing>
              <wp:anchor distT="0" distB="0" distL="114300" distR="114300" simplePos="0" relativeHeight="251658307" behindDoc="0" locked="0" layoutInCell="1" allowOverlap="1" wp14:anchorId="1AE7877A" wp14:editId="7CE95E29">
                <wp:simplePos x="0" y="0"/>
                <wp:positionH relativeFrom="column">
                  <wp:posOffset>3833651</wp:posOffset>
                </wp:positionH>
                <wp:positionV relativeFrom="paragraph">
                  <wp:posOffset>106188</wp:posOffset>
                </wp:positionV>
                <wp:extent cx="45719" cy="1545472"/>
                <wp:effectExtent l="0" t="6985" r="24130" b="24130"/>
                <wp:wrapNone/>
                <wp:docPr id="9" name="右大かっこ 9"/>
                <wp:cNvGraphicFramePr/>
                <a:graphic xmlns:a="http://schemas.openxmlformats.org/drawingml/2006/main">
                  <a:graphicData uri="http://schemas.microsoft.com/office/word/2010/wordprocessingShape">
                    <wps:wsp>
                      <wps:cNvSpPr/>
                      <wps:spPr>
                        <a:xfrm rot="5400000">
                          <a:off x="0" y="0"/>
                          <a:ext cx="45719" cy="1545472"/>
                        </a:xfrm>
                        <a:prstGeom prst="righ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B042EA"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右大かっこ 9" o:spid="_x0000_s1026" type="#_x0000_t86" style="position:absolute;margin-left:301.85pt;margin-top:8.35pt;width:3.6pt;height:121.7pt;rotation:90;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" adj="53" strokecolor="black [3200]" strokeweight=".5pt">
                <v:stroke joinstyle="miter"/>
              </v:shape>
            </w:pict>
          </mc:Fallback>
        </mc:AlternateContent>
      </w:r>
      <w:r w:rsidR="00605C45">
        <w:rPr>
          <w:rFonts w:hint="eastAsia"/>
        </w:rPr>
        <w:t>教室概要表示時</w:t>
      </w:r>
    </w:p>
    <w:p w14:paraId="23EE8F77" w14:textId="77E41759" w:rsidR="00605C45" w:rsidRDefault="007B2CBC" w:rsidP="00605C45">
      <w:pPr>
        <w:pStyle w:val="a4"/>
        <w:ind w:leftChars="772" w:left="1621"/>
        <w:jc w:val="left"/>
      </w:pPr>
      <w:r>
        <w:rPr>
          <w:rFonts w:hint="eastAsia"/>
          <w:noProof/>
        </w:rPr>
        <mc:AlternateContent>
          <mc:Choice Requires="wps">
            <w:drawing>
              <wp:anchor distT="0" distB="0" distL="114300" distR="114300" simplePos="0" relativeHeight="251658312" behindDoc="0" locked="0" layoutInCell="1" allowOverlap="1" wp14:anchorId="2E009298" wp14:editId="561219F9">
                <wp:simplePos x="0" y="0"/>
                <wp:positionH relativeFrom="column">
                  <wp:posOffset>6290232</wp:posOffset>
                </wp:positionH>
                <wp:positionV relativeFrom="paragraph">
                  <wp:posOffset>429260</wp:posOffset>
                </wp:positionV>
                <wp:extent cx="59055" cy="379095"/>
                <wp:effectExtent l="0" t="7620" r="28575" b="28575"/>
                <wp:wrapNone/>
                <wp:docPr id="222824138" name="右大かっこ 222824138"/>
                <wp:cNvGraphicFramePr/>
                <a:graphic xmlns:a="http://schemas.openxmlformats.org/drawingml/2006/main">
                  <a:graphicData uri="http://schemas.microsoft.com/office/word/2010/wordprocessingShape">
                    <wps:wsp>
                      <wps:cNvSpPr/>
                      <wps:spPr>
                        <a:xfrm rot="5400000">
                          <a:off x="0" y="0"/>
                          <a:ext cx="59055" cy="379095"/>
                        </a:xfrm>
                        <a:prstGeom prst="righ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C66AA" id="右大かっこ 222824138" o:spid="_x0000_s1026" type="#_x0000_t86" style="position:absolute;margin-left:495.3pt;margin-top:33.8pt;width:4.65pt;height:29.85pt;rotation:90;z-index:251658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" adj="280" strokecolor="black [3200]" strokeweight=".5pt">
                <v:stroke joinstyle="miter"/>
              </v:shape>
            </w:pict>
          </mc:Fallback>
        </mc:AlternateContent>
      </w:r>
      <w:r>
        <w:rPr>
          <w:rFonts w:hint="eastAsia"/>
          <w:noProof/>
        </w:rPr>
        <mc:AlternateContent>
          <mc:Choice Requires="wps">
            <w:drawing>
              <wp:anchor distT="0" distB="0" distL="114300" distR="114300" simplePos="0" relativeHeight="251658311" behindDoc="0" locked="0" layoutInCell="1" allowOverlap="1" wp14:anchorId="2E526E72" wp14:editId="58733055">
                <wp:simplePos x="0" y="0"/>
                <wp:positionH relativeFrom="column">
                  <wp:posOffset>5831283</wp:posOffset>
                </wp:positionH>
                <wp:positionV relativeFrom="paragraph">
                  <wp:posOffset>450215</wp:posOffset>
                </wp:positionV>
                <wp:extent cx="45085" cy="353695"/>
                <wp:effectExtent l="0" t="1905" r="10160" b="10160"/>
                <wp:wrapNone/>
                <wp:docPr id="56" name="右大かっこ 56"/>
                <wp:cNvGraphicFramePr/>
                <a:graphic xmlns:a="http://schemas.openxmlformats.org/drawingml/2006/main">
                  <a:graphicData uri="http://schemas.microsoft.com/office/word/2010/wordprocessingShape">
                    <wps:wsp>
                      <wps:cNvSpPr/>
                      <wps:spPr>
                        <a:xfrm rot="5400000">
                          <a:off x="0" y="0"/>
                          <a:ext cx="45085" cy="353695"/>
                        </a:xfrm>
                        <a:prstGeom prst="righ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E3B3E" id="右大かっこ 56" o:spid="_x0000_s1026" type="#_x0000_t86" style="position:absolute;margin-left:459.15pt;margin-top:35.45pt;width:3.55pt;height:27.85pt;rotation:90;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" adj="229" strokecolor="black [3200]" strokeweight=".5pt">
                <v:stroke joinstyle="miter"/>
              </v:shape>
            </w:pict>
          </mc:Fallback>
        </mc:AlternateContent>
      </w:r>
      <w:r w:rsidR="00605C45">
        <w:rPr>
          <w:rFonts w:hint="eastAsia"/>
        </w:rPr>
        <w:t>facilityテーブルのexplanation</w:t>
      </w:r>
      <w:r w:rsidR="00F60242">
        <w:rPr>
          <w:rFonts w:hint="eastAsia"/>
        </w:rPr>
        <w:t>、</w:t>
      </w:r>
      <w:proofErr w:type="spellStart"/>
      <w:r w:rsidR="00605C45">
        <w:rPr>
          <w:rFonts w:hint="eastAsia"/>
        </w:rPr>
        <w:t>open_time</w:t>
      </w:r>
      <w:proofErr w:type="spellEnd"/>
      <w:r w:rsidR="00F60242">
        <w:rPr>
          <w:rFonts w:hint="eastAsia"/>
        </w:rPr>
        <w:t>、</w:t>
      </w:r>
      <w:proofErr w:type="spellStart"/>
      <w:r w:rsidR="00605C45">
        <w:rPr>
          <w:rFonts w:hint="eastAsia"/>
        </w:rPr>
        <w:t>close_time</w:t>
      </w:r>
      <w:proofErr w:type="spellEnd"/>
      <w:r w:rsidR="00605C45">
        <w:rPr>
          <w:rFonts w:hint="eastAsia"/>
        </w:rPr>
        <w:t>の</w:t>
      </w:r>
      <w:r w:rsidR="00641400">
        <w:rPr>
          <w:rFonts w:hint="eastAsia"/>
        </w:rPr>
        <w:t>各属性に記録されているデータより表示データを作成する</w:t>
      </w:r>
      <w:r w:rsidR="00F60242">
        <w:rPr>
          <w:rFonts w:hint="eastAsia"/>
        </w:rPr>
        <w:t>。</w:t>
      </w:r>
    </w:p>
    <w:p w14:paraId="0C91B040" w14:textId="5DCCDB1D" w:rsidR="00641400" w:rsidRDefault="007B2CBC" w:rsidP="00605C45">
      <w:pPr>
        <w:pStyle w:val="a4"/>
        <w:ind w:leftChars="772" w:left="1621"/>
        <w:jc w:val="left"/>
      </w:pPr>
      <w:r>
        <w:rPr>
          <w:rFonts w:hint="eastAsia"/>
          <w:noProof/>
        </w:rPr>
        <w:lastRenderedPageBreak/>
        <mc:AlternateContent>
          <mc:Choice Requires="wps">
            <w:drawing>
              <wp:anchor distT="0" distB="0" distL="114300" distR="114300" simplePos="0" relativeHeight="251658313" behindDoc="0" locked="0" layoutInCell="1" allowOverlap="1" wp14:anchorId="4C988690" wp14:editId="0F7B5148">
                <wp:simplePos x="0" y="0"/>
                <wp:positionH relativeFrom="column">
                  <wp:posOffset>5521856</wp:posOffset>
                </wp:positionH>
                <wp:positionV relativeFrom="paragraph">
                  <wp:posOffset>193920</wp:posOffset>
                </wp:positionV>
                <wp:extent cx="182867" cy="148124"/>
                <wp:effectExtent l="0" t="38100" r="65405" b="23495"/>
                <wp:wrapNone/>
                <wp:docPr id="531505408" name="直線矢印コネクタ 1"/>
                <wp:cNvGraphicFramePr/>
                <a:graphic xmlns:a="http://schemas.openxmlformats.org/drawingml/2006/main">
                  <a:graphicData uri="http://schemas.microsoft.com/office/word/2010/wordprocessingShape">
                    <wps:wsp>
                      <wps:cNvCnPr/>
                      <wps:spPr>
                        <a:xfrm flipV="1">
                          <a:off x="0" y="0"/>
                          <a:ext cx="182867" cy="1481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6AA13F" id="直線矢印コネクタ 1" o:spid="_x0000_s1026" type="#_x0000_t32" style="position:absolute;margin-left:434.8pt;margin-top:15.25pt;width:14.4pt;height:11.65pt;flip:y;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" strokecolor="black [3200]" strokeweight=".5pt">
                <v:stroke endarrow="block" joinstyle="miter"/>
              </v:shape>
            </w:pict>
          </mc:Fallback>
        </mc:AlternateContent>
      </w:r>
      <w:r>
        <w:rPr>
          <w:rFonts w:hint="eastAsia"/>
          <w:noProof/>
        </w:rPr>
        <mc:AlternateContent>
          <mc:Choice Requires="wps">
            <w:drawing>
              <wp:anchor distT="0" distB="0" distL="114300" distR="114300" simplePos="0" relativeHeight="251658314" behindDoc="0" locked="0" layoutInCell="1" allowOverlap="1" wp14:anchorId="7CBA473E" wp14:editId="08E9F93F">
                <wp:simplePos x="0" y="0"/>
                <wp:positionH relativeFrom="column">
                  <wp:posOffset>6182464</wp:posOffset>
                </wp:positionH>
                <wp:positionV relativeFrom="paragraph">
                  <wp:posOffset>216315</wp:posOffset>
                </wp:positionV>
                <wp:extent cx="119146" cy="126118"/>
                <wp:effectExtent l="0" t="38100" r="52705" b="26670"/>
                <wp:wrapNone/>
                <wp:docPr id="725044767" name="直線矢印コネクタ 1"/>
                <wp:cNvGraphicFramePr/>
                <a:graphic xmlns:a="http://schemas.openxmlformats.org/drawingml/2006/main">
                  <a:graphicData uri="http://schemas.microsoft.com/office/word/2010/wordprocessingShape">
                    <wps:wsp>
                      <wps:cNvCnPr/>
                      <wps:spPr>
                        <a:xfrm flipV="1">
                          <a:off x="0" y="0"/>
                          <a:ext cx="119146" cy="1261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6FD286" id="直線矢印コネクタ 1" o:spid="_x0000_s1026" type="#_x0000_t32" style="position:absolute;margin-left:486.8pt;margin-top:17.05pt;width:9.4pt;height:9.95pt;flip:y;z-index:251658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" strokecolor="black [3200]" strokeweight=".5pt">
                <v:stroke endarrow="block" joinstyle="miter"/>
              </v:shape>
            </w:pict>
          </mc:Fallback>
        </mc:AlternateContent>
      </w:r>
      <w:r w:rsidR="006D362C">
        <w:rPr>
          <w:rFonts w:hint="eastAsia"/>
          <w:noProof/>
        </w:rPr>
        <mc:AlternateContent>
          <mc:Choice Requires="wps">
            <w:drawing>
              <wp:anchor distT="0" distB="0" distL="114300" distR="114300" simplePos="0" relativeHeight="251658308" behindDoc="0" locked="0" layoutInCell="1" allowOverlap="1" wp14:anchorId="41EB2002" wp14:editId="1FCE4F4C">
                <wp:simplePos x="0" y="0"/>
                <wp:positionH relativeFrom="column">
                  <wp:posOffset>3479074</wp:posOffset>
                </wp:positionH>
                <wp:positionV relativeFrom="paragraph">
                  <wp:posOffset>171690</wp:posOffset>
                </wp:positionV>
                <wp:extent cx="800868" cy="213582"/>
                <wp:effectExtent l="0" t="0" r="0" b="15240"/>
                <wp:wrapNone/>
                <wp:docPr id="55" name="テキスト ボックス 55"/>
                <wp:cNvGraphicFramePr/>
                <a:graphic xmlns:a="http://schemas.openxmlformats.org/drawingml/2006/main">
                  <a:graphicData uri="http://schemas.microsoft.com/office/word/2010/wordprocessingShape">
                    <wps:wsp>
                      <wps:cNvSpPr txBox="1"/>
                      <wps:spPr>
                        <a:xfrm>
                          <a:off x="0" y="0"/>
                          <a:ext cx="800868" cy="213582"/>
                        </a:xfrm>
                        <a:prstGeom prst="rect">
                          <a:avLst/>
                        </a:prstGeom>
                        <a:noFill/>
                        <a:ln w="6350">
                          <a:noFill/>
                        </a:ln>
                      </wps:spPr>
                      <wps:txbx>
                        <w:txbxContent>
                          <w:p w14:paraId="0E98560F" w14:textId="77777777" w:rsidR="006D362C" w:rsidRDefault="006D362C" w:rsidP="006D362C">
                            <w:r>
                              <w:rPr>
                                <w:rFonts w:hint="eastAsia"/>
                              </w:rPr>
                              <w:t>explanation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B2002" id="テキスト ボックス 55" o:spid="_x0000_s1070" type="#_x0000_t202" style="position:absolute;left:0;text-align:left;margin-left:273.95pt;margin-top:13.5pt;width:63.05pt;height:16.8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" filled="f" stroked="f" strokeweight=".5pt">
                <v:textbox inset="0,0,0,0">
                  <w:txbxContent>
                    <w:p w14:paraId="0E98560F" w14:textId="77777777" w:rsidR="006D362C" w:rsidRDefault="006D362C" w:rsidP="006D362C">
                      <w:r>
                        <w:rPr>
                          <w:rFonts w:hint="eastAsia"/>
                        </w:rPr>
                        <w:t>explanation</w:t>
                      </w:r>
                    </w:p>
                  </w:txbxContent>
                </v:textbox>
              </v:shape>
            </w:pict>
          </mc:Fallback>
        </mc:AlternateContent>
      </w:r>
      <w:r w:rsidR="00641400">
        <w:rPr>
          <w:rFonts w:hint="eastAsia"/>
        </w:rPr>
        <w:t>表示形式例（364工作室の場合）「364工作室　座席数</w:t>
      </w:r>
      <w:r w:rsidR="0083633E">
        <w:rPr>
          <w:rFonts w:hint="eastAsia"/>
        </w:rPr>
        <w:t>： 50　利用可能時間：</w:t>
      </w:r>
      <w:r w:rsidR="00542114">
        <w:rPr>
          <w:rFonts w:hint="eastAsia"/>
        </w:rPr>
        <w:t>09:00～21:15」</w:t>
      </w:r>
    </w:p>
    <w:p w14:paraId="672D0B11" w14:textId="63C1281C" w:rsidR="00382A00" w:rsidRDefault="00382A00" w:rsidP="00D30362">
      <w:pPr>
        <w:jc w:val="left"/>
      </w:pPr>
      <w:r>
        <w:rPr>
          <w:rFonts w:hint="eastAsia"/>
          <w:noProof/>
        </w:rPr>
        <mc:AlternateContent>
          <mc:Choice Requires="wps">
            <w:drawing>
              <wp:anchor distT="0" distB="0" distL="114300" distR="114300" simplePos="0" relativeHeight="251658310" behindDoc="0" locked="0" layoutInCell="1" allowOverlap="1" wp14:anchorId="7B46E7EE" wp14:editId="1EE0BFED">
                <wp:simplePos x="0" y="0"/>
                <wp:positionH relativeFrom="column">
                  <wp:posOffset>5843905</wp:posOffset>
                </wp:positionH>
                <wp:positionV relativeFrom="paragraph">
                  <wp:posOffset>69850</wp:posOffset>
                </wp:positionV>
                <wp:extent cx="800735" cy="252761"/>
                <wp:effectExtent l="0" t="0" r="0" b="1270"/>
                <wp:wrapNone/>
                <wp:docPr id="1897286863" name="テキスト ボックス 1897286863"/>
                <wp:cNvGraphicFramePr/>
                <a:graphic xmlns:a="http://schemas.openxmlformats.org/drawingml/2006/main">
                  <a:graphicData uri="http://schemas.microsoft.com/office/word/2010/wordprocessingShape">
                    <wps:wsp>
                      <wps:cNvSpPr txBox="1"/>
                      <wps:spPr>
                        <a:xfrm>
                          <a:off x="0" y="0"/>
                          <a:ext cx="800735" cy="252761"/>
                        </a:xfrm>
                        <a:prstGeom prst="rect">
                          <a:avLst/>
                        </a:prstGeom>
                        <a:noFill/>
                        <a:ln w="6350">
                          <a:noFill/>
                        </a:ln>
                      </wps:spPr>
                      <wps:txbx>
                        <w:txbxContent>
                          <w:p w14:paraId="2377CF1E" w14:textId="77777777" w:rsidR="007B2CBC" w:rsidRDefault="007B2CBC" w:rsidP="007B2CBC">
                            <w:proofErr w:type="spellStart"/>
                            <w:r>
                              <w:t>close</w:t>
                            </w:r>
                            <w:r>
                              <w:rPr>
                                <w:rFonts w:hint="eastAsia"/>
                              </w:rPr>
                              <w:t>_time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6E7EE" id="テキスト ボックス 1897286863" o:spid="_x0000_s1071" type="#_x0000_t202" style="position:absolute;margin-left:460.15pt;margin-top:5.5pt;width:63.05pt;height:19.9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" filled="f" stroked="f" strokeweight=".5pt">
                <v:textbox inset="0,0,0,0">
                  <w:txbxContent>
                    <w:p w14:paraId="2377CF1E" w14:textId="77777777" w:rsidR="007B2CBC" w:rsidRDefault="007B2CBC" w:rsidP="007B2CBC">
                      <w:proofErr w:type="spellStart"/>
                      <w:r>
                        <w:t>close</w:t>
                      </w:r>
                      <w:r>
                        <w:rPr>
                          <w:rFonts w:hint="eastAsia"/>
                        </w:rPr>
                        <w:t>_time</w:t>
                      </w:r>
                      <w:proofErr w:type="spellEnd"/>
                    </w:p>
                  </w:txbxContent>
                </v:textbox>
              </v:shape>
            </w:pict>
          </mc:Fallback>
        </mc:AlternateContent>
      </w:r>
      <w:r>
        <w:rPr>
          <w:rFonts w:hint="eastAsia"/>
          <w:noProof/>
        </w:rPr>
        <mc:AlternateContent>
          <mc:Choice Requires="wps">
            <w:drawing>
              <wp:anchor distT="0" distB="0" distL="114300" distR="114300" simplePos="0" relativeHeight="251658309" behindDoc="0" locked="0" layoutInCell="1" allowOverlap="1" wp14:anchorId="3D853035" wp14:editId="50DF5AF6">
                <wp:simplePos x="0" y="0"/>
                <wp:positionH relativeFrom="column">
                  <wp:posOffset>5042535</wp:posOffset>
                </wp:positionH>
                <wp:positionV relativeFrom="paragraph">
                  <wp:posOffset>42622</wp:posOffset>
                </wp:positionV>
                <wp:extent cx="800735" cy="213360"/>
                <wp:effectExtent l="0" t="0" r="0" b="15240"/>
                <wp:wrapNone/>
                <wp:docPr id="491040416" name="テキスト ボックス 491040416"/>
                <wp:cNvGraphicFramePr/>
                <a:graphic xmlns:a="http://schemas.openxmlformats.org/drawingml/2006/main">
                  <a:graphicData uri="http://schemas.microsoft.com/office/word/2010/wordprocessingShape">
                    <wps:wsp>
                      <wps:cNvSpPr txBox="1"/>
                      <wps:spPr>
                        <a:xfrm>
                          <a:off x="0" y="0"/>
                          <a:ext cx="800735" cy="213360"/>
                        </a:xfrm>
                        <a:prstGeom prst="rect">
                          <a:avLst/>
                        </a:prstGeom>
                        <a:noFill/>
                        <a:ln w="6350">
                          <a:noFill/>
                        </a:ln>
                      </wps:spPr>
                      <wps:txbx>
                        <w:txbxContent>
                          <w:p w14:paraId="4B8409C6" w14:textId="77777777" w:rsidR="007B2CBC" w:rsidRDefault="007B2CBC" w:rsidP="007B2CBC">
                            <w:proofErr w:type="spellStart"/>
                            <w:r>
                              <w:t>open</w:t>
                            </w:r>
                            <w:r>
                              <w:rPr>
                                <w:rFonts w:hint="eastAsia"/>
                              </w:rPr>
                              <w:t>_time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53035" id="テキスト ボックス 491040416" o:spid="_x0000_s1072" type="#_x0000_t202" style="position:absolute;margin-left:397.05pt;margin-top:3.35pt;width:63.05pt;height:16.8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" filled="f" stroked="f" strokeweight=".5pt">
                <v:textbox inset="0,0,0,0">
                  <w:txbxContent>
                    <w:p w14:paraId="4B8409C6" w14:textId="77777777" w:rsidR="007B2CBC" w:rsidRDefault="007B2CBC" w:rsidP="007B2CBC">
                      <w:proofErr w:type="spellStart"/>
                      <w:r>
                        <w:t>open</w:t>
                      </w:r>
                      <w:r>
                        <w:rPr>
                          <w:rFonts w:hint="eastAsia"/>
                        </w:rPr>
                        <w:t>_time</w:t>
                      </w:r>
                      <w:proofErr w:type="spellEnd"/>
                    </w:p>
                  </w:txbxContent>
                </v:textbox>
              </v:shape>
            </w:pict>
          </mc:Fallback>
        </mc:AlternateContent>
      </w:r>
    </w:p>
    <w:p w14:paraId="4705982C" w14:textId="73EACC0A" w:rsidR="006D362C" w:rsidRDefault="00382A00" w:rsidP="00382A00">
      <w:pPr>
        <w:pStyle w:val="a4"/>
        <w:ind w:leftChars="572" w:left="1201"/>
        <w:jc w:val="left"/>
      </w:pPr>
      <w:r>
        <w:rPr>
          <w:rFonts w:hint="eastAsia"/>
        </w:rPr>
        <w:t>新規予約時</w:t>
      </w:r>
    </w:p>
    <w:p w14:paraId="33649FC1" w14:textId="77777777" w:rsidR="001D0278" w:rsidRDefault="001D0278" w:rsidP="00382A00">
      <w:pPr>
        <w:ind w:left="722" w:firstLineChars="328" w:firstLine="689"/>
        <w:jc w:val="left"/>
      </w:pPr>
      <w:r>
        <w:rPr>
          <w:rFonts w:hint="eastAsia"/>
        </w:rPr>
        <w:t>非</w:t>
      </w:r>
      <w:r w:rsidR="00F6722E">
        <w:rPr>
          <w:rFonts w:hint="eastAsia"/>
        </w:rPr>
        <w:t>ログイン</w:t>
      </w:r>
      <w:r w:rsidR="00CE73F0">
        <w:rPr>
          <w:rFonts w:hint="eastAsia"/>
        </w:rPr>
        <w:t>状態</w:t>
      </w:r>
    </w:p>
    <w:p w14:paraId="3DB46A3A" w14:textId="36518AFA" w:rsidR="00CE73F0" w:rsidRDefault="00CE73F0" w:rsidP="00382A00">
      <w:pPr>
        <w:ind w:left="781" w:firstLine="840"/>
        <w:jc w:val="left"/>
      </w:pPr>
      <w:r>
        <w:rPr>
          <w:rFonts w:hint="eastAsia"/>
        </w:rPr>
        <w:t>新規予約ボタン押下時：</w:t>
      </w:r>
      <w:r w:rsidR="001D0278">
        <w:rPr>
          <w:rFonts w:hint="eastAsia"/>
        </w:rPr>
        <w:t>「ログインして下さい」</w:t>
      </w:r>
    </w:p>
    <w:p w14:paraId="09675E6C" w14:textId="04E227A0" w:rsidR="001D0278" w:rsidRDefault="001D0278" w:rsidP="00382A00">
      <w:pPr>
        <w:ind w:left="781" w:firstLineChars="300" w:firstLine="630"/>
        <w:jc w:val="left"/>
      </w:pPr>
      <w:r>
        <w:rPr>
          <w:rFonts w:hint="eastAsia"/>
        </w:rPr>
        <w:t>ログイン状態</w:t>
      </w:r>
    </w:p>
    <w:p w14:paraId="4FFBCC8C" w14:textId="5D84284A" w:rsidR="001D0278" w:rsidRDefault="00B8645D" w:rsidP="00382A00">
      <w:pPr>
        <w:ind w:left="840" w:firstLine="840"/>
        <w:jc w:val="left"/>
      </w:pPr>
      <w:proofErr w:type="spellStart"/>
      <w:r>
        <w:rPr>
          <w:rFonts w:hint="eastAsia"/>
        </w:rPr>
        <w:t>ReservationDialog</w:t>
      </w:r>
      <w:proofErr w:type="spellEnd"/>
      <w:r w:rsidR="00F8273E">
        <w:rPr>
          <w:rFonts w:hint="eastAsia"/>
        </w:rPr>
        <w:t>のOKボタン押下時</w:t>
      </w:r>
    </w:p>
    <w:p w14:paraId="48494030" w14:textId="77777777" w:rsidR="004D1037" w:rsidRDefault="00F8273E" w:rsidP="00382A00">
      <w:pPr>
        <w:ind w:left="1621" w:firstLineChars="200" w:firstLine="420"/>
        <w:jc w:val="left"/>
      </w:pPr>
      <w:r>
        <w:rPr>
          <w:rFonts w:hint="eastAsia"/>
        </w:rPr>
        <w:t>予約日が</w:t>
      </w:r>
      <w:r w:rsidR="00E732F9">
        <w:rPr>
          <w:rFonts w:hint="eastAsia"/>
        </w:rPr>
        <w:t>当日かそれ以前だった場合：</w:t>
      </w:r>
    </w:p>
    <w:p w14:paraId="688C10FA" w14:textId="64D598A6" w:rsidR="00F8273E" w:rsidRDefault="002D7ABC" w:rsidP="002D7ABC">
      <w:pPr>
        <w:pStyle w:val="a4"/>
        <w:ind w:leftChars="1172" w:left="2461"/>
        <w:jc w:val="left"/>
      </w:pPr>
      <w:r>
        <w:rPr>
          <w:rFonts w:hint="eastAsia"/>
        </w:rPr>
        <w:t>→</w:t>
      </w:r>
      <w:r w:rsidR="00E732F9">
        <w:rPr>
          <w:rFonts w:hint="eastAsia"/>
        </w:rPr>
        <w:t>「</w:t>
      </w:r>
      <w:r w:rsidR="0010345B">
        <w:rPr>
          <w:rFonts w:hint="eastAsia"/>
        </w:rPr>
        <w:t>予約日が無効です。</w:t>
      </w:r>
      <w:r w:rsidR="00E732F9">
        <w:rPr>
          <w:rFonts w:hint="eastAsia"/>
        </w:rPr>
        <w:t>」</w:t>
      </w:r>
    </w:p>
    <w:p w14:paraId="62B9BCB9" w14:textId="07E3ED9A" w:rsidR="00E732F9" w:rsidRDefault="00E732F9" w:rsidP="00F8273E">
      <w:pPr>
        <w:pStyle w:val="a4"/>
        <w:ind w:leftChars="972" w:left="2041"/>
        <w:jc w:val="left"/>
      </w:pPr>
      <w:r>
        <w:rPr>
          <w:rFonts w:hint="eastAsia"/>
        </w:rPr>
        <w:t>予約日が</w:t>
      </w:r>
      <w:r w:rsidR="00830EA5">
        <w:rPr>
          <w:rFonts w:hint="eastAsia"/>
        </w:rPr>
        <w:t>西暦4桁以外や月日が1又は2桁以外：</w:t>
      </w:r>
    </w:p>
    <w:p w14:paraId="13FE651B" w14:textId="4FEE5184" w:rsidR="00830EA5" w:rsidRDefault="002D7ABC" w:rsidP="002D7ABC">
      <w:pPr>
        <w:ind w:leftChars="1200" w:left="2520"/>
        <w:jc w:val="left"/>
        <w:rPr>
          <w:sz w:val="20"/>
          <w:szCs w:val="21"/>
        </w:rPr>
      </w:pPr>
      <w:r>
        <w:rPr>
          <w:rFonts w:hint="eastAsia"/>
          <w:sz w:val="20"/>
          <w:szCs w:val="21"/>
        </w:rPr>
        <w:t>→</w:t>
      </w:r>
      <w:r w:rsidR="00830EA5" w:rsidRPr="002D7ABC">
        <w:rPr>
          <w:rFonts w:hint="eastAsia"/>
          <w:sz w:val="18"/>
          <w:szCs w:val="20"/>
        </w:rPr>
        <w:t>「</w:t>
      </w:r>
      <w:r w:rsidR="00D30362">
        <w:rPr>
          <w:rFonts w:hint="eastAsia"/>
          <w:sz w:val="18"/>
          <w:szCs w:val="20"/>
        </w:rPr>
        <w:t>日付の書式を修正して下さい。</w:t>
      </w:r>
      <w:r w:rsidR="003A67C6" w:rsidRPr="002D7ABC">
        <w:rPr>
          <w:rFonts w:hint="eastAsia"/>
          <w:sz w:val="18"/>
          <w:szCs w:val="20"/>
        </w:rPr>
        <w:t>（年：西暦4桁</w:t>
      </w:r>
      <w:r w:rsidR="00F60242">
        <w:rPr>
          <w:rFonts w:hint="eastAsia"/>
          <w:sz w:val="18"/>
          <w:szCs w:val="20"/>
        </w:rPr>
        <w:t>、</w:t>
      </w:r>
      <w:r w:rsidR="003A67C6" w:rsidRPr="002D7ABC">
        <w:rPr>
          <w:rFonts w:hint="eastAsia"/>
          <w:sz w:val="18"/>
          <w:szCs w:val="20"/>
        </w:rPr>
        <w:t>月：1～12</w:t>
      </w:r>
      <w:r w:rsidR="00F60242">
        <w:rPr>
          <w:rFonts w:hint="eastAsia"/>
          <w:sz w:val="18"/>
          <w:szCs w:val="20"/>
        </w:rPr>
        <w:t>、</w:t>
      </w:r>
      <w:r w:rsidR="003A67C6" w:rsidRPr="002D7ABC">
        <w:rPr>
          <w:rFonts w:hint="eastAsia"/>
          <w:sz w:val="18"/>
          <w:szCs w:val="20"/>
        </w:rPr>
        <w:t>日：1～31（各月末</w:t>
      </w:r>
      <w:r w:rsidR="00F65570" w:rsidRPr="002D7ABC">
        <w:rPr>
          <w:rFonts w:hint="eastAsia"/>
          <w:sz w:val="18"/>
          <w:szCs w:val="20"/>
        </w:rPr>
        <w:t>日まで））</w:t>
      </w:r>
      <w:r w:rsidR="00DD4D58">
        <w:rPr>
          <w:rFonts w:hint="eastAsia"/>
          <w:sz w:val="18"/>
          <w:szCs w:val="20"/>
        </w:rPr>
        <w:t>」</w:t>
      </w:r>
    </w:p>
    <w:p w14:paraId="4387EAA5" w14:textId="6A8C27D7" w:rsidR="00ED49BC" w:rsidRDefault="00925141" w:rsidP="00925141">
      <w:pPr>
        <w:ind w:leftChars="1000" w:left="2100"/>
        <w:jc w:val="left"/>
        <w:rPr>
          <w:sz w:val="20"/>
          <w:szCs w:val="21"/>
        </w:rPr>
      </w:pPr>
      <w:r>
        <w:rPr>
          <w:rFonts w:hint="eastAsia"/>
          <w:sz w:val="20"/>
          <w:szCs w:val="21"/>
        </w:rPr>
        <w:t>予約日に数字以外</w:t>
      </w:r>
      <w:r w:rsidR="007544E7">
        <w:rPr>
          <w:rFonts w:hint="eastAsia"/>
          <w:sz w:val="20"/>
          <w:szCs w:val="21"/>
        </w:rPr>
        <w:t>を使用</w:t>
      </w:r>
      <w:r w:rsidR="00F60242">
        <w:rPr>
          <w:rFonts w:hint="eastAsia"/>
          <w:sz w:val="20"/>
          <w:szCs w:val="21"/>
        </w:rPr>
        <w:t>、</w:t>
      </w:r>
      <w:r>
        <w:rPr>
          <w:rFonts w:hint="eastAsia"/>
          <w:sz w:val="20"/>
          <w:szCs w:val="21"/>
        </w:rPr>
        <w:t>2/30等日付として</w:t>
      </w:r>
      <w:r w:rsidR="00ED49BC">
        <w:rPr>
          <w:rFonts w:hint="eastAsia"/>
          <w:sz w:val="20"/>
          <w:szCs w:val="21"/>
        </w:rPr>
        <w:t>辻褄が合わない：</w:t>
      </w:r>
    </w:p>
    <w:p w14:paraId="203D0FA1" w14:textId="238FCE11" w:rsidR="00F65570" w:rsidRDefault="002D7ABC" w:rsidP="002D7ABC">
      <w:pPr>
        <w:ind w:leftChars="1200" w:left="2520"/>
        <w:jc w:val="left"/>
        <w:rPr>
          <w:sz w:val="20"/>
          <w:szCs w:val="21"/>
        </w:rPr>
      </w:pPr>
      <w:r>
        <w:rPr>
          <w:rFonts w:hint="eastAsia"/>
          <w:sz w:val="20"/>
          <w:szCs w:val="21"/>
        </w:rPr>
        <w:t>→</w:t>
      </w:r>
      <w:r w:rsidR="00ED49BC">
        <w:rPr>
          <w:rFonts w:hint="eastAsia"/>
          <w:sz w:val="20"/>
          <w:szCs w:val="21"/>
        </w:rPr>
        <w:t>「日付の値を修正して下さい</w:t>
      </w:r>
      <w:r w:rsidR="00F45394">
        <w:rPr>
          <w:rFonts w:hint="eastAsia"/>
          <w:sz w:val="20"/>
          <w:szCs w:val="21"/>
        </w:rPr>
        <w:t>。</w:t>
      </w:r>
      <w:r w:rsidR="00ED49BC">
        <w:rPr>
          <w:rFonts w:hint="eastAsia"/>
          <w:sz w:val="20"/>
          <w:szCs w:val="21"/>
        </w:rPr>
        <w:t>」</w:t>
      </w:r>
    </w:p>
    <w:p w14:paraId="23FC7F42" w14:textId="6844CF34" w:rsidR="007544E7" w:rsidRDefault="007544E7" w:rsidP="007544E7">
      <w:pPr>
        <w:ind w:leftChars="1000" w:left="2100"/>
        <w:jc w:val="left"/>
        <w:rPr>
          <w:sz w:val="20"/>
          <w:szCs w:val="21"/>
        </w:rPr>
      </w:pPr>
      <w:r>
        <w:rPr>
          <w:sz w:val="20"/>
          <w:szCs w:val="21"/>
        </w:rPr>
        <w:t>終了時間に開始時間と</w:t>
      </w:r>
      <w:r w:rsidR="005F26B5">
        <w:rPr>
          <w:sz w:val="20"/>
          <w:szCs w:val="21"/>
        </w:rPr>
        <w:t>同じもしくはそれより前の時間が指定されている：</w:t>
      </w:r>
    </w:p>
    <w:p w14:paraId="205AF5C5" w14:textId="27054684" w:rsidR="005F26B5" w:rsidRDefault="002D7ABC" w:rsidP="002D7ABC">
      <w:pPr>
        <w:ind w:leftChars="1200" w:left="2520"/>
        <w:jc w:val="left"/>
        <w:rPr>
          <w:sz w:val="20"/>
          <w:szCs w:val="21"/>
        </w:rPr>
      </w:pPr>
      <w:r>
        <w:rPr>
          <w:rFonts w:hint="eastAsia"/>
          <w:sz w:val="20"/>
          <w:szCs w:val="21"/>
        </w:rPr>
        <w:t>→</w:t>
      </w:r>
      <w:r w:rsidR="005F26B5">
        <w:rPr>
          <w:sz w:val="20"/>
          <w:szCs w:val="21"/>
        </w:rPr>
        <w:t>「開始時刻と終了時刻</w:t>
      </w:r>
      <w:r w:rsidR="00A55FC1">
        <w:rPr>
          <w:sz w:val="20"/>
          <w:szCs w:val="21"/>
        </w:rPr>
        <w:t>が同じか終了時刻の方が早くなっています</w:t>
      </w:r>
      <w:r w:rsidR="00F45394">
        <w:rPr>
          <w:rFonts w:hint="eastAsia"/>
          <w:sz w:val="20"/>
          <w:szCs w:val="21"/>
        </w:rPr>
        <w:t>。</w:t>
      </w:r>
      <w:r w:rsidR="00A55FC1">
        <w:rPr>
          <w:sz w:val="20"/>
          <w:szCs w:val="21"/>
        </w:rPr>
        <w:t>」</w:t>
      </w:r>
    </w:p>
    <w:p w14:paraId="720AFC35" w14:textId="793BEC2D" w:rsidR="00A55FC1" w:rsidRDefault="00A55FC1" w:rsidP="00A55FC1">
      <w:pPr>
        <w:ind w:leftChars="1000" w:left="2100"/>
        <w:jc w:val="left"/>
        <w:rPr>
          <w:sz w:val="20"/>
          <w:szCs w:val="21"/>
        </w:rPr>
      </w:pPr>
      <w:r>
        <w:rPr>
          <w:sz w:val="20"/>
          <w:szCs w:val="21"/>
        </w:rPr>
        <w:t>指定教室の利用可能時間外に</w:t>
      </w:r>
      <w:r w:rsidR="00A53CE1">
        <w:rPr>
          <w:sz w:val="20"/>
          <w:szCs w:val="21"/>
        </w:rPr>
        <w:t>開始時間又は終了時間が指定されている：</w:t>
      </w:r>
    </w:p>
    <w:p w14:paraId="615CDE72" w14:textId="2CA3E992" w:rsidR="00A53CE1" w:rsidRDefault="002D7ABC" w:rsidP="002D7ABC">
      <w:pPr>
        <w:ind w:leftChars="1200" w:left="2520"/>
        <w:jc w:val="left"/>
        <w:rPr>
          <w:sz w:val="20"/>
          <w:szCs w:val="21"/>
        </w:rPr>
      </w:pPr>
      <w:r>
        <w:rPr>
          <w:rFonts w:hint="eastAsia"/>
          <w:sz w:val="20"/>
          <w:szCs w:val="21"/>
        </w:rPr>
        <w:t>→</w:t>
      </w:r>
      <w:r w:rsidR="00A53CE1">
        <w:rPr>
          <w:sz w:val="20"/>
          <w:szCs w:val="21"/>
        </w:rPr>
        <w:t>「利用可能時間外です</w:t>
      </w:r>
      <w:r w:rsidR="00F45394">
        <w:rPr>
          <w:rFonts w:hint="eastAsia"/>
          <w:sz w:val="20"/>
          <w:szCs w:val="21"/>
        </w:rPr>
        <w:t>。</w:t>
      </w:r>
      <w:r w:rsidR="00A53CE1">
        <w:rPr>
          <w:sz w:val="20"/>
          <w:szCs w:val="21"/>
        </w:rPr>
        <w:t>」</w:t>
      </w:r>
    </w:p>
    <w:p w14:paraId="6859D5DF" w14:textId="77777777" w:rsidR="00124C92" w:rsidRDefault="004D1037" w:rsidP="00A53CE1">
      <w:pPr>
        <w:ind w:leftChars="1000" w:left="2100"/>
        <w:jc w:val="left"/>
        <w:rPr>
          <w:sz w:val="20"/>
          <w:szCs w:val="21"/>
        </w:rPr>
      </w:pPr>
      <w:r>
        <w:rPr>
          <w:sz w:val="20"/>
          <w:szCs w:val="21"/>
        </w:rPr>
        <w:t>既にある予約情報と重なりがある：</w:t>
      </w:r>
    </w:p>
    <w:p w14:paraId="49F7913B" w14:textId="52D41109" w:rsidR="00A53CE1" w:rsidRDefault="00124C92" w:rsidP="00124C92">
      <w:pPr>
        <w:ind w:leftChars="1200" w:left="2520"/>
        <w:jc w:val="left"/>
        <w:rPr>
          <w:sz w:val="20"/>
          <w:szCs w:val="21"/>
        </w:rPr>
      </w:pPr>
      <w:r>
        <w:rPr>
          <w:rFonts w:hint="eastAsia"/>
          <w:sz w:val="20"/>
          <w:szCs w:val="21"/>
        </w:rPr>
        <w:t>→</w:t>
      </w:r>
      <w:r w:rsidR="004D1037">
        <w:rPr>
          <w:sz w:val="20"/>
          <w:szCs w:val="21"/>
        </w:rPr>
        <w:t>「</w:t>
      </w:r>
      <w:r>
        <w:rPr>
          <w:rFonts w:hint="eastAsia"/>
          <w:sz w:val="20"/>
          <w:szCs w:val="21"/>
        </w:rPr>
        <w:t>既にある予約に重なっています</w:t>
      </w:r>
      <w:r w:rsidR="00F45394">
        <w:rPr>
          <w:rFonts w:hint="eastAsia"/>
          <w:sz w:val="20"/>
          <w:szCs w:val="21"/>
        </w:rPr>
        <w:t>。</w:t>
      </w:r>
      <w:r>
        <w:rPr>
          <w:rFonts w:hint="eastAsia"/>
          <w:sz w:val="20"/>
          <w:szCs w:val="21"/>
        </w:rPr>
        <w:t>」</w:t>
      </w:r>
    </w:p>
    <w:p w14:paraId="794A3266" w14:textId="58C050A6" w:rsidR="00124C92" w:rsidRDefault="00473B4E" w:rsidP="00473B4E">
      <w:pPr>
        <w:ind w:leftChars="1000" w:left="2100"/>
        <w:jc w:val="left"/>
      </w:pPr>
      <w:r>
        <w:rPr>
          <w:rFonts w:hint="eastAsia"/>
        </w:rPr>
        <w:t>正常に予約が出来た：</w:t>
      </w:r>
    </w:p>
    <w:p w14:paraId="6A71EA9F" w14:textId="49EAA39D" w:rsidR="00473B4E" w:rsidRDefault="00473B4E" w:rsidP="00473B4E">
      <w:pPr>
        <w:ind w:leftChars="1200" w:left="2520"/>
        <w:jc w:val="left"/>
      </w:pPr>
      <w:r>
        <w:rPr>
          <w:rFonts w:hint="eastAsia"/>
        </w:rPr>
        <w:t>→「</w:t>
      </w:r>
      <w:r w:rsidR="002D53A8">
        <w:rPr>
          <w:rFonts w:hint="eastAsia"/>
        </w:rPr>
        <w:t xml:space="preserve">YYYY-MM-DD </w:t>
      </w:r>
      <w:proofErr w:type="spellStart"/>
      <w:r w:rsidR="00CB3405">
        <w:rPr>
          <w:rFonts w:hint="eastAsia"/>
        </w:rPr>
        <w:t>hh:mm</w:t>
      </w:r>
      <w:proofErr w:type="spellEnd"/>
      <w:r w:rsidR="00CB3405">
        <w:rPr>
          <w:rFonts w:hint="eastAsia"/>
        </w:rPr>
        <w:t>～</w:t>
      </w:r>
      <w:proofErr w:type="spellStart"/>
      <w:r w:rsidR="00CB3405">
        <w:rPr>
          <w:rFonts w:hint="eastAsia"/>
        </w:rPr>
        <w:t>hh:mm</w:t>
      </w:r>
      <w:proofErr w:type="spellEnd"/>
      <w:r w:rsidR="00D63EEA">
        <w:rPr>
          <w:rFonts w:hint="eastAsia"/>
        </w:rPr>
        <w:t xml:space="preserve"> XXX教室を</w:t>
      </w:r>
      <w:r>
        <w:rPr>
          <w:rFonts w:hint="eastAsia"/>
        </w:rPr>
        <w:t>予約</w:t>
      </w:r>
      <w:r w:rsidR="00D63EEA">
        <w:rPr>
          <w:rFonts w:hint="eastAsia"/>
        </w:rPr>
        <w:t>し</w:t>
      </w:r>
      <w:r>
        <w:rPr>
          <w:rFonts w:hint="eastAsia"/>
        </w:rPr>
        <w:t>ました</w:t>
      </w:r>
      <w:r w:rsidR="00F45394">
        <w:rPr>
          <w:rFonts w:hint="eastAsia"/>
        </w:rPr>
        <w:t>。</w:t>
      </w:r>
      <w:r>
        <w:rPr>
          <w:rFonts w:hint="eastAsia"/>
        </w:rPr>
        <w:t>」</w:t>
      </w:r>
    </w:p>
    <w:p w14:paraId="3BEBD86E" w14:textId="4A4A1DAD" w:rsidR="00D63EEA" w:rsidRDefault="00D63EEA" w:rsidP="00473B4E">
      <w:pPr>
        <w:ind w:leftChars="1200" w:left="2520"/>
        <w:jc w:val="left"/>
      </w:pPr>
      <w:r>
        <w:rPr>
          <w:rFonts w:hint="eastAsia"/>
        </w:rPr>
        <w:t xml:space="preserve">　</w:t>
      </w:r>
      <w:r>
        <w:t>ex</w:t>
      </w:r>
      <w:r>
        <w:rPr>
          <w:rFonts w:hint="eastAsia"/>
        </w:rPr>
        <w:t>)2025年</w:t>
      </w:r>
      <w:r w:rsidR="005C2B3C">
        <w:rPr>
          <w:rFonts w:hint="eastAsia"/>
        </w:rPr>
        <w:t>5月10日の10:00～11:45の371教室を予約した場合、</w:t>
      </w:r>
    </w:p>
    <w:p w14:paraId="67748D88" w14:textId="0417143A" w:rsidR="005C2B3C" w:rsidRDefault="005C2B3C" w:rsidP="00473B4E">
      <w:pPr>
        <w:ind w:leftChars="1200" w:left="2520"/>
        <w:jc w:val="left"/>
      </w:pPr>
      <w:r>
        <w:rPr>
          <w:rFonts w:hint="eastAsia"/>
        </w:rPr>
        <w:t xml:space="preserve">　　「</w:t>
      </w:r>
      <w:r w:rsidR="00E31FD4">
        <w:rPr>
          <w:rFonts w:hint="eastAsia"/>
        </w:rPr>
        <w:t>2025-05-10 10:00～11:45 371教室を</w:t>
      </w:r>
      <w:r w:rsidR="00023DE5">
        <w:rPr>
          <w:rFonts w:hint="eastAsia"/>
        </w:rPr>
        <w:t>予約しました。」と表示する。</w:t>
      </w:r>
    </w:p>
    <w:p w14:paraId="4A755E0A" w14:textId="05E3B974" w:rsidR="00C90A7E" w:rsidRDefault="00C90A7E" w:rsidP="00C90A7E">
      <w:pPr>
        <w:ind w:leftChars="1000" w:left="2100"/>
        <w:jc w:val="left"/>
      </w:pPr>
      <w:r>
        <w:rPr>
          <w:rFonts w:hint="eastAsia"/>
        </w:rPr>
        <w:t>予期しないエラーが発生</w:t>
      </w:r>
      <w:r w:rsidR="00A470C8">
        <w:rPr>
          <w:rFonts w:hint="eastAsia"/>
        </w:rPr>
        <w:t>：</w:t>
      </w:r>
    </w:p>
    <w:p w14:paraId="34322E52" w14:textId="36D2BBBB" w:rsidR="00A470C8" w:rsidRDefault="00A470C8" w:rsidP="00C90A7E">
      <w:pPr>
        <w:ind w:leftChars="1000" w:left="2100"/>
        <w:jc w:val="left"/>
      </w:pPr>
      <w:r>
        <w:rPr>
          <w:rFonts w:hint="eastAsia"/>
        </w:rPr>
        <w:t xml:space="preserve">　　→「予期しないエラーが発生しました</w:t>
      </w:r>
      <w:r w:rsidR="00F45394">
        <w:rPr>
          <w:rFonts w:hint="eastAsia"/>
        </w:rPr>
        <w:t>。</w:t>
      </w:r>
      <w:r>
        <w:rPr>
          <w:rFonts w:hint="eastAsia"/>
        </w:rPr>
        <w:t>」</w:t>
      </w:r>
    </w:p>
    <w:p w14:paraId="5CBC9F32" w14:textId="15A2236E" w:rsidR="00EC00CA" w:rsidRDefault="00B8645D" w:rsidP="00EC00CA">
      <w:pPr>
        <w:ind w:leftChars="900" w:left="1890"/>
        <w:jc w:val="left"/>
      </w:pPr>
      <w:proofErr w:type="spellStart"/>
      <w:r>
        <w:rPr>
          <w:rFonts w:hint="eastAsia"/>
        </w:rPr>
        <w:t>ReservationDialog</w:t>
      </w:r>
      <w:proofErr w:type="spellEnd"/>
      <w:r w:rsidR="00EC00CA">
        <w:rPr>
          <w:rFonts w:hint="eastAsia"/>
        </w:rPr>
        <w:t>のキャンセルボタンまたは終了ボタン押下時は</w:t>
      </w:r>
      <w:r w:rsidR="00F60242">
        <w:rPr>
          <w:rFonts w:hint="eastAsia"/>
        </w:rPr>
        <w:t>、</w:t>
      </w:r>
      <w:r w:rsidR="00075E14">
        <w:rPr>
          <w:rFonts w:hint="eastAsia"/>
        </w:rPr>
        <w:t>結果表示エリアはクリアする</w:t>
      </w:r>
      <w:r w:rsidR="00F60242">
        <w:rPr>
          <w:rFonts w:hint="eastAsia"/>
        </w:rPr>
        <w:t>。</w:t>
      </w:r>
    </w:p>
    <w:p w14:paraId="1AF03B9E" w14:textId="77777777" w:rsidR="009A2A3F" w:rsidRDefault="009A2A3F" w:rsidP="00EC00CA">
      <w:pPr>
        <w:ind w:leftChars="900" w:left="1890"/>
        <w:jc w:val="left"/>
      </w:pPr>
    </w:p>
    <w:p w14:paraId="18AEBCF0" w14:textId="65D4F24E" w:rsidR="009A2A3F" w:rsidRDefault="009A2A3F" w:rsidP="009A2A3F">
      <w:pPr>
        <w:pStyle w:val="a4"/>
        <w:ind w:leftChars="672" w:left="1411"/>
        <w:jc w:val="left"/>
      </w:pPr>
      <w:r>
        <w:rPr>
          <w:rFonts w:hint="eastAsia"/>
        </w:rPr>
        <w:t>教室予約状況確認時</w:t>
      </w:r>
    </w:p>
    <w:p w14:paraId="39C9161F" w14:textId="0DCA4A87" w:rsidR="009A2A3F" w:rsidRDefault="009A2A3F" w:rsidP="009A2A3F">
      <w:pPr>
        <w:pStyle w:val="a4"/>
        <w:ind w:leftChars="872" w:left="1831"/>
        <w:jc w:val="left"/>
      </w:pPr>
      <w:proofErr w:type="spellStart"/>
      <w:r>
        <w:t>CheckReservationDialog</w:t>
      </w:r>
      <w:proofErr w:type="spellEnd"/>
      <w:r>
        <w:rPr>
          <w:rFonts w:hint="eastAsia"/>
        </w:rPr>
        <w:t>の予約確認ボタン押下時</w:t>
      </w:r>
    </w:p>
    <w:p w14:paraId="341D4E45" w14:textId="3C52FAA2" w:rsidR="009A2A3F" w:rsidRDefault="00152946" w:rsidP="00152946">
      <w:pPr>
        <w:pStyle w:val="a4"/>
        <w:ind w:leftChars="972" w:left="2041"/>
        <w:jc w:val="left"/>
      </w:pPr>
      <w:r>
        <w:rPr>
          <w:rFonts w:hint="eastAsia"/>
        </w:rPr>
        <w:t>予約日が西暦4桁以外や月日が１又は2桁以外の時</w:t>
      </w:r>
      <w:r w:rsidR="009A2A3F">
        <w:rPr>
          <w:rFonts w:hint="eastAsia"/>
        </w:rPr>
        <w:t>：</w:t>
      </w:r>
    </w:p>
    <w:p w14:paraId="2835E1AE" w14:textId="3F544274" w:rsidR="008240CB" w:rsidRDefault="008240CB" w:rsidP="008240CB">
      <w:pPr>
        <w:pStyle w:val="a4"/>
        <w:ind w:leftChars="1172" w:left="2461"/>
        <w:jc w:val="left"/>
      </w:pPr>
      <w:r>
        <w:rPr>
          <w:rFonts w:hint="eastAsia"/>
        </w:rPr>
        <w:t>→「日付</w:t>
      </w:r>
      <w:r w:rsidR="00D30362">
        <w:rPr>
          <w:rFonts w:hint="eastAsia"/>
        </w:rPr>
        <w:t>を正しく入力して下さい。</w:t>
      </w:r>
      <w:r>
        <w:rPr>
          <w:rFonts w:hint="eastAsia"/>
        </w:rPr>
        <w:t>(年：西暦4桁、月：</w:t>
      </w:r>
      <w:r>
        <w:t>1~12</w:t>
      </w:r>
      <w:r>
        <w:rPr>
          <w:rFonts w:hint="eastAsia"/>
        </w:rPr>
        <w:t>、日：</w:t>
      </w:r>
      <w:r>
        <w:t>1~31(</w:t>
      </w:r>
      <w:r>
        <w:rPr>
          <w:rFonts w:hint="eastAsia"/>
        </w:rPr>
        <w:t>各月月末まで</w:t>
      </w:r>
      <w:r>
        <w:t>)</w:t>
      </w:r>
      <w:r>
        <w:rPr>
          <w:rFonts w:hint="eastAsia"/>
        </w:rPr>
        <w:t>)」</w:t>
      </w:r>
    </w:p>
    <w:p w14:paraId="650093FA" w14:textId="4D06213E" w:rsidR="009A2A3F" w:rsidRPr="00124C92" w:rsidRDefault="00152946" w:rsidP="008240CB">
      <w:pPr>
        <w:pStyle w:val="a4"/>
        <w:ind w:leftChars="972" w:left="2041"/>
        <w:jc w:val="left"/>
      </w:pPr>
      <w:r>
        <w:rPr>
          <w:rFonts w:hint="eastAsia"/>
        </w:rPr>
        <w:t>予約日に</w:t>
      </w:r>
      <w:r w:rsidR="00540E07">
        <w:rPr>
          <w:rFonts w:hint="eastAsia"/>
        </w:rPr>
        <w:t>数字以外</w:t>
      </w:r>
      <w:r>
        <w:rPr>
          <w:rFonts w:hint="eastAsia"/>
        </w:rPr>
        <w:t>を使用、</w:t>
      </w:r>
      <w:r w:rsidR="00540E07">
        <w:rPr>
          <w:rFonts w:hint="eastAsia"/>
        </w:rPr>
        <w:t>存在しない日付</w:t>
      </w:r>
      <w:r w:rsidR="00540E07">
        <w:t>(2/30</w:t>
      </w:r>
      <w:r w:rsidR="00540E07">
        <w:rPr>
          <w:rFonts w:hint="eastAsia"/>
        </w:rPr>
        <w:t>など</w:t>
      </w:r>
      <w:r w:rsidR="00540E07">
        <w:t>)</w:t>
      </w:r>
      <w:r w:rsidR="008240CB">
        <w:rPr>
          <w:rFonts w:hint="eastAsia"/>
        </w:rPr>
        <w:t>：</w:t>
      </w:r>
    </w:p>
    <w:p w14:paraId="0364ED9C" w14:textId="3EA2B976" w:rsidR="00DE1F2D" w:rsidRDefault="008240CB" w:rsidP="00DE1F2D">
      <w:pPr>
        <w:pStyle w:val="a4"/>
        <w:ind w:leftChars="1172" w:left="2461"/>
        <w:jc w:val="left"/>
      </w:pPr>
      <w:r>
        <w:rPr>
          <w:rFonts w:hint="eastAsia"/>
        </w:rPr>
        <w:t>→「日付の</w:t>
      </w:r>
      <w:r w:rsidR="00540E07">
        <w:rPr>
          <w:rFonts w:hint="eastAsia"/>
        </w:rPr>
        <w:t>値を修正して下さい。</w:t>
      </w:r>
      <w:r>
        <w:rPr>
          <w:rFonts w:hint="eastAsia"/>
        </w:rPr>
        <w:t>」</w:t>
      </w:r>
    </w:p>
    <w:p w14:paraId="4E4AF547" w14:textId="59BE1BD2" w:rsidR="00540E07" w:rsidRDefault="00DE1F2D" w:rsidP="00DE1F2D">
      <w:pPr>
        <w:pStyle w:val="a4"/>
        <w:ind w:leftChars="972" w:left="2041"/>
        <w:jc w:val="left"/>
      </w:pPr>
      <w:r>
        <w:rPr>
          <w:rFonts w:hint="eastAsia"/>
        </w:rPr>
        <w:t>予約あり：</w:t>
      </w:r>
    </w:p>
    <w:p w14:paraId="24F56642" w14:textId="21CC2B08" w:rsidR="00DE1F2D" w:rsidRDefault="00DE1F2D" w:rsidP="00152946">
      <w:pPr>
        <w:pStyle w:val="a4"/>
        <w:ind w:leftChars="1172" w:left="2461"/>
        <w:jc w:val="left"/>
      </w:pPr>
      <w:r>
        <w:rPr>
          <w:rFonts w:hint="eastAsia"/>
        </w:rPr>
        <w:t>→</w:t>
      </w:r>
      <w:r w:rsidR="00152946">
        <w:t>reservation</w:t>
      </w:r>
      <w:r w:rsidR="00152946">
        <w:rPr>
          <w:rFonts w:hint="eastAsia"/>
        </w:rPr>
        <w:t>テーブルから、選択教室</w:t>
      </w:r>
      <w:r w:rsidR="00152946">
        <w:t>(</w:t>
      </w:r>
      <w:proofErr w:type="spellStart"/>
      <w:r w:rsidR="00152946">
        <w:t>facility_id</w:t>
      </w:r>
      <w:proofErr w:type="spellEnd"/>
      <w:r w:rsidR="00152946">
        <w:t>)</w:t>
      </w:r>
      <w:r w:rsidR="00152946">
        <w:rPr>
          <w:rFonts w:hint="eastAsia"/>
        </w:rPr>
        <w:t>から指定日</w:t>
      </w:r>
      <w:r w:rsidR="00152946">
        <w:t>(day)</w:t>
      </w:r>
      <w:r w:rsidR="00152946">
        <w:rPr>
          <w:rFonts w:hint="eastAsia"/>
        </w:rPr>
        <w:t>に一致する</w:t>
      </w:r>
    </w:p>
    <w:p w14:paraId="590B35C4" w14:textId="01783511" w:rsidR="00152946" w:rsidRDefault="00152946" w:rsidP="00152946">
      <w:pPr>
        <w:pStyle w:val="a4"/>
        <w:ind w:leftChars="1172" w:left="2461"/>
        <w:jc w:val="left"/>
      </w:pPr>
      <w:r>
        <w:rPr>
          <w:rFonts w:hint="eastAsia"/>
        </w:rPr>
        <w:t xml:space="preserve">　予約を取得し、</w:t>
      </w:r>
      <w:proofErr w:type="spellStart"/>
      <w:r>
        <w:t>reservation_id,facilty_id,user_id,date,day,start_time,end_time</w:t>
      </w:r>
      <w:proofErr w:type="spellEnd"/>
      <w:r>
        <w:rPr>
          <w:rFonts w:hint="eastAsia"/>
        </w:rPr>
        <w:t>の</w:t>
      </w:r>
      <w:r>
        <w:br/>
      </w:r>
      <w:r>
        <w:rPr>
          <w:rFonts w:hint="eastAsia"/>
        </w:rPr>
        <w:t xml:space="preserve">　各属性から表示データを作成する。</w:t>
      </w:r>
    </w:p>
    <w:p w14:paraId="3AD27F93" w14:textId="22297F69" w:rsidR="00FD7395" w:rsidRDefault="00FD7395" w:rsidP="00FD7395">
      <w:pPr>
        <w:pStyle w:val="a4"/>
        <w:ind w:leftChars="1172" w:left="2461"/>
        <w:jc w:val="left"/>
      </w:pPr>
      <w:r>
        <w:tab/>
      </w:r>
      <w:r>
        <w:rPr>
          <w:rFonts w:hint="eastAsia"/>
        </w:rPr>
        <w:t xml:space="preserve"> ※該当する予約が複数ある場合は、</w:t>
      </w:r>
      <w:r w:rsidR="00BB7957">
        <w:rPr>
          <w:rFonts w:hint="eastAsia"/>
        </w:rPr>
        <w:t>時間が早い順に表示をする。</w:t>
      </w:r>
    </w:p>
    <w:p w14:paraId="15EDD958" w14:textId="445CEC89" w:rsidR="00152946" w:rsidRDefault="00152946" w:rsidP="00382A00">
      <w:pPr>
        <w:pStyle w:val="a4"/>
        <w:ind w:leftChars="1172" w:left="2461"/>
        <w:jc w:val="left"/>
      </w:pPr>
      <w:r>
        <w:rPr>
          <w:rFonts w:hint="eastAsia"/>
        </w:rPr>
        <w:t xml:space="preserve">　※該当する予約が複数ある場合は、</w:t>
      </w:r>
      <w:r>
        <w:t>1</w:t>
      </w:r>
      <w:r>
        <w:rPr>
          <w:rFonts w:hint="eastAsia"/>
        </w:rPr>
        <w:t>件につき1行で全件を改行区切りで表示。</w:t>
      </w:r>
    </w:p>
    <w:p w14:paraId="0716F1F4" w14:textId="77ECFE4D" w:rsidR="00152946" w:rsidRDefault="004D77DF" w:rsidP="00152946">
      <w:pPr>
        <w:pStyle w:val="a4"/>
        <w:ind w:leftChars="1172" w:left="2461"/>
        <w:jc w:val="left"/>
      </w:pPr>
      <w:r>
        <w:rPr>
          <w:rFonts w:hint="eastAsia"/>
        </w:rPr>
        <w:lastRenderedPageBreak/>
        <w:t xml:space="preserve">　表示形式例</w:t>
      </w:r>
      <w:r>
        <w:t>(371</w:t>
      </w:r>
      <w:r>
        <w:rPr>
          <w:rFonts w:hint="eastAsia"/>
        </w:rPr>
        <w:t>教室の場合</w:t>
      </w:r>
      <w:r>
        <w:t>)</w:t>
      </w:r>
      <w:r>
        <w:rPr>
          <w:rFonts w:hint="eastAsia"/>
        </w:rPr>
        <w:t>：</w:t>
      </w:r>
    </w:p>
    <w:p w14:paraId="7EA62DC2" w14:textId="77777777" w:rsidR="00C64771" w:rsidRDefault="004D77DF" w:rsidP="00382A00">
      <w:pPr>
        <w:ind w:left="2520" w:firstLineChars="50" w:firstLine="105"/>
        <w:jc w:val="left"/>
      </w:pPr>
      <w:r>
        <w:rPr>
          <w:rFonts w:hint="eastAsia"/>
        </w:rPr>
        <w:t>「</w:t>
      </w:r>
      <w:r w:rsidR="00C64771">
        <w:rPr>
          <w:rFonts w:hint="eastAsia"/>
        </w:rPr>
        <w:t>【</w:t>
      </w:r>
      <w:r w:rsidR="00C64771">
        <w:t>371</w:t>
      </w:r>
      <w:r w:rsidR="00C64771">
        <w:rPr>
          <w:rFonts w:hint="eastAsia"/>
        </w:rPr>
        <w:t>教室の</w:t>
      </w:r>
      <w:r w:rsidR="00C64771">
        <w:t>07</w:t>
      </w:r>
      <w:r w:rsidR="00C64771">
        <w:rPr>
          <w:rFonts w:hint="eastAsia"/>
        </w:rPr>
        <w:t>月</w:t>
      </w:r>
      <w:r w:rsidR="00C64771">
        <w:t>31</w:t>
      </w:r>
      <w:r w:rsidR="00C64771">
        <w:rPr>
          <w:rFonts w:hint="eastAsia"/>
        </w:rPr>
        <w:t>日の予約状況】</w:t>
      </w:r>
      <w:r>
        <w:rPr>
          <w:rFonts w:hint="eastAsia"/>
        </w:rPr>
        <w:t>」</w:t>
      </w:r>
      <w:r w:rsidR="00C64771">
        <w:t xml:space="preserve">+ </w:t>
      </w:r>
    </w:p>
    <w:p w14:paraId="6B217C6B" w14:textId="79DEE6C7" w:rsidR="00A60401" w:rsidRPr="00C64771" w:rsidRDefault="00C64771" w:rsidP="00382A00">
      <w:pPr>
        <w:ind w:left="2461" w:firstLineChars="78" w:firstLine="164"/>
        <w:jc w:val="left"/>
      </w:pPr>
      <w:r>
        <w:rPr>
          <w:rFonts w:hint="eastAsia"/>
        </w:rPr>
        <w:t>「予約</w:t>
      </w:r>
      <w:r>
        <w:t>ID</w:t>
      </w:r>
      <w:r>
        <w:rPr>
          <w:rFonts w:hint="eastAsia"/>
        </w:rPr>
        <w:t>｜利用日付｜利用者ID｜開始時刻</w:t>
      </w:r>
      <w:r>
        <w:t xml:space="preserve"> ~ </w:t>
      </w:r>
      <w:r>
        <w:rPr>
          <w:rFonts w:hint="eastAsia"/>
        </w:rPr>
        <w:t>終了時刻」</w:t>
      </w:r>
    </w:p>
    <w:p w14:paraId="3A15CC5E" w14:textId="5C2B47D3" w:rsidR="004D77DF" w:rsidRDefault="004D77DF" w:rsidP="005600BE">
      <w:pPr>
        <w:pStyle w:val="a4"/>
        <w:ind w:leftChars="1172" w:left="2776" w:hangingChars="150" w:hanging="315"/>
        <w:jc w:val="left"/>
      </w:pPr>
      <w:r>
        <w:rPr>
          <w:rFonts w:hint="eastAsia"/>
        </w:rPr>
        <w:t xml:space="preserve">　予約番号</w:t>
      </w:r>
      <w:proofErr w:type="gramStart"/>
      <w:r>
        <w:t>...</w:t>
      </w:r>
      <w:proofErr w:type="spellStart"/>
      <w:proofErr w:type="gramEnd"/>
      <w:r>
        <w:t>reservaion_id</w:t>
      </w:r>
      <w:proofErr w:type="spellEnd"/>
    </w:p>
    <w:p w14:paraId="315BFA48" w14:textId="2BD1D0E4" w:rsidR="004D77DF" w:rsidRDefault="004D77DF" w:rsidP="005600BE">
      <w:pPr>
        <w:pStyle w:val="a4"/>
        <w:ind w:leftChars="1172" w:left="2776" w:hangingChars="150" w:hanging="315"/>
        <w:jc w:val="left"/>
      </w:pPr>
      <w:r>
        <w:t xml:space="preserve">  </w:t>
      </w:r>
      <w:r>
        <w:rPr>
          <w:rFonts w:hint="eastAsia"/>
        </w:rPr>
        <w:t>ユーザID</w:t>
      </w:r>
      <w:proofErr w:type="gramStart"/>
      <w:r>
        <w:t>...</w:t>
      </w:r>
      <w:proofErr w:type="spellStart"/>
      <w:proofErr w:type="gramEnd"/>
      <w:r>
        <w:t>user_id</w:t>
      </w:r>
      <w:proofErr w:type="spellEnd"/>
    </w:p>
    <w:p w14:paraId="265253C5" w14:textId="62C060F0" w:rsidR="004D77DF" w:rsidRDefault="004D77DF" w:rsidP="004D77DF">
      <w:pPr>
        <w:pStyle w:val="a4"/>
        <w:ind w:leftChars="1172" w:left="2776" w:hangingChars="150" w:hanging="315"/>
        <w:jc w:val="left"/>
      </w:pPr>
      <w:r>
        <w:t xml:space="preserve">  </w:t>
      </w:r>
      <w:r>
        <w:rPr>
          <w:rFonts w:hint="eastAsia"/>
        </w:rPr>
        <w:t>予約日</w:t>
      </w:r>
      <w:proofErr w:type="gramStart"/>
      <w:r>
        <w:t>...</w:t>
      </w:r>
      <w:proofErr w:type="gramEnd"/>
      <w:r>
        <w:t>day</w:t>
      </w:r>
    </w:p>
    <w:p w14:paraId="6FE56FB9" w14:textId="260C7E82" w:rsidR="004D77DF" w:rsidRDefault="004D77DF" w:rsidP="004D77DF">
      <w:pPr>
        <w:pStyle w:val="a4"/>
        <w:ind w:leftChars="1172" w:left="2776" w:hangingChars="150" w:hanging="315"/>
        <w:jc w:val="left"/>
      </w:pPr>
      <w:r>
        <w:t xml:space="preserve">  </w:t>
      </w:r>
      <w:r>
        <w:rPr>
          <w:rFonts w:hint="eastAsia"/>
        </w:rPr>
        <w:t>利用可能時間</w:t>
      </w:r>
      <w:proofErr w:type="gramStart"/>
      <w:r>
        <w:t>...</w:t>
      </w:r>
      <w:proofErr w:type="spellStart"/>
      <w:proofErr w:type="gramEnd"/>
      <w:r>
        <w:t>start_time</w:t>
      </w:r>
      <w:proofErr w:type="spellEnd"/>
      <w:r>
        <w:t xml:space="preserve"> ~ </w:t>
      </w:r>
      <w:proofErr w:type="spellStart"/>
      <w:r>
        <w:t>end_time</w:t>
      </w:r>
      <w:proofErr w:type="spellEnd"/>
      <w:r>
        <w:t>(</w:t>
      </w:r>
      <w:r>
        <w:rPr>
          <w:rFonts w:hint="eastAsia"/>
        </w:rPr>
        <w:t>時</w:t>
      </w:r>
      <w:r>
        <w:t>:</w:t>
      </w:r>
      <w:r>
        <w:rPr>
          <w:rFonts w:hint="eastAsia"/>
        </w:rPr>
        <w:t>分のみ表示</w:t>
      </w:r>
      <w:r>
        <w:t>)</w:t>
      </w:r>
    </w:p>
    <w:p w14:paraId="4B466AC1" w14:textId="6846C53A" w:rsidR="004C00BA" w:rsidRPr="00124C92" w:rsidRDefault="004C00BA" w:rsidP="004C00BA">
      <w:pPr>
        <w:pStyle w:val="a4"/>
        <w:ind w:leftChars="972" w:left="2041"/>
        <w:jc w:val="left"/>
      </w:pPr>
      <w:r>
        <w:rPr>
          <w:rFonts w:hint="eastAsia"/>
        </w:rPr>
        <w:t>空欄検索：</w:t>
      </w:r>
    </w:p>
    <w:p w14:paraId="130B682D" w14:textId="33801992" w:rsidR="004C00BA" w:rsidRPr="004D77DF" w:rsidRDefault="004C00BA" w:rsidP="004D77DF">
      <w:pPr>
        <w:pStyle w:val="a4"/>
        <w:ind w:leftChars="1172" w:left="2776" w:hangingChars="150" w:hanging="315"/>
        <w:jc w:val="left"/>
      </w:pPr>
      <w:r>
        <w:rPr>
          <w:rFonts w:hint="eastAsia"/>
        </w:rPr>
        <w:t>→</w:t>
      </w:r>
      <w:r>
        <w:t xml:space="preserve"> </w:t>
      </w:r>
      <w:r>
        <w:rPr>
          <w:rFonts w:hint="eastAsia"/>
        </w:rPr>
        <w:t>当該教室の全予約検索</w:t>
      </w:r>
    </w:p>
    <w:p w14:paraId="0A293B67" w14:textId="2BF4317B" w:rsidR="005A6A57" w:rsidRPr="00124C92" w:rsidRDefault="005A6A57" w:rsidP="005A6A57">
      <w:pPr>
        <w:pStyle w:val="a4"/>
        <w:ind w:leftChars="972" w:left="2041"/>
        <w:jc w:val="left"/>
      </w:pPr>
      <w:r>
        <w:rPr>
          <w:rFonts w:hint="eastAsia"/>
        </w:rPr>
        <w:t>予約なし：</w:t>
      </w:r>
    </w:p>
    <w:p w14:paraId="507D4587" w14:textId="5C949475" w:rsidR="00DE1F2D" w:rsidRDefault="005A6A57" w:rsidP="005A6A57">
      <w:pPr>
        <w:pStyle w:val="a4"/>
        <w:ind w:leftChars="1172" w:left="2461"/>
        <w:jc w:val="left"/>
      </w:pPr>
      <w:r>
        <w:rPr>
          <w:rFonts w:hint="eastAsia"/>
        </w:rPr>
        <w:t>→「</w:t>
      </w:r>
      <w:r w:rsidR="004D0BC1">
        <w:rPr>
          <w:rFonts w:hint="eastAsia"/>
        </w:rPr>
        <w:t>該当する予約</w:t>
      </w:r>
      <w:r w:rsidR="00D30362">
        <w:rPr>
          <w:rFonts w:hint="eastAsia"/>
        </w:rPr>
        <w:t>は</w:t>
      </w:r>
      <w:r w:rsidR="004D0BC1">
        <w:rPr>
          <w:rFonts w:hint="eastAsia"/>
        </w:rPr>
        <w:t>ありません。</w:t>
      </w:r>
      <w:r>
        <w:rPr>
          <w:rFonts w:hint="eastAsia"/>
        </w:rPr>
        <w:t>」</w:t>
      </w:r>
    </w:p>
    <w:p w14:paraId="7D647F3E" w14:textId="77777777" w:rsidR="00382A00" w:rsidRDefault="00382A00" w:rsidP="005A6A57">
      <w:pPr>
        <w:pStyle w:val="a4"/>
        <w:ind w:leftChars="1172" w:left="2461"/>
        <w:jc w:val="left"/>
      </w:pPr>
    </w:p>
    <w:p w14:paraId="476E89BB" w14:textId="671F6592" w:rsidR="001B31B4" w:rsidRDefault="00EF1B29" w:rsidP="000B5D79">
      <w:pPr>
        <w:pStyle w:val="a4"/>
        <w:ind w:leftChars="607" w:left="1275" w:firstLine="2"/>
        <w:jc w:val="left"/>
      </w:pPr>
      <w:r>
        <w:tab/>
      </w:r>
      <w:r w:rsidR="00C64771">
        <w:rPr>
          <w:rFonts w:hint="eastAsia"/>
        </w:rPr>
        <w:t>自己予約状況確認時</w:t>
      </w:r>
    </w:p>
    <w:p w14:paraId="03A73B99" w14:textId="65148770" w:rsidR="000B5D79" w:rsidRDefault="00945C3A" w:rsidP="000B5D79">
      <w:pPr>
        <w:pStyle w:val="a4"/>
        <w:ind w:leftChars="772" w:left="1621"/>
        <w:jc w:val="left"/>
      </w:pPr>
      <w:r>
        <w:tab/>
      </w:r>
      <w:r w:rsidR="00382A00">
        <w:rPr>
          <w:rFonts w:hint="eastAsia"/>
        </w:rPr>
        <w:t xml:space="preserve">　　</w:t>
      </w:r>
      <w:r w:rsidR="000B5D79">
        <w:rPr>
          <w:rFonts w:hint="eastAsia"/>
        </w:rPr>
        <w:t>非ログイン状態</w:t>
      </w:r>
    </w:p>
    <w:p w14:paraId="6A27F3EE" w14:textId="52E567CD" w:rsidR="000B5D79" w:rsidRDefault="00382A00" w:rsidP="00382A00">
      <w:pPr>
        <w:ind w:leftChars="800" w:left="1680" w:firstLineChars="300" w:firstLine="630"/>
        <w:jc w:val="left"/>
      </w:pPr>
      <w:r>
        <w:rPr>
          <w:rFonts w:hint="eastAsia"/>
        </w:rPr>
        <w:t>→</w:t>
      </w:r>
      <w:r w:rsidR="00192BB3">
        <w:rPr>
          <w:rFonts w:hint="eastAsia"/>
        </w:rPr>
        <w:t>自分の予約確認</w:t>
      </w:r>
      <w:r w:rsidR="000B5D79">
        <w:rPr>
          <w:rFonts w:hint="eastAsia"/>
        </w:rPr>
        <w:t>ボタン押下時：「ログインして下さい」</w:t>
      </w:r>
    </w:p>
    <w:p w14:paraId="686A13BF" w14:textId="46C0F347" w:rsidR="000B5D79" w:rsidRDefault="000B5D79" w:rsidP="000B5D79">
      <w:pPr>
        <w:ind w:leftChars="399" w:left="838"/>
        <w:jc w:val="left"/>
      </w:pPr>
      <w:r>
        <w:tab/>
      </w:r>
      <w:r>
        <w:tab/>
      </w:r>
      <w:r w:rsidR="00382A00">
        <w:rPr>
          <w:rFonts w:hint="eastAsia"/>
        </w:rPr>
        <w:t xml:space="preserve">　　</w:t>
      </w:r>
      <w:r>
        <w:rPr>
          <w:rFonts w:hint="eastAsia"/>
        </w:rPr>
        <w:t>ログイン</w:t>
      </w:r>
      <w:r w:rsidR="00C07E78">
        <w:rPr>
          <w:rFonts w:hint="eastAsia"/>
        </w:rPr>
        <w:t>状態</w:t>
      </w:r>
    </w:p>
    <w:p w14:paraId="3228BD28" w14:textId="5098D4F5" w:rsidR="00A43A58" w:rsidRDefault="00A43A58" w:rsidP="000B5D79">
      <w:pPr>
        <w:ind w:leftChars="399" w:left="838"/>
        <w:jc w:val="left"/>
      </w:pPr>
      <w:r>
        <w:tab/>
      </w:r>
      <w:r>
        <w:tab/>
      </w:r>
      <w:r w:rsidR="00382A00">
        <w:rPr>
          <w:rFonts w:hint="eastAsia"/>
        </w:rPr>
        <w:t xml:space="preserve">　　　→</w:t>
      </w:r>
      <w:r>
        <w:rPr>
          <w:rFonts w:hint="eastAsia"/>
        </w:rPr>
        <w:t>表示形式例</w:t>
      </w:r>
      <w:r w:rsidR="00382A00">
        <w:rPr>
          <w:rFonts w:hint="eastAsia"/>
        </w:rPr>
        <w:t>：</w:t>
      </w:r>
    </w:p>
    <w:p w14:paraId="0AA57ACF" w14:textId="7DA234C8" w:rsidR="009F620F" w:rsidRDefault="009F620F" w:rsidP="000B5D79">
      <w:pPr>
        <w:ind w:leftChars="399" w:left="838"/>
        <w:jc w:val="left"/>
      </w:pPr>
      <w:r>
        <w:tab/>
      </w:r>
      <w:r>
        <w:tab/>
      </w:r>
      <w:r w:rsidR="008D60EB">
        <w:rPr>
          <w:rFonts w:hint="eastAsia"/>
        </w:rPr>
        <w:t xml:space="preserve">      </w:t>
      </w:r>
      <w:r w:rsidR="008D60EB" w:rsidRPr="008D60EB">
        <w:t xml:space="preserve">「予約ID | 利用日付 | </w:t>
      </w:r>
      <w:r w:rsidR="00C64771">
        <w:rPr>
          <w:rFonts w:hint="eastAsia"/>
        </w:rPr>
        <w:t>利用者</w:t>
      </w:r>
      <w:r w:rsidR="008D60EB" w:rsidRPr="008D60EB">
        <w:t>ID | 開始時刻 ~ 終了時刻」</w:t>
      </w:r>
    </w:p>
    <w:p w14:paraId="43552034" w14:textId="122E9CE7" w:rsidR="00C07E78" w:rsidRDefault="00F94B79" w:rsidP="000B5D79">
      <w:pPr>
        <w:ind w:leftChars="399" w:left="838"/>
        <w:jc w:val="left"/>
      </w:pPr>
      <w:r>
        <w:tab/>
      </w:r>
      <w:r>
        <w:tab/>
      </w:r>
      <w:r>
        <w:tab/>
      </w:r>
      <w:r w:rsidR="00EA2DE6">
        <w:rPr>
          <w:rFonts w:hint="eastAsia"/>
        </w:rPr>
        <w:t>表示内容</w:t>
      </w:r>
    </w:p>
    <w:p w14:paraId="7AB6D265" w14:textId="2145F647" w:rsidR="00EA2DE6" w:rsidRDefault="00EA2DE6" w:rsidP="000B5D79">
      <w:pPr>
        <w:ind w:leftChars="399" w:left="838"/>
        <w:jc w:val="left"/>
      </w:pPr>
      <w:r>
        <w:tab/>
      </w:r>
      <w:r>
        <w:tab/>
      </w:r>
      <w:r w:rsidR="00B62FEC">
        <w:tab/>
      </w:r>
      <w:r w:rsidR="00B62FEC">
        <w:rPr>
          <w:rFonts w:hint="eastAsia"/>
        </w:rPr>
        <w:t xml:space="preserve">　予約ID</w:t>
      </w:r>
      <w:proofErr w:type="gramStart"/>
      <w:r w:rsidR="00BB68CD">
        <w:rPr>
          <w:rFonts w:hint="eastAsia"/>
        </w:rPr>
        <w:t>....</w:t>
      </w:r>
      <w:proofErr w:type="spellStart"/>
      <w:proofErr w:type="gramEnd"/>
      <w:r w:rsidR="00342D5B">
        <w:t>reservation</w:t>
      </w:r>
      <w:r w:rsidR="00342D5B">
        <w:rPr>
          <w:rFonts w:hint="eastAsia"/>
        </w:rPr>
        <w:t>_id</w:t>
      </w:r>
      <w:proofErr w:type="spellEnd"/>
    </w:p>
    <w:p w14:paraId="22374B63" w14:textId="1405C9A7" w:rsidR="00682632" w:rsidRPr="00342D5B" w:rsidRDefault="00682632" w:rsidP="000B5D79">
      <w:pPr>
        <w:ind w:leftChars="399" w:left="838"/>
        <w:jc w:val="left"/>
      </w:pPr>
      <w:r>
        <w:tab/>
      </w:r>
      <w:r>
        <w:tab/>
      </w:r>
      <w:r>
        <w:tab/>
      </w:r>
      <w:r>
        <w:rPr>
          <w:rFonts w:hint="eastAsia"/>
        </w:rPr>
        <w:t xml:space="preserve">　教室確認</w:t>
      </w:r>
      <w:r>
        <w:t>…</w:t>
      </w:r>
      <w:proofErr w:type="spellStart"/>
      <w:r w:rsidR="00167102">
        <w:rPr>
          <w:rFonts w:hint="eastAsia"/>
        </w:rPr>
        <w:t>facility_id</w:t>
      </w:r>
      <w:proofErr w:type="spellEnd"/>
    </w:p>
    <w:p w14:paraId="7469025E" w14:textId="3D15C690" w:rsidR="00B62FEC" w:rsidRDefault="00B62FEC" w:rsidP="00D3313B">
      <w:pPr>
        <w:ind w:leftChars="399" w:left="838"/>
        <w:jc w:val="left"/>
      </w:pPr>
      <w:r>
        <w:tab/>
      </w:r>
      <w:r>
        <w:tab/>
      </w:r>
      <w:r>
        <w:tab/>
      </w:r>
      <w:r>
        <w:rPr>
          <w:rFonts w:hint="eastAsia"/>
        </w:rPr>
        <w:t xml:space="preserve">　利用日付</w:t>
      </w:r>
      <w:proofErr w:type="gramStart"/>
      <w:r w:rsidR="00342D5B">
        <w:rPr>
          <w:rFonts w:hint="eastAsia"/>
        </w:rPr>
        <w:t>....</w:t>
      </w:r>
      <w:proofErr w:type="gramEnd"/>
      <w:r w:rsidR="009F6D69">
        <w:rPr>
          <w:rFonts w:hint="eastAsia"/>
        </w:rPr>
        <w:t>day</w:t>
      </w:r>
    </w:p>
    <w:p w14:paraId="4839D9D4" w14:textId="076F5350" w:rsidR="00B70120" w:rsidRDefault="00B70120" w:rsidP="000B5D79">
      <w:pPr>
        <w:ind w:leftChars="399" w:left="838"/>
        <w:jc w:val="left"/>
      </w:pPr>
      <w:r>
        <w:tab/>
      </w:r>
      <w:r>
        <w:tab/>
      </w:r>
      <w:r>
        <w:tab/>
      </w:r>
      <w:r>
        <w:rPr>
          <w:rFonts w:hint="eastAsia"/>
        </w:rPr>
        <w:t xml:space="preserve">　</w:t>
      </w:r>
      <w:r w:rsidR="00B033BA">
        <w:rPr>
          <w:rFonts w:hint="eastAsia"/>
        </w:rPr>
        <w:t>利用可能時間</w:t>
      </w:r>
      <w:proofErr w:type="gramStart"/>
      <w:r w:rsidR="00B033BA">
        <w:rPr>
          <w:rFonts w:hint="eastAsia"/>
        </w:rPr>
        <w:t>....</w:t>
      </w:r>
      <w:proofErr w:type="spellStart"/>
      <w:proofErr w:type="gramEnd"/>
      <w:r w:rsidR="00B033BA">
        <w:rPr>
          <w:rFonts w:hint="eastAsia"/>
        </w:rPr>
        <w:t>sta</w:t>
      </w:r>
      <w:r w:rsidR="00A12123">
        <w:rPr>
          <w:rFonts w:hint="eastAsia"/>
        </w:rPr>
        <w:t>rt_time~end_time</w:t>
      </w:r>
      <w:proofErr w:type="spellEnd"/>
    </w:p>
    <w:p w14:paraId="12F0E366" w14:textId="77777777" w:rsidR="00382A00" w:rsidRDefault="00382A00" w:rsidP="000B5D79">
      <w:pPr>
        <w:ind w:leftChars="399" w:left="838"/>
        <w:jc w:val="left"/>
      </w:pPr>
    </w:p>
    <w:p w14:paraId="28D23B9F" w14:textId="74666DAD" w:rsidR="00382A00" w:rsidRDefault="00382A00" w:rsidP="00382A00">
      <w:pPr>
        <w:pStyle w:val="a4"/>
        <w:ind w:leftChars="607" w:left="1275" w:firstLine="2"/>
        <w:jc w:val="left"/>
      </w:pPr>
      <w:r>
        <w:tab/>
      </w:r>
      <w:r>
        <w:rPr>
          <w:rFonts w:hint="eastAsia"/>
        </w:rPr>
        <w:t>予約変更時</w:t>
      </w:r>
    </w:p>
    <w:p w14:paraId="46B78FFB" w14:textId="48D53AA8" w:rsidR="00A569B2" w:rsidRDefault="00A569B2" w:rsidP="00275480">
      <w:pPr>
        <w:ind w:leftChars="399" w:left="838"/>
        <w:jc w:val="left"/>
      </w:pPr>
      <w:r>
        <w:tab/>
      </w:r>
      <w:r>
        <w:tab/>
      </w:r>
      <w:r>
        <w:rPr>
          <w:rFonts w:hint="eastAsia"/>
        </w:rPr>
        <w:t xml:space="preserve">　</w:t>
      </w:r>
      <w:r w:rsidR="00FF5F20">
        <w:rPr>
          <w:rFonts w:hint="eastAsia"/>
        </w:rPr>
        <w:t>非ログイン状態</w:t>
      </w:r>
      <w:r w:rsidR="00382A00">
        <w:rPr>
          <w:rFonts w:hint="eastAsia"/>
        </w:rPr>
        <w:t>：</w:t>
      </w:r>
    </w:p>
    <w:p w14:paraId="1B5742F6" w14:textId="00F21AD2" w:rsidR="00FF5F20" w:rsidRDefault="00FF5F20" w:rsidP="00275480">
      <w:pPr>
        <w:ind w:leftChars="399" w:left="838"/>
        <w:jc w:val="left"/>
      </w:pPr>
      <w:r>
        <w:tab/>
      </w:r>
      <w:r>
        <w:tab/>
      </w:r>
      <w:r w:rsidR="00382A00">
        <w:rPr>
          <w:rFonts w:hint="eastAsia"/>
        </w:rPr>
        <w:t xml:space="preserve">　　→</w:t>
      </w:r>
      <w:r>
        <w:rPr>
          <w:rFonts w:hint="eastAsia"/>
        </w:rPr>
        <w:t>予約変更ボタン押下時：「ログインして下さい」</w:t>
      </w:r>
    </w:p>
    <w:p w14:paraId="66490E15" w14:textId="764C9A49" w:rsidR="002B480F" w:rsidRDefault="001F403C" w:rsidP="00382A00">
      <w:pPr>
        <w:ind w:leftChars="399" w:left="838"/>
        <w:jc w:val="left"/>
      </w:pPr>
      <w:r>
        <w:tab/>
      </w:r>
      <w:r>
        <w:tab/>
      </w:r>
      <w:r>
        <w:rPr>
          <w:rFonts w:hint="eastAsia"/>
        </w:rPr>
        <w:t xml:space="preserve">　ログイン状態</w:t>
      </w:r>
      <w:r w:rsidR="00382A00">
        <w:rPr>
          <w:rFonts w:hint="eastAsia"/>
        </w:rPr>
        <w:t>：</w:t>
      </w:r>
      <w:r w:rsidR="002B480F">
        <w:tab/>
      </w:r>
    </w:p>
    <w:p w14:paraId="381DCAE8" w14:textId="62F23AC0" w:rsidR="00D379E6" w:rsidRDefault="002B480F" w:rsidP="00A9125C">
      <w:pPr>
        <w:widowControl/>
        <w:ind w:left="2105"/>
        <w:jc w:val="left"/>
      </w:pPr>
      <w:r>
        <w:rPr>
          <w:rFonts w:hint="eastAsia"/>
        </w:rPr>
        <w:t xml:space="preserve">　</w:t>
      </w:r>
      <w:bookmarkStart w:id="8" w:name="_Toc234940411"/>
      <w:r w:rsidR="000B4F4D">
        <w:rPr>
          <w:rFonts w:hint="eastAsia"/>
        </w:rPr>
        <w:t>表示形式例</w:t>
      </w:r>
      <w:bookmarkEnd w:id="8"/>
      <w:r w:rsidR="00382A00">
        <w:rPr>
          <w:rFonts w:hint="eastAsia"/>
        </w:rPr>
        <w:t>：</w:t>
      </w:r>
    </w:p>
    <w:p w14:paraId="25A7C2C3" w14:textId="77777777" w:rsidR="000B3B23" w:rsidRDefault="000B3B23" w:rsidP="000B3B23">
      <w:pPr>
        <w:ind w:leftChars="798" w:left="1676" w:firstLineChars="150" w:firstLine="315"/>
        <w:jc w:val="left"/>
      </w:pPr>
      <w:r w:rsidRPr="008D60EB">
        <w:t>「予約ID | 利用日付 | 利用者ID | 開始時刻 ~ 終了時刻」</w:t>
      </w:r>
    </w:p>
    <w:p w14:paraId="3A6C642B" w14:textId="7F875F30" w:rsidR="000B3B23" w:rsidRDefault="000B3B23" w:rsidP="000B3B23">
      <w:pPr>
        <w:ind w:leftChars="798" w:left="1676" w:firstLineChars="150" w:firstLine="315"/>
        <w:jc w:val="left"/>
      </w:pPr>
      <w:r>
        <w:rPr>
          <w:rFonts w:hint="eastAsia"/>
        </w:rPr>
        <w:t>表示内容</w:t>
      </w:r>
    </w:p>
    <w:p w14:paraId="158AE40F" w14:textId="77777777" w:rsidR="000B3B23" w:rsidRDefault="000B3B23" w:rsidP="000B3B23">
      <w:pPr>
        <w:ind w:leftChars="399" w:left="838" w:firstLineChars="600" w:firstLine="1260"/>
        <w:jc w:val="left"/>
      </w:pPr>
      <w:r>
        <w:rPr>
          <w:rFonts w:hint="eastAsia"/>
        </w:rPr>
        <w:t>予約ID</w:t>
      </w:r>
      <w:proofErr w:type="gramStart"/>
      <w:r>
        <w:rPr>
          <w:rFonts w:hint="eastAsia"/>
        </w:rPr>
        <w:t>....</w:t>
      </w:r>
      <w:proofErr w:type="spellStart"/>
      <w:proofErr w:type="gramEnd"/>
      <w:r>
        <w:t>reservation</w:t>
      </w:r>
      <w:r>
        <w:rPr>
          <w:rFonts w:hint="eastAsia"/>
        </w:rPr>
        <w:t>_id</w:t>
      </w:r>
      <w:proofErr w:type="spellEnd"/>
    </w:p>
    <w:p w14:paraId="0C5BC847" w14:textId="71C9A07C" w:rsidR="000B3B23" w:rsidRPr="00342D5B" w:rsidRDefault="000B3B23" w:rsidP="000B3B23">
      <w:pPr>
        <w:ind w:leftChars="399" w:left="838"/>
        <w:jc w:val="left"/>
      </w:pPr>
      <w:r>
        <w:tab/>
      </w:r>
      <w:r>
        <w:tab/>
      </w:r>
      <w:r>
        <w:rPr>
          <w:rFonts w:hint="eastAsia"/>
        </w:rPr>
        <w:t xml:space="preserve">    教室確認</w:t>
      </w:r>
      <w:r>
        <w:t>…</w:t>
      </w:r>
      <w:proofErr w:type="spellStart"/>
      <w:r>
        <w:rPr>
          <w:rFonts w:hint="eastAsia"/>
        </w:rPr>
        <w:t>facility_id</w:t>
      </w:r>
      <w:proofErr w:type="spellEnd"/>
    </w:p>
    <w:p w14:paraId="381F0171" w14:textId="748FF68B" w:rsidR="000B3B23" w:rsidRDefault="000B3B23" w:rsidP="000B3B23">
      <w:pPr>
        <w:ind w:leftChars="399" w:left="838"/>
        <w:jc w:val="left"/>
      </w:pPr>
      <w:r>
        <w:tab/>
      </w:r>
      <w:r>
        <w:tab/>
      </w:r>
      <w:r>
        <w:rPr>
          <w:rFonts w:hint="eastAsia"/>
        </w:rPr>
        <w:t xml:space="preserve">    利用日付</w:t>
      </w:r>
      <w:proofErr w:type="gramStart"/>
      <w:r>
        <w:rPr>
          <w:rFonts w:hint="eastAsia"/>
        </w:rPr>
        <w:t>....</w:t>
      </w:r>
      <w:proofErr w:type="gramEnd"/>
      <w:r>
        <w:rPr>
          <w:rFonts w:hint="eastAsia"/>
        </w:rPr>
        <w:t>day</w:t>
      </w:r>
    </w:p>
    <w:p w14:paraId="6E05C988" w14:textId="77B54A63" w:rsidR="005B624C" w:rsidRDefault="000B3B23" w:rsidP="005B624C">
      <w:pPr>
        <w:ind w:leftChars="399" w:left="838"/>
        <w:jc w:val="left"/>
      </w:pPr>
      <w:r>
        <w:tab/>
      </w:r>
      <w:r>
        <w:tab/>
      </w:r>
      <w:r>
        <w:rPr>
          <w:rFonts w:hint="eastAsia"/>
        </w:rPr>
        <w:t xml:space="preserve">    利用可能時間</w:t>
      </w:r>
      <w:proofErr w:type="gramStart"/>
      <w:r>
        <w:rPr>
          <w:rFonts w:hint="eastAsia"/>
        </w:rPr>
        <w:t>....</w:t>
      </w:r>
      <w:proofErr w:type="spellStart"/>
      <w:proofErr w:type="gramEnd"/>
      <w:r>
        <w:rPr>
          <w:rFonts w:hint="eastAsia"/>
        </w:rPr>
        <w:t>start_time~end_time</w:t>
      </w:r>
      <w:proofErr w:type="spellEnd"/>
    </w:p>
    <w:p w14:paraId="5FE319C8" w14:textId="77777777" w:rsidR="00382A00" w:rsidRDefault="00382A00" w:rsidP="005B624C">
      <w:pPr>
        <w:ind w:leftChars="399" w:left="838"/>
        <w:jc w:val="left"/>
      </w:pPr>
    </w:p>
    <w:p w14:paraId="72509368" w14:textId="7976C9C3" w:rsidR="00A569B2" w:rsidRDefault="00A569B2" w:rsidP="00FE1430">
      <w:pPr>
        <w:jc w:val="left"/>
      </w:pPr>
      <w:r>
        <w:tab/>
      </w:r>
      <w:r>
        <w:tab/>
      </w:r>
      <w:r>
        <w:rPr>
          <w:rFonts w:hint="eastAsia"/>
        </w:rPr>
        <w:t>予約削除</w:t>
      </w:r>
    </w:p>
    <w:p w14:paraId="1D7AA300" w14:textId="79672A29" w:rsidR="005B624C" w:rsidRDefault="005B624C" w:rsidP="00FE1430">
      <w:pPr>
        <w:jc w:val="left"/>
      </w:pPr>
      <w:r>
        <w:tab/>
      </w:r>
      <w:r>
        <w:tab/>
      </w:r>
      <w:r>
        <w:rPr>
          <w:rFonts w:hint="eastAsia"/>
        </w:rPr>
        <w:t xml:space="preserve">　</w:t>
      </w:r>
      <w:r w:rsidR="004555E9">
        <w:rPr>
          <w:rFonts w:hint="eastAsia"/>
        </w:rPr>
        <w:t>非ログイン状態</w:t>
      </w:r>
      <w:r w:rsidR="00382A00">
        <w:rPr>
          <w:rFonts w:hint="eastAsia"/>
        </w:rPr>
        <w:t>：</w:t>
      </w:r>
    </w:p>
    <w:p w14:paraId="2E608721" w14:textId="0775A8C1" w:rsidR="004555E9" w:rsidRDefault="004555E9" w:rsidP="00FE1430">
      <w:pPr>
        <w:jc w:val="left"/>
      </w:pPr>
      <w:r>
        <w:tab/>
      </w:r>
      <w:r>
        <w:tab/>
      </w:r>
      <w:r w:rsidR="00382A00">
        <w:rPr>
          <w:rFonts w:hint="eastAsia"/>
        </w:rPr>
        <w:t xml:space="preserve">　　→</w:t>
      </w:r>
      <w:r>
        <w:rPr>
          <w:rFonts w:hint="eastAsia"/>
        </w:rPr>
        <w:t>予約変更ボタン押下時：「ログインして下さい」</w:t>
      </w:r>
    </w:p>
    <w:p w14:paraId="64AD6C9B" w14:textId="7C09CECF" w:rsidR="004555E9" w:rsidRDefault="004555E9" w:rsidP="00FE1430">
      <w:pPr>
        <w:jc w:val="left"/>
      </w:pPr>
      <w:r>
        <w:tab/>
      </w:r>
      <w:r>
        <w:tab/>
      </w:r>
      <w:r>
        <w:rPr>
          <w:rFonts w:hint="eastAsia"/>
        </w:rPr>
        <w:t xml:space="preserve">　ログイン状態</w:t>
      </w:r>
      <w:r w:rsidR="00382A00">
        <w:rPr>
          <w:rFonts w:hint="eastAsia"/>
        </w:rPr>
        <w:t>：</w:t>
      </w:r>
    </w:p>
    <w:p w14:paraId="3388EDC6" w14:textId="63A1D5C1" w:rsidR="004555E9" w:rsidRDefault="004555E9" w:rsidP="00FE1430">
      <w:pPr>
        <w:jc w:val="left"/>
      </w:pPr>
      <w:r>
        <w:tab/>
      </w:r>
      <w:r>
        <w:tab/>
      </w:r>
      <w:r>
        <w:tab/>
      </w:r>
      <w:r w:rsidR="00D60E93">
        <w:rPr>
          <w:rFonts w:hint="eastAsia"/>
        </w:rPr>
        <w:t>表示形式例</w:t>
      </w:r>
      <w:r w:rsidR="00382A00">
        <w:rPr>
          <w:rFonts w:hint="eastAsia"/>
        </w:rPr>
        <w:t>：</w:t>
      </w:r>
    </w:p>
    <w:p w14:paraId="4546D9DC" w14:textId="408A5E7E" w:rsidR="00D60E93" w:rsidRDefault="00D60E93" w:rsidP="00FE1430">
      <w:pPr>
        <w:jc w:val="left"/>
      </w:pPr>
      <w:r>
        <w:lastRenderedPageBreak/>
        <w:tab/>
      </w:r>
      <w:r>
        <w:tab/>
      </w:r>
      <w:r>
        <w:tab/>
      </w:r>
      <w:r w:rsidR="00403A93">
        <w:rPr>
          <w:rFonts w:hint="eastAsia"/>
        </w:rPr>
        <w:t>変更成功</w:t>
      </w:r>
      <w:r w:rsidR="00382A00">
        <w:rPr>
          <w:rFonts w:hint="eastAsia"/>
        </w:rPr>
        <w:t>の場合</w:t>
      </w:r>
    </w:p>
    <w:p w14:paraId="411A9785" w14:textId="3E6FF376" w:rsidR="00403A93" w:rsidRDefault="00403A93" w:rsidP="00FE1430">
      <w:pPr>
        <w:jc w:val="left"/>
      </w:pPr>
      <w:r>
        <w:tab/>
      </w:r>
      <w:r>
        <w:tab/>
      </w:r>
      <w:r>
        <w:rPr>
          <w:rFonts w:hint="eastAsia"/>
        </w:rPr>
        <w:t xml:space="preserve">　　　　「予約ID</w:t>
      </w:r>
      <w:r>
        <w:t xml:space="preserve"> ???</w:t>
      </w:r>
      <w:r>
        <w:rPr>
          <w:rFonts w:hint="eastAsia"/>
        </w:rPr>
        <w:t>の予約を</w:t>
      </w:r>
      <w:r>
        <w:t xml:space="preserve">YYYY-MM-DD </w:t>
      </w:r>
      <w:proofErr w:type="spellStart"/>
      <w:r>
        <w:t>hh:mm~hh:mm</w:t>
      </w:r>
      <w:proofErr w:type="spellEnd"/>
      <w:r>
        <w:rPr>
          <w:rFonts w:hint="eastAsia"/>
        </w:rPr>
        <w:t xml:space="preserve"> </w:t>
      </w:r>
      <w:r>
        <w:t>XXX</w:t>
      </w:r>
      <w:r>
        <w:rPr>
          <w:rFonts w:hint="eastAsia"/>
        </w:rPr>
        <w:t>教室に変更しました。」</w:t>
      </w:r>
    </w:p>
    <w:p w14:paraId="7BD4E11C" w14:textId="10DF87CD" w:rsidR="00403A93" w:rsidRDefault="00403A93" w:rsidP="00FE1430">
      <w:pPr>
        <w:jc w:val="left"/>
      </w:pPr>
      <w:r>
        <w:tab/>
      </w:r>
      <w:r>
        <w:tab/>
      </w:r>
      <w:r>
        <w:tab/>
      </w:r>
      <w:r>
        <w:rPr>
          <w:rFonts w:hint="eastAsia"/>
        </w:rPr>
        <w:t>削除</w:t>
      </w:r>
      <w:r w:rsidR="00382A00">
        <w:rPr>
          <w:rFonts w:hint="eastAsia"/>
        </w:rPr>
        <w:t>の場合</w:t>
      </w:r>
    </w:p>
    <w:p w14:paraId="658E0D04" w14:textId="5C0BCFAF" w:rsidR="00403A93" w:rsidRDefault="00403A93" w:rsidP="00FE1430">
      <w:pPr>
        <w:jc w:val="left"/>
      </w:pPr>
      <w:r>
        <w:tab/>
      </w:r>
      <w:r>
        <w:tab/>
      </w:r>
      <w:r>
        <w:rPr>
          <w:rFonts w:hint="eastAsia"/>
        </w:rPr>
        <w:t xml:space="preserve">　　　　「予約ID</w:t>
      </w:r>
      <w:r>
        <w:t xml:space="preserve"> X</w:t>
      </w:r>
      <w:r>
        <w:rPr>
          <w:rFonts w:hint="eastAsia"/>
        </w:rPr>
        <w:t>の予約を削除しました。」</w:t>
      </w:r>
    </w:p>
    <w:p w14:paraId="01D7DC47" w14:textId="53169C85" w:rsidR="00B70120" w:rsidRPr="000B5D79" w:rsidRDefault="00B70120" w:rsidP="000B5D79">
      <w:pPr>
        <w:ind w:leftChars="399" w:left="838"/>
        <w:jc w:val="left"/>
      </w:pPr>
      <w:r>
        <w:tab/>
      </w:r>
      <w:r>
        <w:tab/>
      </w:r>
      <w:r>
        <w:tab/>
      </w:r>
      <w:r w:rsidR="00F61234">
        <w:rPr>
          <w:rFonts w:hint="eastAsia"/>
        </w:rPr>
        <w:t>表示内容</w:t>
      </w:r>
    </w:p>
    <w:p w14:paraId="71C48509" w14:textId="2B7FB59C" w:rsidR="005A6A57" w:rsidRDefault="00F61234" w:rsidP="005A6A57">
      <w:pPr>
        <w:pStyle w:val="a4"/>
        <w:ind w:leftChars="1172" w:left="2461"/>
        <w:jc w:val="left"/>
      </w:pPr>
      <w:r>
        <w:rPr>
          <w:rFonts w:hint="eastAsia"/>
        </w:rPr>
        <w:t>予約ID</w:t>
      </w:r>
      <w:proofErr w:type="gramStart"/>
      <w:r>
        <w:rPr>
          <w:rFonts w:hint="eastAsia"/>
        </w:rPr>
        <w:t>....</w:t>
      </w:r>
      <w:proofErr w:type="spellStart"/>
      <w:proofErr w:type="gramEnd"/>
      <w:r>
        <w:t>reservation</w:t>
      </w:r>
      <w:r>
        <w:rPr>
          <w:rFonts w:hint="eastAsia"/>
        </w:rPr>
        <w:t>_id</w:t>
      </w:r>
      <w:proofErr w:type="spellEnd"/>
    </w:p>
    <w:p w14:paraId="7443C0E0" w14:textId="77777777" w:rsidR="00382A00" w:rsidRPr="008240CB" w:rsidRDefault="00382A00" w:rsidP="005A6A57">
      <w:pPr>
        <w:pStyle w:val="a4"/>
        <w:ind w:leftChars="1172" w:left="2461"/>
        <w:jc w:val="left"/>
      </w:pPr>
    </w:p>
    <w:p w14:paraId="7057C599" w14:textId="047A74D0" w:rsidR="00382A00" w:rsidRDefault="00382A00" w:rsidP="00382A00">
      <w:pPr>
        <w:pStyle w:val="a4"/>
        <w:numPr>
          <w:ilvl w:val="2"/>
          <w:numId w:val="1"/>
        </w:numPr>
        <w:ind w:leftChars="0"/>
        <w:jc w:val="left"/>
        <w:outlineLvl w:val="2"/>
      </w:pPr>
      <w:r>
        <w:rPr>
          <w:rFonts w:hint="eastAsia"/>
        </w:rPr>
        <w:t>教室選択コンボボックス</w:t>
      </w:r>
    </w:p>
    <w:p w14:paraId="23F7D0C0" w14:textId="560A3A0A" w:rsidR="00494448" w:rsidRDefault="0064392A" w:rsidP="0064392A">
      <w:pPr>
        <w:pStyle w:val="a4"/>
        <w:ind w:leftChars="672" w:left="1411"/>
        <w:jc w:val="left"/>
      </w:pPr>
      <w:r>
        <w:rPr>
          <w:rFonts w:hint="eastAsia"/>
        </w:rPr>
        <w:t>facilityテーブルの</w:t>
      </w:r>
      <w:proofErr w:type="spellStart"/>
      <w:r>
        <w:rPr>
          <w:rFonts w:hint="eastAsia"/>
        </w:rPr>
        <w:t>facility</w:t>
      </w:r>
      <w:r w:rsidR="00FA254B">
        <w:rPr>
          <w:rFonts w:hint="eastAsia"/>
        </w:rPr>
        <w:t>_id</w:t>
      </w:r>
      <w:proofErr w:type="spellEnd"/>
      <w:r w:rsidR="00FA254B">
        <w:rPr>
          <w:rFonts w:hint="eastAsia"/>
        </w:rPr>
        <w:t>に記録されている全ての教室番号から1つを</w:t>
      </w:r>
      <w:r w:rsidR="00F60242">
        <w:rPr>
          <w:rFonts w:hint="eastAsia"/>
        </w:rPr>
        <w:t>、</w:t>
      </w:r>
      <w:r w:rsidR="00FA254B">
        <w:rPr>
          <w:rFonts w:hint="eastAsia"/>
        </w:rPr>
        <w:t>プルダウン形式で選択可能とする</w:t>
      </w:r>
      <w:r w:rsidR="00F60242">
        <w:rPr>
          <w:rFonts w:hint="eastAsia"/>
        </w:rPr>
        <w:t>。</w:t>
      </w:r>
      <w:r w:rsidR="00494448">
        <w:rPr>
          <w:rFonts w:hint="eastAsia"/>
        </w:rPr>
        <w:t>プルダウン項目</w:t>
      </w:r>
      <w:r w:rsidR="00086644">
        <w:rPr>
          <w:rFonts w:hint="eastAsia"/>
        </w:rPr>
        <w:t>の順序</w:t>
      </w:r>
      <w:r w:rsidR="00494448">
        <w:rPr>
          <w:rFonts w:hint="eastAsia"/>
        </w:rPr>
        <w:t>は</w:t>
      </w:r>
      <w:r w:rsidR="00F60242">
        <w:rPr>
          <w:rFonts w:hint="eastAsia"/>
        </w:rPr>
        <w:t>、</w:t>
      </w:r>
      <w:proofErr w:type="spellStart"/>
      <w:r w:rsidR="00494448">
        <w:rPr>
          <w:rFonts w:hint="eastAsia"/>
        </w:rPr>
        <w:t>facility</w:t>
      </w:r>
      <w:r w:rsidR="00050CAF">
        <w:rPr>
          <w:rFonts w:hint="eastAsia"/>
        </w:rPr>
        <w:t>_id</w:t>
      </w:r>
      <w:proofErr w:type="spellEnd"/>
      <w:r w:rsidR="004827AB">
        <w:rPr>
          <w:rFonts w:hint="eastAsia"/>
        </w:rPr>
        <w:t>の降順</w:t>
      </w:r>
      <w:r w:rsidR="00494448">
        <w:rPr>
          <w:rFonts w:hint="eastAsia"/>
        </w:rPr>
        <w:t>とする</w:t>
      </w:r>
      <w:r w:rsidR="00F60242">
        <w:rPr>
          <w:rFonts w:hint="eastAsia"/>
        </w:rPr>
        <w:t>。</w:t>
      </w:r>
    </w:p>
    <w:p w14:paraId="314AEE6A" w14:textId="6353DAE9" w:rsidR="00240CF8" w:rsidRDefault="00FA254B" w:rsidP="00240CF8">
      <w:pPr>
        <w:pStyle w:val="a4"/>
        <w:ind w:leftChars="672" w:left="1411"/>
        <w:jc w:val="left"/>
      </w:pPr>
      <w:r>
        <w:rPr>
          <w:rFonts w:hint="eastAsia"/>
        </w:rPr>
        <w:t>ただし</w:t>
      </w:r>
      <w:r w:rsidR="00F60242">
        <w:rPr>
          <w:rFonts w:hint="eastAsia"/>
        </w:rPr>
        <w:t>、</w:t>
      </w:r>
      <w:r w:rsidR="00FC3C0C">
        <w:rPr>
          <w:rFonts w:hint="eastAsia"/>
        </w:rPr>
        <w:t>本システム運用中にfacilityテーブルの更新は無いものとするため</w:t>
      </w:r>
      <w:r w:rsidR="00F60242">
        <w:rPr>
          <w:rFonts w:hint="eastAsia"/>
        </w:rPr>
        <w:t>、</w:t>
      </w:r>
      <w:r w:rsidR="00DC1AFD">
        <w:rPr>
          <w:rFonts w:hint="eastAsia"/>
        </w:rPr>
        <w:t>運用中の教室追加・削除</w:t>
      </w:r>
      <w:r w:rsidR="005E354D">
        <w:rPr>
          <w:rFonts w:hint="eastAsia"/>
        </w:rPr>
        <w:t>への</w:t>
      </w:r>
      <w:r w:rsidR="00DC1AFD">
        <w:rPr>
          <w:rFonts w:hint="eastAsia"/>
        </w:rPr>
        <w:t>対応</w:t>
      </w:r>
      <w:r w:rsidR="005E354D">
        <w:rPr>
          <w:rFonts w:hint="eastAsia"/>
        </w:rPr>
        <w:t>は不要とする</w:t>
      </w:r>
      <w:r w:rsidR="00F60242">
        <w:rPr>
          <w:rFonts w:hint="eastAsia"/>
        </w:rPr>
        <w:t>。</w:t>
      </w:r>
    </w:p>
    <w:p w14:paraId="237C2EEA" w14:textId="4D3E6BD6" w:rsidR="008B4C40" w:rsidRDefault="00382A00" w:rsidP="00382A00">
      <w:pPr>
        <w:widowControl/>
        <w:jc w:val="left"/>
      </w:pPr>
      <w:r>
        <w:br w:type="page"/>
      </w:r>
    </w:p>
    <w:p w14:paraId="65598DAC" w14:textId="77777777" w:rsidR="00382A00" w:rsidRDefault="00382A00" w:rsidP="00382A00">
      <w:pPr>
        <w:pStyle w:val="a4"/>
        <w:numPr>
          <w:ilvl w:val="1"/>
          <w:numId w:val="1"/>
        </w:numPr>
        <w:ind w:leftChars="0"/>
        <w:jc w:val="left"/>
        <w:outlineLvl w:val="1"/>
      </w:pPr>
      <w:proofErr w:type="spellStart"/>
      <w:r>
        <w:lastRenderedPageBreak/>
        <w:t>LoginDialog</w:t>
      </w:r>
      <w:proofErr w:type="spellEnd"/>
    </w:p>
    <w:p w14:paraId="071E369B" w14:textId="4295202E" w:rsidR="00CB438F" w:rsidRDefault="0042090F" w:rsidP="0042090F">
      <w:pPr>
        <w:ind w:leftChars="500" w:left="1050"/>
      </w:pPr>
      <w:r>
        <w:rPr>
          <w:rFonts w:hint="eastAsia"/>
        </w:rPr>
        <w:t xml:space="preserve">　</w:t>
      </w:r>
      <w:proofErr w:type="spellStart"/>
      <w:r>
        <w:rPr>
          <w:rFonts w:hint="eastAsia"/>
        </w:rPr>
        <w:t>LoginDialog</w:t>
      </w:r>
      <w:proofErr w:type="spellEnd"/>
      <w:r>
        <w:rPr>
          <w:rFonts w:hint="eastAsia"/>
        </w:rPr>
        <w:t>は</w:t>
      </w:r>
      <w:r w:rsidR="00F60242">
        <w:rPr>
          <w:rFonts w:hint="eastAsia"/>
        </w:rPr>
        <w:t>、</w:t>
      </w:r>
      <w:r w:rsidR="00D31F00">
        <w:rPr>
          <w:rFonts w:hint="eastAsia"/>
        </w:rPr>
        <w:t>未ログイン状態で</w:t>
      </w:r>
      <w:proofErr w:type="spellStart"/>
      <w:r w:rsidR="00D31F00">
        <w:rPr>
          <w:rFonts w:hint="eastAsia"/>
        </w:rPr>
        <w:t>MainFrame</w:t>
      </w:r>
      <w:proofErr w:type="spellEnd"/>
      <w:r w:rsidR="00D31F00">
        <w:rPr>
          <w:rFonts w:hint="eastAsia"/>
        </w:rPr>
        <w:t>のログインボタン押下により表示される</w:t>
      </w:r>
      <w:r w:rsidR="00F60242">
        <w:rPr>
          <w:rFonts w:hint="eastAsia"/>
        </w:rPr>
        <w:t>。</w:t>
      </w:r>
    </w:p>
    <w:p w14:paraId="54D368E4" w14:textId="1F8E5504" w:rsidR="00E810FF" w:rsidRDefault="00112A1D" w:rsidP="0042090F">
      <w:pPr>
        <w:ind w:leftChars="500" w:left="1050"/>
      </w:pPr>
      <w:r>
        <w:rPr>
          <w:noProof/>
        </w:rPr>
        <mc:AlternateContent>
          <mc:Choice Requires="wpg">
            <w:drawing>
              <wp:anchor distT="0" distB="0" distL="114300" distR="114300" simplePos="0" relativeHeight="251658569" behindDoc="1" locked="0" layoutInCell="1" allowOverlap="1" wp14:anchorId="692AA4A9" wp14:editId="460330D7">
                <wp:simplePos x="0" y="0"/>
                <wp:positionH relativeFrom="column">
                  <wp:posOffset>525780</wp:posOffset>
                </wp:positionH>
                <wp:positionV relativeFrom="paragraph">
                  <wp:posOffset>426720</wp:posOffset>
                </wp:positionV>
                <wp:extent cx="3582670" cy="1736090"/>
                <wp:effectExtent l="0" t="0" r="17780" b="16510"/>
                <wp:wrapNone/>
                <wp:docPr id="142" name="グループ化 142"/>
                <wp:cNvGraphicFramePr/>
                <a:graphic xmlns:a="http://schemas.openxmlformats.org/drawingml/2006/main">
                  <a:graphicData uri="http://schemas.microsoft.com/office/word/2010/wordprocessingGroup">
                    <wpg:wgp>
                      <wpg:cNvGrpSpPr/>
                      <wpg:grpSpPr>
                        <a:xfrm>
                          <a:off x="0" y="0"/>
                          <a:ext cx="3582670" cy="1736090"/>
                          <a:chOff x="0" y="0"/>
                          <a:chExt cx="3583114" cy="1736303"/>
                        </a:xfrm>
                      </wpg:grpSpPr>
                      <wpg:grpSp>
                        <wpg:cNvPr id="94" name="グループ化 94"/>
                        <wpg:cNvGrpSpPr/>
                        <wpg:grpSpPr>
                          <a:xfrm>
                            <a:off x="25940" y="0"/>
                            <a:ext cx="3557174" cy="1736303"/>
                            <a:chOff x="0" y="0"/>
                            <a:chExt cx="3557174" cy="1736303"/>
                          </a:xfrm>
                        </wpg:grpSpPr>
                        <wps:wsp>
                          <wps:cNvPr id="72" name="フローチャート: 処理 72"/>
                          <wps:cNvSpPr/>
                          <wps:spPr>
                            <a:xfrm>
                              <a:off x="2642" y="113639"/>
                              <a:ext cx="3554532" cy="1622664"/>
                            </a:xfrm>
                            <a:prstGeom prst="flowChartProcess">
                              <a:avLst/>
                            </a:prstGeom>
                            <a:solidFill>
                              <a:schemeClr val="bg1">
                                <a:lumMod val="9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フローチャート: 処理 73"/>
                          <wps:cNvSpPr/>
                          <wps:spPr>
                            <a:xfrm>
                              <a:off x="0" y="110996"/>
                              <a:ext cx="3554532" cy="248421"/>
                            </a:xfrm>
                            <a:prstGeom prst="flowChartProcess">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テキスト ボックス 75"/>
                          <wps:cNvSpPr txBox="1"/>
                          <wps:spPr>
                            <a:xfrm>
                              <a:off x="3266469" y="0"/>
                              <a:ext cx="241245" cy="324705"/>
                            </a:xfrm>
                            <a:prstGeom prst="rect">
                              <a:avLst/>
                            </a:prstGeom>
                            <a:noFill/>
                            <a:ln w="6350">
                              <a:noFill/>
                            </a:ln>
                          </wps:spPr>
                          <wps:txbx>
                            <w:txbxContent>
                              <w:p w14:paraId="29094414" w14:textId="190EA013" w:rsidR="008B4BBE" w:rsidRPr="008B4BBE" w:rsidRDefault="008B4BBE" w:rsidP="008B4BBE">
                                <w:pPr>
                                  <w:jc w:val="right"/>
                                  <w:rPr>
                                    <w:color w:val="000000" w:themeColor="text1"/>
                                    <w:sz w:val="22"/>
                                  </w:rPr>
                                </w:pPr>
                                <w:r w:rsidRPr="008B4BBE">
                                  <w:rPr>
                                    <w:rFonts w:hint="eastAsia"/>
                                    <w:color w:val="000000" w:themeColor="text1"/>
                                    <w:sz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6" name="テキスト ボックス 76"/>
                          <wps:cNvSpPr txBox="1"/>
                          <wps:spPr>
                            <a:xfrm>
                              <a:off x="525912" y="523269"/>
                              <a:ext cx="761119" cy="261257"/>
                            </a:xfrm>
                            <a:prstGeom prst="rect">
                              <a:avLst/>
                            </a:prstGeom>
                            <a:noFill/>
                            <a:ln w="6350">
                              <a:noFill/>
                            </a:ln>
                          </wps:spPr>
                          <wps:txbx>
                            <w:txbxContent>
                              <w:p w14:paraId="4B41365A" w14:textId="66C23E03" w:rsidR="005C51DE" w:rsidRPr="005C51DE" w:rsidRDefault="005C51DE" w:rsidP="005C51DE">
                                <w:pPr>
                                  <w:jc w:val="left"/>
                                  <w:rPr>
                                    <w:rFonts w:ascii="ＭＳ Ｐゴシック" w:eastAsia="ＭＳ Ｐゴシック" w:hAnsi="ＭＳ Ｐゴシック"/>
                                    <w:color w:val="000000" w:themeColor="text1"/>
                                    <w:sz w:val="22"/>
                                  </w:rPr>
                                </w:pPr>
                                <w:r w:rsidRPr="005C51DE">
                                  <w:rPr>
                                    <w:rFonts w:ascii="ＭＳ Ｐゴシック" w:eastAsia="ＭＳ Ｐゴシック" w:hAnsi="ＭＳ Ｐゴシック" w:hint="eastAsia"/>
                                    <w:color w:val="000000" w:themeColor="text1"/>
                                    <w:sz w:val="22"/>
                                  </w:rPr>
                                  <w:t>ユーザID</w:t>
                                </w:r>
                                <w:r>
                                  <w:rPr>
                                    <w:rFonts w:ascii="ＭＳ Ｐゴシック" w:eastAsia="ＭＳ Ｐゴシック" w:hAnsi="ＭＳ Ｐゴシック" w:hint="eastAsia"/>
                                    <w:color w:val="000000" w:themeColor="text1"/>
                                    <w:sz w:val="2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 name="フローチャート: 処理 77"/>
                          <wps:cNvSpPr/>
                          <wps:spPr>
                            <a:xfrm>
                              <a:off x="1418178" y="577776"/>
                              <a:ext cx="1173392" cy="227279"/>
                            </a:xfrm>
                            <a:prstGeom prst="flowChartProcess">
                              <a:avLst/>
                            </a:prstGeom>
                            <a:solidFill>
                              <a:schemeClr val="bg1"/>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テキスト ボックス 79"/>
                          <wps:cNvSpPr txBox="1"/>
                          <wps:spPr>
                            <a:xfrm>
                              <a:off x="525912" y="901186"/>
                              <a:ext cx="852772" cy="278559"/>
                            </a:xfrm>
                            <a:prstGeom prst="rect">
                              <a:avLst/>
                            </a:prstGeom>
                            <a:noFill/>
                            <a:ln w="6350">
                              <a:noFill/>
                            </a:ln>
                          </wps:spPr>
                          <wps:txbx>
                            <w:txbxContent>
                              <w:p w14:paraId="0F3BCD98" w14:textId="79E4FDF7" w:rsidR="008E4BAC" w:rsidRPr="005C51DE" w:rsidRDefault="008E4BAC" w:rsidP="008E4BAC">
                                <w:pPr>
                                  <w:jc w:val="left"/>
                                  <w:rPr>
                                    <w:rFonts w:ascii="ＭＳ Ｐゴシック" w:eastAsia="ＭＳ Ｐゴシック" w:hAnsi="ＭＳ Ｐゴシック"/>
                                    <w:color w:val="000000" w:themeColor="text1"/>
                                    <w:sz w:val="22"/>
                                  </w:rPr>
                                </w:pPr>
                                <w:r>
                                  <w:rPr>
                                    <w:rFonts w:ascii="ＭＳ Ｐゴシック" w:eastAsia="ＭＳ Ｐゴシック" w:hAnsi="ＭＳ Ｐゴシック" w:hint="eastAsia"/>
                                    <w:color w:val="000000" w:themeColor="text1"/>
                                    <w:sz w:val="22"/>
                                  </w:rPr>
                                  <w:t xml:space="preserve">パスワード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 name="フローチャート: 処理 80"/>
                          <wps:cNvSpPr/>
                          <wps:spPr>
                            <a:xfrm>
                              <a:off x="1418178" y="953050"/>
                              <a:ext cx="1172845" cy="226695"/>
                            </a:xfrm>
                            <a:prstGeom prst="flowChartProcess">
                              <a:avLst/>
                            </a:prstGeom>
                            <a:solidFill>
                              <a:schemeClr val="bg1"/>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フローチャート: 処理 81"/>
                          <wps:cNvSpPr/>
                          <wps:spPr>
                            <a:xfrm>
                              <a:off x="1196185" y="1399679"/>
                              <a:ext cx="726763" cy="216708"/>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E08F781" w14:textId="2CFA1057" w:rsidR="008712C7" w:rsidRPr="008712C7" w:rsidRDefault="008712C7" w:rsidP="008712C7">
                                <w:pPr>
                                  <w:jc w:val="center"/>
                                  <w:rPr>
                                    <w:rFonts w:ascii="ＭＳ Ｐゴシック" w:eastAsia="ＭＳ Ｐゴシック" w:hAnsi="ＭＳ Ｐゴシック"/>
                                    <w:color w:val="000000" w:themeColor="text1"/>
                                  </w:rPr>
                                </w:pPr>
                                <w:r w:rsidRPr="008712C7">
                                  <w:rPr>
                                    <w:rFonts w:ascii="ＭＳ Ｐゴシック" w:eastAsia="ＭＳ Ｐゴシック" w:hAnsi="ＭＳ Ｐゴシック" w:hint="eastAsia"/>
                                    <w:color w:val="000000" w:themeColor="text1"/>
                                  </w:rPr>
                                  <w:t>キャンセル</w:t>
                                </w:r>
                                <w:r w:rsidR="00561F9B">
                                  <w:rPr>
                                    <w:rFonts w:ascii="ＭＳ Ｐゴシック" w:eastAsia="ＭＳ Ｐゴシック" w:hAnsi="ＭＳ Ｐゴシック" w:hint="eastAsia"/>
                                    <w:color w:val="000000" w:themeColor="text1"/>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2" name="フローチャート: 処理 82"/>
                          <wps:cNvSpPr/>
                          <wps:spPr>
                            <a:xfrm>
                              <a:off x="2076229" y="1399679"/>
                              <a:ext cx="270554" cy="216708"/>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64F7890" w14:textId="4F38512F" w:rsidR="00561F9B" w:rsidRPr="008712C7" w:rsidRDefault="00561F9B" w:rsidP="00561F9B">
                                <w:pPr>
                                  <w:jc w:val="center"/>
                                  <w:rPr>
                                    <w:rFonts w:ascii="ＭＳ Ｐゴシック" w:eastAsia="ＭＳ Ｐゴシック" w:hAnsi="ＭＳ Ｐゴシック"/>
                                    <w:color w:val="000000" w:themeColor="text1"/>
                                  </w:rPr>
                                </w:pPr>
                                <w:r>
                                  <w:rPr>
                                    <w:rFonts w:ascii="ＭＳ Ｐゴシック" w:eastAsia="ＭＳ Ｐゴシック" w:hAnsi="ＭＳ Ｐゴシック" w:hint="eastAsia"/>
                                    <w:color w:val="000000" w:themeColor="text1"/>
                                  </w:rPr>
                                  <w:t xml:space="preserve">OK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74" name="テキスト ボックス 74"/>
                        <wps:cNvSpPr txBox="1"/>
                        <wps:spPr>
                          <a:xfrm>
                            <a:off x="0" y="77821"/>
                            <a:ext cx="576125" cy="293348"/>
                          </a:xfrm>
                          <a:prstGeom prst="rect">
                            <a:avLst/>
                          </a:prstGeom>
                          <a:noFill/>
                          <a:ln w="6350">
                            <a:noFill/>
                          </a:ln>
                        </wps:spPr>
                        <wps:txbx>
                          <w:txbxContent>
                            <w:p w14:paraId="38474032" w14:textId="3C01CE52" w:rsidR="008B4BBE" w:rsidRPr="008B4BBE" w:rsidRDefault="008B4BBE">
                              <w:pPr>
                                <w:rPr>
                                  <w:rFonts w:ascii="ＭＳ Ｐゴシック" w:eastAsia="ＭＳ Ｐゴシック" w:hAnsi="ＭＳ Ｐゴシック"/>
                                </w:rPr>
                              </w:pPr>
                              <w:r w:rsidRPr="008B4BBE">
                                <w:rPr>
                                  <w:rFonts w:ascii="ＭＳ Ｐゴシック" w:eastAsia="ＭＳ Ｐゴシック" w:hAnsi="ＭＳ Ｐゴシック" w:hint="eastAsia"/>
                                </w:rPr>
                                <w:t>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92AA4A9" id="グループ化 142" o:spid="_x0000_s1073" style="position:absolute;left:0;text-align:left;margin-left:41.4pt;margin-top:33.6pt;width:282.1pt;height:136.7pt;z-index:-251657911" coordsize="35831,173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">
                <v:group id="グループ化 94" o:spid="_x0000_s1074" style="position:absolute;left:259;width:35572;height:17363" coordsize="35571,173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">
                  <v:shape id="フローチャート: 処理 72" o:spid="_x0000_s1075" type="#_x0000_t109" style="position:absolute;left:26;top:1136;width:35545;height:16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" fillcolor="#f2f2f2 [3052]" strokecolor="black [3213]" strokeweight=".5pt"/>
                  <v:shape id="フローチャート: 処理 73" o:spid="_x0000_s1076" type="#_x0000_t109" style="position:absolute;top:1109;width:35545;height:24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" fillcolor="white [3212]" strokecolor="black [3213]" strokeweight=".5pt"/>
                  <v:shape id="テキスト ボックス 75" o:spid="_x0000_s1077" type="#_x0000_t202" style="position:absolute;left:32664;width:2413;height:32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" filled="f" stroked="f" strokeweight=".5pt">
                    <v:textbox inset="0,0,0,0">
                      <w:txbxContent>
                        <w:p w14:paraId="29094414" w14:textId="190EA013" w:rsidR="008B4BBE" w:rsidRPr="008B4BBE" w:rsidRDefault="008B4BBE" w:rsidP="008B4BBE">
                          <w:pPr>
                            <w:jc w:val="right"/>
                            <w:rPr>
                              <w:color w:val="000000" w:themeColor="text1"/>
                              <w:sz w:val="22"/>
                            </w:rPr>
                          </w:pPr>
                          <w:r w:rsidRPr="008B4BBE">
                            <w:rPr>
                              <w:rFonts w:hint="eastAsia"/>
                              <w:color w:val="000000" w:themeColor="text1"/>
                              <w:sz w:val="22"/>
                            </w:rPr>
                            <w:t>×</w:t>
                          </w:r>
                        </w:p>
                      </w:txbxContent>
                    </v:textbox>
                  </v:shape>
                  <v:shape id="テキスト ボックス 76" o:spid="_x0000_s1078" type="#_x0000_t202" style="position:absolute;left:5259;top:5232;width:7611;height:2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" filled="f" stroked="f" strokeweight=".5pt">
                    <v:textbox>
                      <w:txbxContent>
                        <w:p w14:paraId="4B41365A" w14:textId="66C23E03" w:rsidR="005C51DE" w:rsidRPr="005C51DE" w:rsidRDefault="005C51DE" w:rsidP="005C51DE">
                          <w:pPr>
                            <w:jc w:val="left"/>
                            <w:rPr>
                              <w:rFonts w:ascii="ＭＳ Ｐゴシック" w:eastAsia="ＭＳ Ｐゴシック" w:hAnsi="ＭＳ Ｐゴシック"/>
                              <w:color w:val="000000" w:themeColor="text1"/>
                              <w:sz w:val="22"/>
                            </w:rPr>
                          </w:pPr>
                          <w:r w:rsidRPr="005C51DE">
                            <w:rPr>
                              <w:rFonts w:ascii="ＭＳ Ｐゴシック" w:eastAsia="ＭＳ Ｐゴシック" w:hAnsi="ＭＳ Ｐゴシック" w:hint="eastAsia"/>
                              <w:color w:val="000000" w:themeColor="text1"/>
                              <w:sz w:val="22"/>
                            </w:rPr>
                            <w:t>ユーザID</w:t>
                          </w:r>
                          <w:r>
                            <w:rPr>
                              <w:rFonts w:ascii="ＭＳ Ｐゴシック" w:eastAsia="ＭＳ Ｐゴシック" w:hAnsi="ＭＳ Ｐゴシック" w:hint="eastAsia"/>
                              <w:color w:val="000000" w:themeColor="text1"/>
                              <w:sz w:val="22"/>
                            </w:rPr>
                            <w:t xml:space="preserve">　　</w:t>
                          </w:r>
                        </w:p>
                      </w:txbxContent>
                    </v:textbox>
                  </v:shape>
                  <v:shape id="フローチャート: 処理 77" o:spid="_x0000_s1079" type="#_x0000_t109" style="position:absolute;left:14181;top:5777;width:11734;height:22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" fillcolor="white [3212]" strokecolor="white [3212]" strokeweight="1pt"/>
                  <v:shape id="テキスト ボックス 79" o:spid="_x0000_s1080" type="#_x0000_t202" style="position:absolute;left:5259;top:9011;width:8527;height:27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" filled="f" stroked="f" strokeweight=".5pt">
                    <v:textbox>
                      <w:txbxContent>
                        <w:p w14:paraId="0F3BCD98" w14:textId="79E4FDF7" w:rsidR="008E4BAC" w:rsidRPr="005C51DE" w:rsidRDefault="008E4BAC" w:rsidP="008E4BAC">
                          <w:pPr>
                            <w:jc w:val="left"/>
                            <w:rPr>
                              <w:rFonts w:ascii="ＭＳ Ｐゴシック" w:eastAsia="ＭＳ Ｐゴシック" w:hAnsi="ＭＳ Ｐゴシック"/>
                              <w:color w:val="000000" w:themeColor="text1"/>
                              <w:sz w:val="22"/>
                            </w:rPr>
                          </w:pPr>
                          <w:r>
                            <w:rPr>
                              <w:rFonts w:ascii="ＭＳ Ｐゴシック" w:eastAsia="ＭＳ Ｐゴシック" w:hAnsi="ＭＳ Ｐゴシック" w:hint="eastAsia"/>
                              <w:color w:val="000000" w:themeColor="text1"/>
                              <w:sz w:val="22"/>
                            </w:rPr>
                            <w:t xml:space="preserve">パスワード　　</w:t>
                          </w:r>
                        </w:p>
                      </w:txbxContent>
                    </v:textbox>
                  </v:shape>
                  <v:shape id="フローチャート: 処理 80" o:spid="_x0000_s1081" type="#_x0000_t109" style="position:absolute;left:14181;top:9530;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" fillcolor="white [3212]" strokecolor="white [3212]" strokeweight="1pt"/>
                  <v:shape id="フローチャート: 処理 81" o:spid="_x0000_s1082" type="#_x0000_t109" style="position:absolute;left:11961;top:13996;width:7268;height:21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" fillcolor="#e7e6e6 [3214]" strokecolor="#f2f2f2 [3052]" strokeweight="1pt">
                    <v:shadow on="t" color="black" opacity="26214f" origin="-.5,-.5" offset=".24944mm,.24944mm"/>
                    <v:textbox inset="0,0,0,0">
                      <w:txbxContent>
                        <w:p w14:paraId="6E08F781" w14:textId="2CFA1057" w:rsidR="008712C7" w:rsidRPr="008712C7" w:rsidRDefault="008712C7" w:rsidP="008712C7">
                          <w:pPr>
                            <w:jc w:val="center"/>
                            <w:rPr>
                              <w:rFonts w:ascii="ＭＳ Ｐゴシック" w:eastAsia="ＭＳ Ｐゴシック" w:hAnsi="ＭＳ Ｐゴシック"/>
                              <w:color w:val="000000" w:themeColor="text1"/>
                            </w:rPr>
                          </w:pPr>
                          <w:r w:rsidRPr="008712C7">
                            <w:rPr>
                              <w:rFonts w:ascii="ＭＳ Ｐゴシック" w:eastAsia="ＭＳ Ｐゴシック" w:hAnsi="ＭＳ Ｐゴシック" w:hint="eastAsia"/>
                              <w:color w:val="000000" w:themeColor="text1"/>
                            </w:rPr>
                            <w:t>キャンセル</w:t>
                          </w:r>
                          <w:r w:rsidR="00561F9B">
                            <w:rPr>
                              <w:rFonts w:ascii="ＭＳ Ｐゴシック" w:eastAsia="ＭＳ Ｐゴシック" w:hAnsi="ＭＳ Ｐゴシック" w:hint="eastAsia"/>
                              <w:color w:val="000000" w:themeColor="text1"/>
                            </w:rPr>
                            <w:t xml:space="preserve">　</w:t>
                          </w:r>
                        </w:p>
                      </w:txbxContent>
                    </v:textbox>
                  </v:shape>
                  <v:shape id="フローチャート: 処理 82" o:spid="_x0000_s1083" type="#_x0000_t109" style="position:absolute;left:20762;top:13996;width:2705;height:21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" fillcolor="#e7e6e6 [3214]" strokecolor="#f2f2f2 [3052]" strokeweight="1pt">
                    <v:shadow on="t" color="black" opacity="26214f" origin="-.5,-.5" offset=".24944mm,.24944mm"/>
                    <v:textbox inset="0,0,0,0">
                      <w:txbxContent>
                        <w:p w14:paraId="364F7890" w14:textId="4F38512F" w:rsidR="00561F9B" w:rsidRPr="008712C7" w:rsidRDefault="00561F9B" w:rsidP="00561F9B">
                          <w:pPr>
                            <w:jc w:val="center"/>
                            <w:rPr>
                              <w:rFonts w:ascii="ＭＳ Ｐゴシック" w:eastAsia="ＭＳ Ｐゴシック" w:hAnsi="ＭＳ Ｐゴシック"/>
                              <w:color w:val="000000" w:themeColor="text1"/>
                            </w:rPr>
                          </w:pPr>
                          <w:r>
                            <w:rPr>
                              <w:rFonts w:ascii="ＭＳ Ｐゴシック" w:eastAsia="ＭＳ Ｐゴシック" w:hAnsi="ＭＳ Ｐゴシック" w:hint="eastAsia"/>
                              <w:color w:val="000000" w:themeColor="text1"/>
                            </w:rPr>
                            <w:t xml:space="preserve">OK　</w:t>
                          </w:r>
                        </w:p>
                      </w:txbxContent>
                    </v:textbox>
                  </v:shape>
                </v:group>
                <v:shape id="テキスト ボックス 74" o:spid="_x0000_s1084" type="#_x0000_t202" style="position:absolute;top:778;width:5761;height:29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" filled="f" stroked="f" strokeweight=".5pt">
                  <v:textbox>
                    <w:txbxContent>
                      <w:p w14:paraId="38474032" w14:textId="3C01CE52" w:rsidR="008B4BBE" w:rsidRPr="008B4BBE" w:rsidRDefault="008B4BBE">
                        <w:pPr>
                          <w:rPr>
                            <w:rFonts w:ascii="ＭＳ Ｐゴシック" w:eastAsia="ＭＳ Ｐゴシック" w:hAnsi="ＭＳ Ｐゴシック"/>
                          </w:rPr>
                        </w:pPr>
                        <w:r w:rsidRPr="008B4BBE">
                          <w:rPr>
                            <w:rFonts w:ascii="ＭＳ Ｐゴシック" w:eastAsia="ＭＳ Ｐゴシック" w:hAnsi="ＭＳ Ｐゴシック" w:hint="eastAsia"/>
                          </w:rPr>
                          <w:t>Login</w:t>
                        </w:r>
                      </w:p>
                    </w:txbxContent>
                  </v:textbox>
                </v:shape>
              </v:group>
            </w:pict>
          </mc:Fallback>
        </mc:AlternateContent>
      </w:r>
      <w:r w:rsidR="00B83040">
        <w:rPr>
          <w:rFonts w:hint="eastAsia"/>
        </w:rPr>
        <w:t>ユーザID及びパスワード入力後</w:t>
      </w:r>
      <w:r w:rsidR="00F60242">
        <w:rPr>
          <w:rFonts w:hint="eastAsia"/>
        </w:rPr>
        <w:t>、</w:t>
      </w:r>
      <w:r w:rsidR="00B83040">
        <w:rPr>
          <w:rFonts w:hint="eastAsia"/>
        </w:rPr>
        <w:t>OKボタン押下で認証動作となる</w:t>
      </w:r>
      <w:r w:rsidR="00F60242">
        <w:rPr>
          <w:rFonts w:hint="eastAsia"/>
        </w:rPr>
        <w:t>。</w:t>
      </w:r>
      <w:r w:rsidR="00B83040">
        <w:rPr>
          <w:rFonts w:hint="eastAsia"/>
        </w:rPr>
        <w:t>キャンセルボタン又は</w:t>
      </w:r>
      <w:r w:rsidR="00134458">
        <w:rPr>
          <w:rFonts w:hint="eastAsia"/>
        </w:rPr>
        <w:t>終了ボタン</w:t>
      </w:r>
      <w:r>
        <w:rPr>
          <w:rFonts w:hint="eastAsia"/>
        </w:rPr>
        <w:t>(</w:t>
      </w:r>
      <w:r w:rsidR="00134458">
        <w:rPr>
          <w:rFonts w:hint="eastAsia"/>
        </w:rPr>
        <w:t>Window右上の</w:t>
      </w:r>
      <w:r>
        <w:rPr>
          <w:rFonts w:hint="eastAsia"/>
        </w:rPr>
        <w:t>×)押下でログイン操作をキャンセルする</w:t>
      </w:r>
      <w:r w:rsidR="00F60242">
        <w:rPr>
          <w:rFonts w:hint="eastAsia"/>
        </w:rPr>
        <w:t>。</w:t>
      </w:r>
    </w:p>
    <w:p w14:paraId="7C14AC2B" w14:textId="16D9EB89" w:rsidR="00CB438F" w:rsidRDefault="00CB438F" w:rsidP="00EA3193"/>
    <w:p w14:paraId="5459AA81" w14:textId="33591736" w:rsidR="00CB438F" w:rsidRDefault="00CB438F" w:rsidP="00EA3193"/>
    <w:p w14:paraId="036EEEB5" w14:textId="65E6267A" w:rsidR="00CB438F" w:rsidRDefault="006B3EBF" w:rsidP="00EA3193">
      <w:r w:rsidRPr="00FF15DE">
        <w:rPr>
          <w:noProof/>
        </w:rPr>
        <mc:AlternateContent>
          <mc:Choice Requires="wps">
            <w:drawing>
              <wp:anchor distT="0" distB="0" distL="114300" distR="114300" simplePos="0" relativeHeight="251658269" behindDoc="0" locked="0" layoutInCell="1" allowOverlap="1" wp14:anchorId="450EFBBB" wp14:editId="74D95884">
                <wp:simplePos x="0" y="0"/>
                <wp:positionH relativeFrom="column">
                  <wp:posOffset>3592195</wp:posOffset>
                </wp:positionH>
                <wp:positionV relativeFrom="paragraph">
                  <wp:posOffset>92075</wp:posOffset>
                </wp:positionV>
                <wp:extent cx="2565400" cy="311150"/>
                <wp:effectExtent l="0" t="0" r="0" b="0"/>
                <wp:wrapNone/>
                <wp:docPr id="43" name="テキスト ボックス 43"/>
                <wp:cNvGraphicFramePr/>
                <a:graphic xmlns:a="http://schemas.openxmlformats.org/drawingml/2006/main">
                  <a:graphicData uri="http://schemas.microsoft.com/office/word/2010/wordprocessingShape">
                    <wps:wsp>
                      <wps:cNvSpPr txBox="1"/>
                      <wps:spPr>
                        <a:xfrm>
                          <a:off x="0" y="0"/>
                          <a:ext cx="2565400" cy="311150"/>
                        </a:xfrm>
                        <a:prstGeom prst="rect">
                          <a:avLst/>
                        </a:prstGeom>
                        <a:noFill/>
                        <a:ln w="6350">
                          <a:noFill/>
                        </a:ln>
                      </wps:spPr>
                      <wps:txbx>
                        <w:txbxContent>
                          <w:p w14:paraId="134945A2" w14:textId="502006D0" w:rsidR="00FF15DE" w:rsidRPr="00825851" w:rsidRDefault="00FF15DE" w:rsidP="00FF15DE">
                            <w:pPr>
                              <w:rPr>
                                <w:color w:val="FF0000"/>
                              </w:rPr>
                            </w:pPr>
                            <w:r>
                              <w:rPr>
                                <w:rFonts w:hint="eastAsia"/>
                                <w:color w:val="FF0000"/>
                              </w:rPr>
                              <w:t>ID入力用テキストフィールド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0EFBBB" id="テキスト ボックス 43" o:spid="_x0000_s1085" type="#_x0000_t202" style="position:absolute;left:0;text-align:left;margin-left:282.85pt;margin-top:7.25pt;width:202pt;height:24.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" filled="f" stroked="f" strokeweight=".5pt">
                <v:textbox>
                  <w:txbxContent>
                    <w:p w14:paraId="134945A2" w14:textId="502006D0" w:rsidR="00FF15DE" w:rsidRPr="00825851" w:rsidRDefault="00FF15DE" w:rsidP="00FF15DE">
                      <w:pPr>
                        <w:rPr>
                          <w:color w:val="FF0000"/>
                        </w:rPr>
                      </w:pPr>
                      <w:r>
                        <w:rPr>
                          <w:rFonts w:hint="eastAsia"/>
                          <w:color w:val="FF0000"/>
                        </w:rPr>
                        <w:t>ID入力用テキストフィールド</w:t>
                      </w:r>
                    </w:p>
                  </w:txbxContent>
                </v:textbox>
              </v:shape>
            </w:pict>
          </mc:Fallback>
        </mc:AlternateContent>
      </w:r>
      <w:r w:rsidRPr="00FF15DE">
        <w:rPr>
          <w:noProof/>
        </w:rPr>
        <mc:AlternateContent>
          <mc:Choice Requires="wps">
            <w:drawing>
              <wp:anchor distT="0" distB="0" distL="114300" distR="114300" simplePos="0" relativeHeight="251658268" behindDoc="0" locked="0" layoutInCell="1" allowOverlap="1" wp14:anchorId="68BF875A" wp14:editId="1252281B">
                <wp:simplePos x="0" y="0"/>
                <wp:positionH relativeFrom="column">
                  <wp:posOffset>3167277</wp:posOffset>
                </wp:positionH>
                <wp:positionV relativeFrom="paragraph">
                  <wp:posOffset>187325</wp:posOffset>
                </wp:positionV>
                <wp:extent cx="501650" cy="45085"/>
                <wp:effectExtent l="0" t="57150" r="12700" b="50165"/>
                <wp:wrapNone/>
                <wp:docPr id="42" name="直線矢印コネクタ 42"/>
                <wp:cNvGraphicFramePr/>
                <a:graphic xmlns:a="http://schemas.openxmlformats.org/drawingml/2006/main">
                  <a:graphicData uri="http://schemas.microsoft.com/office/word/2010/wordprocessingShape">
                    <wps:wsp>
                      <wps:cNvCnPr/>
                      <wps:spPr>
                        <a:xfrm flipH="1" flipV="1">
                          <a:off x="0" y="0"/>
                          <a:ext cx="501650" cy="450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45CE4D" id="直線矢印コネクタ 42" o:spid="_x0000_s1026" type="#_x0000_t32" style="position:absolute;margin-left:249.4pt;margin-top:14.75pt;width:39.5pt;height:3.55pt;flip:x y;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" strokecolor="red" strokeweight=".5pt">
                <v:stroke endarrow="block" joinstyle="miter"/>
              </v:shape>
            </w:pict>
          </mc:Fallback>
        </mc:AlternateContent>
      </w:r>
      <w:r w:rsidRPr="00CD0112">
        <w:rPr>
          <w:noProof/>
        </w:rPr>
        <mc:AlternateContent>
          <mc:Choice Requires="wps">
            <w:drawing>
              <wp:anchor distT="0" distB="0" distL="114300" distR="114300" simplePos="0" relativeHeight="251658263" behindDoc="0" locked="0" layoutInCell="1" allowOverlap="1" wp14:anchorId="5E6C3A16" wp14:editId="570128B7">
                <wp:simplePos x="0" y="0"/>
                <wp:positionH relativeFrom="column">
                  <wp:posOffset>818515</wp:posOffset>
                </wp:positionH>
                <wp:positionV relativeFrom="paragraph">
                  <wp:posOffset>561340</wp:posOffset>
                </wp:positionV>
                <wp:extent cx="273685" cy="273050"/>
                <wp:effectExtent l="0" t="38100" r="50165" b="31750"/>
                <wp:wrapNone/>
                <wp:docPr id="37" name="直線矢印コネクタ 37"/>
                <wp:cNvGraphicFramePr/>
                <a:graphic xmlns:a="http://schemas.openxmlformats.org/drawingml/2006/main">
                  <a:graphicData uri="http://schemas.microsoft.com/office/word/2010/wordprocessingShape">
                    <wps:wsp>
                      <wps:cNvCnPr/>
                      <wps:spPr>
                        <a:xfrm flipV="1">
                          <a:off x="0" y="0"/>
                          <a:ext cx="273685" cy="2730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D6CEC0" id="直線矢印コネクタ 37" o:spid="_x0000_s1026" type="#_x0000_t32" style="position:absolute;margin-left:64.45pt;margin-top:44.2pt;width:21.55pt;height:21.5pt;flip:y;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" strokecolor="red" strokeweight=".5pt">
                <v:stroke endarrow="block" joinstyle="miter"/>
              </v:shape>
            </w:pict>
          </mc:Fallback>
        </mc:AlternateContent>
      </w:r>
      <w:r>
        <w:rPr>
          <w:noProof/>
        </w:rPr>
        <mc:AlternateContent>
          <mc:Choice Requires="wps">
            <w:drawing>
              <wp:anchor distT="0" distB="0" distL="114300" distR="114300" simplePos="0" relativeHeight="251658259" behindDoc="0" locked="0" layoutInCell="1" allowOverlap="1" wp14:anchorId="2214EF7B" wp14:editId="29CEDA96">
                <wp:simplePos x="0" y="0"/>
                <wp:positionH relativeFrom="column">
                  <wp:posOffset>1136015</wp:posOffset>
                </wp:positionH>
                <wp:positionV relativeFrom="paragraph">
                  <wp:posOffset>97790</wp:posOffset>
                </wp:positionV>
                <wp:extent cx="641350" cy="190500"/>
                <wp:effectExtent l="0" t="0" r="25400" b="19050"/>
                <wp:wrapNone/>
                <wp:docPr id="31" name="正方形/長方形 31"/>
                <wp:cNvGraphicFramePr/>
                <a:graphic xmlns:a="http://schemas.openxmlformats.org/drawingml/2006/main">
                  <a:graphicData uri="http://schemas.microsoft.com/office/word/2010/wordprocessingShape">
                    <wps:wsp>
                      <wps:cNvSpPr/>
                      <wps:spPr>
                        <a:xfrm>
                          <a:off x="0" y="0"/>
                          <a:ext cx="641350" cy="1905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20BFCF" id="正方形/長方形 31" o:spid="_x0000_s1026" style="position:absolute;margin-left:89.45pt;margin-top:7.7pt;width:50.5pt;height:1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" filled="f" strokecolor="red" strokeweight="1.5pt"/>
            </w:pict>
          </mc:Fallback>
        </mc:AlternateContent>
      </w:r>
      <w:r w:rsidRPr="00CD0112">
        <w:rPr>
          <w:noProof/>
        </w:rPr>
        <mc:AlternateContent>
          <mc:Choice Requires="wps">
            <w:drawing>
              <wp:anchor distT="0" distB="0" distL="114300" distR="114300" simplePos="0" relativeHeight="251658261" behindDoc="0" locked="0" layoutInCell="1" allowOverlap="1" wp14:anchorId="7F97092C" wp14:editId="61A34C03">
                <wp:simplePos x="0" y="0"/>
                <wp:positionH relativeFrom="column">
                  <wp:posOffset>774065</wp:posOffset>
                </wp:positionH>
                <wp:positionV relativeFrom="paragraph">
                  <wp:posOffset>231672</wp:posOffset>
                </wp:positionV>
                <wp:extent cx="324485" cy="571500"/>
                <wp:effectExtent l="0" t="38100" r="56515" b="19050"/>
                <wp:wrapNone/>
                <wp:docPr id="33" name="直線矢印コネクタ 33"/>
                <wp:cNvGraphicFramePr/>
                <a:graphic xmlns:a="http://schemas.openxmlformats.org/drawingml/2006/main">
                  <a:graphicData uri="http://schemas.microsoft.com/office/word/2010/wordprocessingShape">
                    <wps:wsp>
                      <wps:cNvCnPr/>
                      <wps:spPr>
                        <a:xfrm flipV="1">
                          <a:off x="0" y="0"/>
                          <a:ext cx="324485" cy="5715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EE4762" id="直線矢印コネクタ 33" o:spid="_x0000_s1026" type="#_x0000_t32" style="position:absolute;margin-left:60.95pt;margin-top:18.25pt;width:25.55pt;height:45pt;flip:y;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" strokecolor="red" strokeweight=".5pt">
                <v:stroke endarrow="block" joinstyle="miter"/>
              </v:shape>
            </w:pict>
          </mc:Fallback>
        </mc:AlternateContent>
      </w:r>
    </w:p>
    <w:p w14:paraId="0C8004AB" w14:textId="77287BDB" w:rsidR="00CB438F" w:rsidRDefault="000B5D79" w:rsidP="00EA3193">
      <w:r w:rsidRPr="00FF15DE">
        <w:rPr>
          <w:noProof/>
        </w:rPr>
        <mc:AlternateContent>
          <mc:Choice Requires="wps">
            <w:drawing>
              <wp:anchor distT="0" distB="0" distL="114300" distR="114300" simplePos="0" relativeHeight="251658271" behindDoc="0" locked="0" layoutInCell="1" allowOverlap="1" wp14:anchorId="58548DAC" wp14:editId="2DC88D0B">
                <wp:simplePos x="0" y="0"/>
                <wp:positionH relativeFrom="column">
                  <wp:posOffset>3688080</wp:posOffset>
                </wp:positionH>
                <wp:positionV relativeFrom="paragraph">
                  <wp:posOffset>220980</wp:posOffset>
                </wp:positionV>
                <wp:extent cx="2565400" cy="311150"/>
                <wp:effectExtent l="0" t="0" r="0" b="0"/>
                <wp:wrapNone/>
                <wp:docPr id="45" name="テキスト ボックス 45"/>
                <wp:cNvGraphicFramePr/>
                <a:graphic xmlns:a="http://schemas.openxmlformats.org/drawingml/2006/main">
                  <a:graphicData uri="http://schemas.microsoft.com/office/word/2010/wordprocessingShape">
                    <wps:wsp>
                      <wps:cNvSpPr txBox="1"/>
                      <wps:spPr>
                        <a:xfrm>
                          <a:off x="0" y="0"/>
                          <a:ext cx="2565400" cy="311150"/>
                        </a:xfrm>
                        <a:prstGeom prst="rect">
                          <a:avLst/>
                        </a:prstGeom>
                        <a:noFill/>
                        <a:ln w="6350">
                          <a:noFill/>
                        </a:ln>
                      </wps:spPr>
                      <wps:txbx>
                        <w:txbxContent>
                          <w:p w14:paraId="7038C291" w14:textId="430772B2" w:rsidR="00FF15DE" w:rsidRPr="00825851" w:rsidRDefault="00FF15DE" w:rsidP="00FF15DE">
                            <w:pPr>
                              <w:rPr>
                                <w:color w:val="FF0000"/>
                              </w:rPr>
                            </w:pPr>
                            <w:r>
                              <w:rPr>
                                <w:rFonts w:hint="eastAsia"/>
                                <w:color w:val="FF0000"/>
                              </w:rPr>
                              <w:t>パスワード入力用テキストフィールド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548DAC" id="テキスト ボックス 45" o:spid="_x0000_s1086" type="#_x0000_t202" style="position:absolute;left:0;text-align:left;margin-left:290.4pt;margin-top:17.4pt;width:202pt;height:24.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" filled="f" stroked="f" strokeweight=".5pt">
                <v:textbox>
                  <w:txbxContent>
                    <w:p w14:paraId="7038C291" w14:textId="430772B2" w:rsidR="00FF15DE" w:rsidRPr="00825851" w:rsidRDefault="00FF15DE" w:rsidP="00FF15DE">
                      <w:pPr>
                        <w:rPr>
                          <w:color w:val="FF0000"/>
                        </w:rPr>
                      </w:pPr>
                      <w:r>
                        <w:rPr>
                          <w:rFonts w:hint="eastAsia"/>
                          <w:color w:val="FF0000"/>
                        </w:rPr>
                        <w:t>パスワード入力用テキストフィールド</w:t>
                      </w:r>
                    </w:p>
                  </w:txbxContent>
                </v:textbox>
              </v:shape>
            </w:pict>
          </mc:Fallback>
        </mc:AlternateContent>
      </w:r>
    </w:p>
    <w:p w14:paraId="78B0A08D" w14:textId="672470CD" w:rsidR="00CB438F" w:rsidRDefault="00DA05CC" w:rsidP="00EA3193">
      <w:r>
        <w:rPr>
          <w:noProof/>
        </w:rPr>
        <mc:AlternateContent>
          <mc:Choice Requires="wps">
            <w:drawing>
              <wp:anchor distT="0" distB="0" distL="114300" distR="114300" simplePos="0" relativeHeight="251658260" behindDoc="0" locked="0" layoutInCell="1" allowOverlap="1" wp14:anchorId="39BC15B9" wp14:editId="7FA46AD4">
                <wp:simplePos x="0" y="0"/>
                <wp:positionH relativeFrom="column">
                  <wp:posOffset>1123315</wp:posOffset>
                </wp:positionH>
                <wp:positionV relativeFrom="paragraph">
                  <wp:posOffset>15240</wp:posOffset>
                </wp:positionV>
                <wp:extent cx="692150" cy="184150"/>
                <wp:effectExtent l="0" t="0" r="12700" b="25400"/>
                <wp:wrapNone/>
                <wp:docPr id="32" name="正方形/長方形 32"/>
                <wp:cNvGraphicFramePr/>
                <a:graphic xmlns:a="http://schemas.openxmlformats.org/drawingml/2006/main">
                  <a:graphicData uri="http://schemas.microsoft.com/office/word/2010/wordprocessingShape">
                    <wps:wsp>
                      <wps:cNvSpPr/>
                      <wps:spPr>
                        <a:xfrm>
                          <a:off x="0" y="0"/>
                          <a:ext cx="692150" cy="1841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71F67E" id="正方形/長方形 32" o:spid="_x0000_s1026" style="position:absolute;margin-left:88.45pt;margin-top:1.2pt;width:54.5pt;height:14.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" filled="f" strokecolor="red" strokeweight="1.5pt"/>
            </w:pict>
          </mc:Fallback>
        </mc:AlternateContent>
      </w:r>
      <w:r w:rsidR="006B3EBF" w:rsidRPr="00FF15DE">
        <w:rPr>
          <w:noProof/>
        </w:rPr>
        <mc:AlternateContent>
          <mc:Choice Requires="wps">
            <w:drawing>
              <wp:anchor distT="0" distB="0" distL="114300" distR="114300" simplePos="0" relativeHeight="251658270" behindDoc="0" locked="0" layoutInCell="1" allowOverlap="1" wp14:anchorId="688F3AAD" wp14:editId="5125AF72">
                <wp:simplePos x="0" y="0"/>
                <wp:positionH relativeFrom="column">
                  <wp:posOffset>3160395</wp:posOffset>
                </wp:positionH>
                <wp:positionV relativeFrom="paragraph">
                  <wp:posOffset>106148</wp:posOffset>
                </wp:positionV>
                <wp:extent cx="501650" cy="45085"/>
                <wp:effectExtent l="0" t="57150" r="12700" b="50165"/>
                <wp:wrapNone/>
                <wp:docPr id="44" name="直線矢印コネクタ 44"/>
                <wp:cNvGraphicFramePr/>
                <a:graphic xmlns:a="http://schemas.openxmlformats.org/drawingml/2006/main">
                  <a:graphicData uri="http://schemas.microsoft.com/office/word/2010/wordprocessingShape">
                    <wps:wsp>
                      <wps:cNvCnPr/>
                      <wps:spPr>
                        <a:xfrm flipH="1" flipV="1">
                          <a:off x="0" y="0"/>
                          <a:ext cx="501650" cy="450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48B5A3" id="直線矢印コネクタ 44" o:spid="_x0000_s1026" type="#_x0000_t32" style="position:absolute;margin-left:248.85pt;margin-top:8.35pt;width:39.5pt;height:3.55pt;flip:x y;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" strokecolor="red" strokeweight=".5pt">
                <v:stroke endarrow="block" joinstyle="miter"/>
              </v:shape>
            </w:pict>
          </mc:Fallback>
        </mc:AlternateContent>
      </w:r>
    </w:p>
    <w:p w14:paraId="0FD228CD" w14:textId="495EFE8C" w:rsidR="00CB438F" w:rsidRDefault="000B5D79" w:rsidP="00EA3193">
      <w:r w:rsidRPr="00CD0112">
        <w:rPr>
          <w:noProof/>
        </w:rPr>
        <mc:AlternateContent>
          <mc:Choice Requires="wps">
            <w:drawing>
              <wp:anchor distT="0" distB="0" distL="114300" distR="114300" simplePos="0" relativeHeight="251658262" behindDoc="0" locked="0" layoutInCell="1" allowOverlap="1" wp14:anchorId="40D2029D" wp14:editId="50A7F8D0">
                <wp:simplePos x="0" y="0"/>
                <wp:positionH relativeFrom="column">
                  <wp:posOffset>280035</wp:posOffset>
                </wp:positionH>
                <wp:positionV relativeFrom="paragraph">
                  <wp:posOffset>26440</wp:posOffset>
                </wp:positionV>
                <wp:extent cx="1168400" cy="311150"/>
                <wp:effectExtent l="0" t="0" r="0" b="0"/>
                <wp:wrapNone/>
                <wp:docPr id="34" name="テキスト ボックス 34"/>
                <wp:cNvGraphicFramePr/>
                <a:graphic xmlns:a="http://schemas.openxmlformats.org/drawingml/2006/main">
                  <a:graphicData uri="http://schemas.microsoft.com/office/word/2010/wordprocessingShape">
                    <wps:wsp>
                      <wps:cNvSpPr txBox="1"/>
                      <wps:spPr>
                        <a:xfrm>
                          <a:off x="0" y="0"/>
                          <a:ext cx="1168400" cy="311150"/>
                        </a:xfrm>
                        <a:prstGeom prst="rect">
                          <a:avLst/>
                        </a:prstGeom>
                        <a:noFill/>
                        <a:ln w="6350">
                          <a:noFill/>
                        </a:ln>
                      </wps:spPr>
                      <wps:txbx>
                        <w:txbxContent>
                          <w:p w14:paraId="1538B18A" w14:textId="77777777" w:rsidR="00CD0112" w:rsidRPr="00825851" w:rsidRDefault="00CD0112" w:rsidP="00CD0112">
                            <w:pPr>
                              <w:rPr>
                                <w:color w:val="FF0000"/>
                              </w:rPr>
                            </w:pPr>
                            <w:r>
                              <w:rPr>
                                <w:rFonts w:hint="eastAsia"/>
                                <w:color w:val="FF0000"/>
                              </w:rPr>
                              <w:t>表示用ラベル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2029D" id="テキスト ボックス 34" o:spid="_x0000_s1087" type="#_x0000_t202" style="position:absolute;left:0;text-align:left;margin-left:22.05pt;margin-top:2.1pt;width:92pt;height:24.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" filled="f" stroked="f" strokeweight=".5pt">
                <v:textbox>
                  <w:txbxContent>
                    <w:p w14:paraId="1538B18A" w14:textId="77777777" w:rsidR="00CD0112" w:rsidRPr="00825851" w:rsidRDefault="00CD0112" w:rsidP="00CD0112">
                      <w:pPr>
                        <w:rPr>
                          <w:color w:val="FF0000"/>
                        </w:rPr>
                      </w:pPr>
                      <w:r>
                        <w:rPr>
                          <w:rFonts w:hint="eastAsia"/>
                          <w:color w:val="FF0000"/>
                        </w:rPr>
                        <w:t>表示用ラベル</w:t>
                      </w:r>
                    </w:p>
                  </w:txbxContent>
                </v:textbox>
              </v:shape>
            </w:pict>
          </mc:Fallback>
        </mc:AlternateContent>
      </w:r>
    </w:p>
    <w:p w14:paraId="55EFB3A2" w14:textId="42DDE4A5" w:rsidR="00CB438F" w:rsidRDefault="006B3EBF" w:rsidP="00EA3193">
      <w:r w:rsidRPr="00CD0112">
        <w:rPr>
          <w:noProof/>
        </w:rPr>
        <mc:AlternateContent>
          <mc:Choice Requires="wps">
            <w:drawing>
              <wp:anchor distT="0" distB="0" distL="114300" distR="114300" simplePos="0" relativeHeight="251658264" behindDoc="0" locked="0" layoutInCell="1" allowOverlap="1" wp14:anchorId="545E5CC7" wp14:editId="6283D68F">
                <wp:simplePos x="0" y="0"/>
                <wp:positionH relativeFrom="column">
                  <wp:posOffset>1883410</wp:posOffset>
                </wp:positionH>
                <wp:positionV relativeFrom="paragraph">
                  <wp:posOffset>199390</wp:posOffset>
                </wp:positionV>
                <wp:extent cx="210185" cy="228600"/>
                <wp:effectExtent l="0" t="38100" r="56515" b="19050"/>
                <wp:wrapNone/>
                <wp:docPr id="38" name="直線矢印コネクタ 38"/>
                <wp:cNvGraphicFramePr/>
                <a:graphic xmlns:a="http://schemas.openxmlformats.org/drawingml/2006/main">
                  <a:graphicData uri="http://schemas.microsoft.com/office/word/2010/wordprocessingShape">
                    <wps:wsp>
                      <wps:cNvCnPr/>
                      <wps:spPr>
                        <a:xfrm flipV="1">
                          <a:off x="0" y="0"/>
                          <a:ext cx="210185" cy="2286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1D0CE8" id="直線矢印コネクタ 38" o:spid="_x0000_s1026" type="#_x0000_t32" style="position:absolute;margin-left:148.3pt;margin-top:15.7pt;width:16.55pt;height:18pt;flip:y;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" strokecolor="red" strokeweight=".5pt">
                <v:stroke endarrow="block" joinstyle="miter"/>
              </v:shape>
            </w:pict>
          </mc:Fallback>
        </mc:AlternateContent>
      </w:r>
      <w:r w:rsidRPr="00FF15DE">
        <w:rPr>
          <w:noProof/>
        </w:rPr>
        <mc:AlternateContent>
          <mc:Choice Requires="wps">
            <w:drawing>
              <wp:anchor distT="0" distB="0" distL="114300" distR="114300" simplePos="0" relativeHeight="251658266" behindDoc="0" locked="0" layoutInCell="1" allowOverlap="1" wp14:anchorId="647099C5" wp14:editId="6A13953A">
                <wp:simplePos x="0" y="0"/>
                <wp:positionH relativeFrom="column">
                  <wp:posOffset>2791460</wp:posOffset>
                </wp:positionH>
                <wp:positionV relativeFrom="paragraph">
                  <wp:posOffset>212090</wp:posOffset>
                </wp:positionV>
                <wp:extent cx="425450" cy="330200"/>
                <wp:effectExtent l="38100" t="38100" r="31750" b="31750"/>
                <wp:wrapNone/>
                <wp:docPr id="40" name="直線矢印コネクタ 40"/>
                <wp:cNvGraphicFramePr/>
                <a:graphic xmlns:a="http://schemas.openxmlformats.org/drawingml/2006/main">
                  <a:graphicData uri="http://schemas.microsoft.com/office/word/2010/wordprocessingShape">
                    <wps:wsp>
                      <wps:cNvCnPr/>
                      <wps:spPr>
                        <a:xfrm flipH="1" flipV="1">
                          <a:off x="0" y="0"/>
                          <a:ext cx="425450" cy="3302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F1E860" id="直線矢印コネクタ 40" o:spid="_x0000_s1026" type="#_x0000_t32" style="position:absolute;margin-left:219.8pt;margin-top:16.7pt;width:33.5pt;height:26pt;flip:x y;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" strokecolor="red" strokeweight=".5pt">
                <v:stroke endarrow="block" joinstyle="miter"/>
              </v:shape>
            </w:pict>
          </mc:Fallback>
        </mc:AlternateContent>
      </w:r>
      <w:r w:rsidRPr="00CD0112">
        <w:rPr>
          <w:noProof/>
        </w:rPr>
        <mc:AlternateContent>
          <mc:Choice Requires="wps">
            <w:drawing>
              <wp:anchor distT="0" distB="0" distL="114300" distR="114300" simplePos="0" relativeHeight="251658265" behindDoc="0" locked="0" layoutInCell="1" allowOverlap="1" wp14:anchorId="562F7F48" wp14:editId="76CB233B">
                <wp:simplePos x="0" y="0"/>
                <wp:positionH relativeFrom="column">
                  <wp:posOffset>861060</wp:posOffset>
                </wp:positionH>
                <wp:positionV relativeFrom="paragraph">
                  <wp:posOffset>345440</wp:posOffset>
                </wp:positionV>
                <wp:extent cx="1828800" cy="311150"/>
                <wp:effectExtent l="0" t="0" r="0" b="0"/>
                <wp:wrapNone/>
                <wp:docPr id="39" name="テキスト ボックス 39"/>
                <wp:cNvGraphicFramePr/>
                <a:graphic xmlns:a="http://schemas.openxmlformats.org/drawingml/2006/main">
                  <a:graphicData uri="http://schemas.microsoft.com/office/word/2010/wordprocessingShape">
                    <wps:wsp>
                      <wps:cNvSpPr txBox="1"/>
                      <wps:spPr>
                        <a:xfrm>
                          <a:off x="0" y="0"/>
                          <a:ext cx="1828800" cy="311150"/>
                        </a:xfrm>
                        <a:prstGeom prst="rect">
                          <a:avLst/>
                        </a:prstGeom>
                        <a:noFill/>
                        <a:ln w="6350">
                          <a:noFill/>
                        </a:ln>
                      </wps:spPr>
                      <wps:txbx>
                        <w:txbxContent>
                          <w:p w14:paraId="713E3095" w14:textId="74E6E261" w:rsidR="00FF15DE" w:rsidRPr="00825851" w:rsidRDefault="00FF15DE" w:rsidP="00FF15DE">
                            <w:pPr>
                              <w:rPr>
                                <w:color w:val="FF0000"/>
                              </w:rPr>
                            </w:pPr>
                            <w:r>
                              <w:rPr>
                                <w:rFonts w:hint="eastAsia"/>
                                <w:color w:val="FF0000"/>
                              </w:rPr>
                              <w:t>ログインキャンセルボタン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F7F48" id="テキスト ボックス 39" o:spid="_x0000_s1088" type="#_x0000_t202" style="position:absolute;left:0;text-align:left;margin-left:67.8pt;margin-top:27.2pt;width:2in;height:24.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" filled="f" stroked="f" strokeweight=".5pt">
                <v:textbox>
                  <w:txbxContent>
                    <w:p w14:paraId="713E3095" w14:textId="74E6E261" w:rsidR="00FF15DE" w:rsidRPr="00825851" w:rsidRDefault="00FF15DE" w:rsidP="00FF15DE">
                      <w:pPr>
                        <w:rPr>
                          <w:color w:val="FF0000"/>
                        </w:rPr>
                      </w:pPr>
                      <w:r>
                        <w:rPr>
                          <w:rFonts w:hint="eastAsia"/>
                          <w:color w:val="FF0000"/>
                        </w:rPr>
                        <w:t>ログインキャンセルボタン</w:t>
                      </w:r>
                    </w:p>
                  </w:txbxContent>
                </v:textbox>
              </v:shape>
            </w:pict>
          </mc:Fallback>
        </mc:AlternateContent>
      </w:r>
    </w:p>
    <w:p w14:paraId="76DB6D30" w14:textId="46619088" w:rsidR="00CB438F" w:rsidRDefault="00CB438F" w:rsidP="00EA3193"/>
    <w:p w14:paraId="407B19ED" w14:textId="5680DCDE" w:rsidR="00007D42" w:rsidRDefault="006B3EBF" w:rsidP="00DA2DBD">
      <w:pPr>
        <w:pStyle w:val="a4"/>
        <w:ind w:leftChars="0" w:left="992"/>
        <w:jc w:val="left"/>
      </w:pPr>
      <w:r w:rsidRPr="00FF15DE">
        <w:rPr>
          <w:noProof/>
        </w:rPr>
        <mc:AlternateContent>
          <mc:Choice Requires="wps">
            <w:drawing>
              <wp:anchor distT="0" distB="0" distL="114300" distR="114300" simplePos="0" relativeHeight="251658267" behindDoc="0" locked="0" layoutInCell="1" allowOverlap="1" wp14:anchorId="6B1447A1" wp14:editId="0C50C996">
                <wp:simplePos x="0" y="0"/>
                <wp:positionH relativeFrom="column">
                  <wp:posOffset>3039260</wp:posOffset>
                </wp:positionH>
                <wp:positionV relativeFrom="paragraph">
                  <wp:posOffset>2992</wp:posOffset>
                </wp:positionV>
                <wp:extent cx="1403350" cy="311150"/>
                <wp:effectExtent l="0" t="0" r="0" b="0"/>
                <wp:wrapNone/>
                <wp:docPr id="41" name="テキスト ボックス 41"/>
                <wp:cNvGraphicFramePr/>
                <a:graphic xmlns:a="http://schemas.openxmlformats.org/drawingml/2006/main">
                  <a:graphicData uri="http://schemas.microsoft.com/office/word/2010/wordprocessingShape">
                    <wps:wsp>
                      <wps:cNvSpPr txBox="1"/>
                      <wps:spPr>
                        <a:xfrm>
                          <a:off x="0" y="0"/>
                          <a:ext cx="1403350" cy="311150"/>
                        </a:xfrm>
                        <a:prstGeom prst="rect">
                          <a:avLst/>
                        </a:prstGeom>
                        <a:noFill/>
                        <a:ln w="6350">
                          <a:noFill/>
                        </a:ln>
                      </wps:spPr>
                      <wps:txbx>
                        <w:txbxContent>
                          <w:p w14:paraId="1A800FAC" w14:textId="641E33AA" w:rsidR="00FF15DE" w:rsidRPr="00825851" w:rsidRDefault="00FF15DE" w:rsidP="00FF15DE">
                            <w:pPr>
                              <w:rPr>
                                <w:color w:val="FF0000"/>
                              </w:rPr>
                            </w:pPr>
                            <w:r>
                              <w:rPr>
                                <w:rFonts w:hint="eastAsia"/>
                                <w:color w:val="FF0000"/>
                              </w:rPr>
                              <w:t>ログインOKボタン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1447A1" id="テキスト ボックス 41" o:spid="_x0000_s1089" type="#_x0000_t202" style="position:absolute;left:0;text-align:left;margin-left:239.3pt;margin-top:.25pt;width:110.5pt;height:24.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" filled="f" stroked="f" strokeweight=".5pt">
                <v:textbox>
                  <w:txbxContent>
                    <w:p w14:paraId="1A800FAC" w14:textId="641E33AA" w:rsidR="00FF15DE" w:rsidRPr="00825851" w:rsidRDefault="00FF15DE" w:rsidP="00FF15DE">
                      <w:pPr>
                        <w:rPr>
                          <w:color w:val="FF0000"/>
                        </w:rPr>
                      </w:pPr>
                      <w:r>
                        <w:rPr>
                          <w:rFonts w:hint="eastAsia"/>
                          <w:color w:val="FF0000"/>
                        </w:rPr>
                        <w:t>ログインOKボタン</w:t>
                      </w:r>
                    </w:p>
                  </w:txbxContent>
                </v:textbox>
              </v:shape>
            </w:pict>
          </mc:Fallback>
        </mc:AlternateContent>
      </w:r>
    </w:p>
    <w:p w14:paraId="14C0E65E" w14:textId="77777777" w:rsidR="00382A00" w:rsidRDefault="00382A00" w:rsidP="00382A00">
      <w:pPr>
        <w:pStyle w:val="a4"/>
        <w:numPr>
          <w:ilvl w:val="2"/>
          <w:numId w:val="1"/>
        </w:numPr>
        <w:ind w:leftChars="0"/>
        <w:jc w:val="left"/>
        <w:outlineLvl w:val="2"/>
      </w:pPr>
      <w:r>
        <w:rPr>
          <w:rFonts w:hint="eastAsia"/>
        </w:rPr>
        <w:t>ログインダイアログ</w:t>
      </w:r>
    </w:p>
    <w:p w14:paraId="6FE46D20" w14:textId="53FA9FDF" w:rsidR="00B51A40" w:rsidRDefault="00B51A40" w:rsidP="00115121">
      <w:pPr>
        <w:pStyle w:val="a4"/>
        <w:ind w:leftChars="572" w:left="1201"/>
        <w:jc w:val="left"/>
      </w:pPr>
      <w:r>
        <w:rPr>
          <w:rFonts w:hint="eastAsia"/>
        </w:rPr>
        <w:t>初期Window位置　：（ 100,</w:t>
      </w:r>
      <w:r>
        <w:t xml:space="preserve"> </w:t>
      </w:r>
      <w:r>
        <w:rPr>
          <w:rFonts w:hint="eastAsia"/>
        </w:rPr>
        <w:t>100</w:t>
      </w:r>
      <w:r>
        <w:t>）</w:t>
      </w:r>
    </w:p>
    <w:p w14:paraId="293B44C2" w14:textId="50D41291" w:rsidR="00B51A40" w:rsidRDefault="00B51A40" w:rsidP="00D31F00">
      <w:pPr>
        <w:pStyle w:val="a4"/>
        <w:ind w:leftChars="572" w:left="1201"/>
        <w:jc w:val="left"/>
      </w:pPr>
      <w:r>
        <w:rPr>
          <w:rFonts w:hint="eastAsia"/>
        </w:rPr>
        <w:t xml:space="preserve">初期Windowサイズ：（ </w:t>
      </w:r>
      <w:r>
        <w:t>350, 150</w:t>
      </w:r>
      <w:r>
        <w:rPr>
          <w:rFonts w:hint="eastAsia"/>
        </w:rPr>
        <w:t>）※サイズ変更不可</w:t>
      </w:r>
    </w:p>
    <w:p w14:paraId="61C9A21D" w14:textId="77777777" w:rsidR="00B51A40" w:rsidRDefault="00B51A40" w:rsidP="00ED115F">
      <w:pPr>
        <w:pStyle w:val="a4"/>
        <w:ind w:leftChars="572" w:left="1201"/>
        <w:jc w:val="left"/>
      </w:pPr>
      <w:r>
        <w:rPr>
          <w:rFonts w:hint="eastAsia"/>
        </w:rPr>
        <w:t>ログインダイアログ以外（Main Frame）の操作：禁止</w:t>
      </w:r>
    </w:p>
    <w:p w14:paraId="0F5D11FF" w14:textId="3335A270" w:rsidR="00B51A40" w:rsidRDefault="00B51A40" w:rsidP="00ED115F">
      <w:pPr>
        <w:pStyle w:val="a4"/>
        <w:ind w:leftChars="572" w:left="1201"/>
        <w:jc w:val="left"/>
      </w:pPr>
      <w:r>
        <w:rPr>
          <w:rFonts w:hint="eastAsia"/>
        </w:rPr>
        <w:t>Windowサイズ</w:t>
      </w:r>
      <w:r w:rsidR="00ED115F">
        <w:rPr>
          <w:rFonts w:hint="eastAsia"/>
        </w:rPr>
        <w:t>変更：</w:t>
      </w:r>
      <w:r>
        <w:rPr>
          <w:rFonts w:hint="eastAsia"/>
        </w:rPr>
        <w:t>固定サイズとし</w:t>
      </w:r>
      <w:r w:rsidR="00F60242">
        <w:rPr>
          <w:rFonts w:hint="eastAsia"/>
        </w:rPr>
        <w:t>、</w:t>
      </w:r>
      <w:r>
        <w:rPr>
          <w:rFonts w:hint="eastAsia"/>
        </w:rPr>
        <w:t>最大化含め無効とする</w:t>
      </w:r>
      <w:r w:rsidR="00F60242">
        <w:rPr>
          <w:rFonts w:hint="eastAsia"/>
        </w:rPr>
        <w:t>。</w:t>
      </w:r>
    </w:p>
    <w:p w14:paraId="1841D306" w14:textId="77777777" w:rsidR="00DA2DBD" w:rsidRDefault="00DA2DBD" w:rsidP="008553DF">
      <w:pPr>
        <w:pStyle w:val="a4"/>
        <w:ind w:leftChars="0" w:left="992"/>
        <w:jc w:val="left"/>
      </w:pPr>
    </w:p>
    <w:p w14:paraId="0EDF26D3" w14:textId="77777777" w:rsidR="00382A00" w:rsidRDefault="00382A00" w:rsidP="00382A00">
      <w:pPr>
        <w:pStyle w:val="a4"/>
        <w:numPr>
          <w:ilvl w:val="2"/>
          <w:numId w:val="1"/>
        </w:numPr>
        <w:ind w:leftChars="0"/>
        <w:jc w:val="left"/>
        <w:outlineLvl w:val="2"/>
      </w:pPr>
      <w:r>
        <w:t>ID</w:t>
      </w:r>
      <w:r>
        <w:rPr>
          <w:rFonts w:hint="eastAsia"/>
        </w:rPr>
        <w:t>入力用テキストフィールド</w:t>
      </w:r>
    </w:p>
    <w:p w14:paraId="1F552A18" w14:textId="2C7ACA30" w:rsidR="00495356" w:rsidRDefault="000952E1" w:rsidP="00495356">
      <w:pPr>
        <w:ind w:leftChars="600" w:left="1260"/>
        <w:jc w:val="left"/>
      </w:pPr>
      <w:r>
        <w:rPr>
          <w:rFonts w:hint="eastAsia"/>
        </w:rPr>
        <w:t>最大表示文字数：</w:t>
      </w:r>
      <w:r w:rsidR="000B4599">
        <w:rPr>
          <w:rFonts w:hint="eastAsia"/>
        </w:rPr>
        <w:t>10文字</w:t>
      </w:r>
    </w:p>
    <w:p w14:paraId="31759208" w14:textId="76B30FC2" w:rsidR="000B4599" w:rsidRDefault="000B4599" w:rsidP="00495356">
      <w:pPr>
        <w:ind w:leftChars="600" w:left="1260"/>
        <w:jc w:val="left"/>
      </w:pPr>
      <w:r>
        <w:rPr>
          <w:rFonts w:hint="eastAsia"/>
        </w:rPr>
        <w:t>表示内容：起動時は何も表示されない</w:t>
      </w:r>
      <w:r w:rsidR="00F60242">
        <w:rPr>
          <w:rFonts w:hint="eastAsia"/>
        </w:rPr>
        <w:t>。</w:t>
      </w:r>
      <w:r w:rsidR="00B73300">
        <w:rPr>
          <w:rFonts w:hint="eastAsia"/>
        </w:rPr>
        <w:t>ユーザによる入力が可能</w:t>
      </w:r>
    </w:p>
    <w:p w14:paraId="78A307F7" w14:textId="77777777" w:rsidR="00B73300" w:rsidRDefault="00B73300" w:rsidP="00495356">
      <w:pPr>
        <w:ind w:leftChars="600" w:left="1260"/>
        <w:jc w:val="left"/>
      </w:pPr>
    </w:p>
    <w:p w14:paraId="544B6295" w14:textId="77777777" w:rsidR="00382A00" w:rsidRDefault="00382A00" w:rsidP="00382A00">
      <w:pPr>
        <w:pStyle w:val="a4"/>
        <w:numPr>
          <w:ilvl w:val="2"/>
          <w:numId w:val="1"/>
        </w:numPr>
        <w:ind w:leftChars="0"/>
        <w:jc w:val="left"/>
        <w:outlineLvl w:val="2"/>
      </w:pPr>
      <w:r>
        <w:rPr>
          <w:rFonts w:hint="eastAsia"/>
        </w:rPr>
        <w:t>パスワード入力用テキストフィールド</w:t>
      </w:r>
    </w:p>
    <w:p w14:paraId="1FEA3F7B" w14:textId="06E883CF" w:rsidR="00B73300" w:rsidRDefault="00B73300" w:rsidP="00B73300">
      <w:pPr>
        <w:ind w:leftChars="600" w:left="1260"/>
        <w:jc w:val="left"/>
      </w:pPr>
      <w:r>
        <w:rPr>
          <w:rFonts w:hint="eastAsia"/>
        </w:rPr>
        <w:t>最大表示文字数：10文字</w:t>
      </w:r>
    </w:p>
    <w:p w14:paraId="2667EB79" w14:textId="4A080119" w:rsidR="00E66D2A" w:rsidRDefault="00012852" w:rsidP="00B73300">
      <w:pPr>
        <w:ind w:leftChars="600" w:left="1260"/>
        <w:jc w:val="left"/>
      </w:pPr>
      <w:r>
        <w:rPr>
          <w:rFonts w:hint="eastAsia"/>
        </w:rPr>
        <w:t>表示内容：起動時は何も表示されない</w:t>
      </w:r>
      <w:r w:rsidR="00F60242">
        <w:rPr>
          <w:rFonts w:hint="eastAsia"/>
        </w:rPr>
        <w:t>。</w:t>
      </w:r>
    </w:p>
    <w:p w14:paraId="7450B5DE" w14:textId="05F4E0BD" w:rsidR="00012852" w:rsidRPr="00495356" w:rsidRDefault="00012852" w:rsidP="00E66D2A">
      <w:pPr>
        <w:ind w:leftChars="600" w:left="1260" w:firstLineChars="500" w:firstLine="1050"/>
        <w:jc w:val="left"/>
      </w:pPr>
      <w:r>
        <w:rPr>
          <w:rFonts w:hint="eastAsia"/>
        </w:rPr>
        <w:t>ユーザによる入力があった場合</w:t>
      </w:r>
      <w:r w:rsidR="00F60242">
        <w:rPr>
          <w:rFonts w:hint="eastAsia"/>
        </w:rPr>
        <w:t>、</w:t>
      </w:r>
      <w:r w:rsidR="00E66D2A">
        <w:rPr>
          <w:rFonts w:hint="eastAsia"/>
        </w:rPr>
        <w:t>入力文字数分の「*」を表示する</w:t>
      </w:r>
      <w:r w:rsidR="00F60242">
        <w:rPr>
          <w:rFonts w:hint="eastAsia"/>
        </w:rPr>
        <w:t>。</w:t>
      </w:r>
    </w:p>
    <w:p w14:paraId="62E2A7E5" w14:textId="3BE30E49" w:rsidR="0018071D" w:rsidRDefault="0018071D">
      <w:pPr>
        <w:widowControl/>
        <w:jc w:val="left"/>
      </w:pPr>
      <w:r>
        <w:br w:type="page"/>
      </w:r>
    </w:p>
    <w:p w14:paraId="5C23D207" w14:textId="77777777" w:rsidR="00382A00" w:rsidRDefault="00382A00" w:rsidP="00382A00">
      <w:pPr>
        <w:pStyle w:val="a4"/>
        <w:numPr>
          <w:ilvl w:val="1"/>
          <w:numId w:val="1"/>
        </w:numPr>
        <w:ind w:leftChars="0"/>
        <w:jc w:val="left"/>
        <w:outlineLvl w:val="1"/>
      </w:pPr>
      <w:proofErr w:type="spellStart"/>
      <w:r>
        <w:rPr>
          <w:rFonts w:hint="eastAsia"/>
        </w:rPr>
        <w:lastRenderedPageBreak/>
        <w:t>ReservationDialog</w:t>
      </w:r>
      <w:proofErr w:type="spellEnd"/>
    </w:p>
    <w:p w14:paraId="3BBCC3CD" w14:textId="247BB5AB" w:rsidR="00B8645D" w:rsidRDefault="00DC0A65" w:rsidP="001A73FE">
      <w:pPr>
        <w:widowControl/>
        <w:ind w:leftChars="600" w:left="1260"/>
        <w:jc w:val="left"/>
      </w:pPr>
      <w:proofErr w:type="spellStart"/>
      <w:r>
        <w:rPr>
          <w:rFonts w:hint="eastAsia"/>
        </w:rPr>
        <w:t>ReservationDialog</w:t>
      </w:r>
      <w:proofErr w:type="spellEnd"/>
      <w:r>
        <w:rPr>
          <w:rFonts w:hint="eastAsia"/>
        </w:rPr>
        <w:t>は</w:t>
      </w:r>
      <w:r w:rsidR="00F60242">
        <w:rPr>
          <w:rFonts w:hint="eastAsia"/>
        </w:rPr>
        <w:t>、</w:t>
      </w:r>
      <w:r w:rsidR="001A73FE">
        <w:rPr>
          <w:rFonts w:hint="eastAsia"/>
        </w:rPr>
        <w:t>ログイン状態で</w:t>
      </w:r>
      <w:proofErr w:type="spellStart"/>
      <w:r>
        <w:rPr>
          <w:rFonts w:hint="eastAsia"/>
        </w:rPr>
        <w:t>MainFrame</w:t>
      </w:r>
      <w:proofErr w:type="spellEnd"/>
      <w:r>
        <w:rPr>
          <w:rFonts w:hint="eastAsia"/>
        </w:rPr>
        <w:t>の</w:t>
      </w:r>
      <w:r w:rsidR="001A73FE">
        <w:rPr>
          <w:rFonts w:hint="eastAsia"/>
        </w:rPr>
        <w:t>新規予約ボタン押下により表示される</w:t>
      </w:r>
      <w:r w:rsidR="00F60242">
        <w:rPr>
          <w:rFonts w:hint="eastAsia"/>
        </w:rPr>
        <w:t>。</w:t>
      </w:r>
    </w:p>
    <w:p w14:paraId="1A6133A6" w14:textId="3C2A75B4" w:rsidR="000E475D" w:rsidRDefault="00203F42" w:rsidP="000E475D">
      <w:pPr>
        <w:widowControl/>
        <w:ind w:leftChars="500" w:left="1050"/>
        <w:jc w:val="left"/>
      </w:pPr>
      <w:r>
        <w:rPr>
          <w:rFonts w:hint="eastAsia"/>
        </w:rPr>
        <w:t>予約する</w:t>
      </w:r>
      <w:r w:rsidR="00532A9E">
        <w:rPr>
          <w:rFonts w:hint="eastAsia"/>
        </w:rPr>
        <w:t>教室</w:t>
      </w:r>
      <w:r w:rsidR="00F60242">
        <w:rPr>
          <w:rFonts w:hint="eastAsia"/>
        </w:rPr>
        <w:t>、</w:t>
      </w:r>
      <w:r w:rsidR="00341DD3">
        <w:rPr>
          <w:rFonts w:hint="eastAsia"/>
        </w:rPr>
        <w:t>予約日</w:t>
      </w:r>
      <w:r w:rsidR="00F60242">
        <w:rPr>
          <w:rFonts w:hint="eastAsia"/>
        </w:rPr>
        <w:t>、</w:t>
      </w:r>
      <w:r w:rsidR="000E475D">
        <w:rPr>
          <w:rFonts w:hint="eastAsia"/>
        </w:rPr>
        <w:t>利用開始時間</w:t>
      </w:r>
      <w:r w:rsidR="00F60242">
        <w:rPr>
          <w:rFonts w:hint="eastAsia"/>
        </w:rPr>
        <w:t>、</w:t>
      </w:r>
      <w:r w:rsidR="000E475D">
        <w:rPr>
          <w:rFonts w:hint="eastAsia"/>
        </w:rPr>
        <w:t>利用終了時間を入力し</w:t>
      </w:r>
      <w:r w:rsidR="00F60242">
        <w:rPr>
          <w:rFonts w:hint="eastAsia"/>
        </w:rPr>
        <w:t>、</w:t>
      </w:r>
      <w:r w:rsidR="000E475D">
        <w:rPr>
          <w:rFonts w:hint="eastAsia"/>
        </w:rPr>
        <w:t>予約実行ボタンを押下することで</w:t>
      </w:r>
      <w:r w:rsidR="00F60242">
        <w:rPr>
          <w:rFonts w:hint="eastAsia"/>
        </w:rPr>
        <w:t>、</w:t>
      </w:r>
      <w:r w:rsidR="00CE1D18">
        <w:rPr>
          <w:rFonts w:hint="eastAsia"/>
        </w:rPr>
        <w:t>教室の予約を行う</w:t>
      </w:r>
      <w:r w:rsidR="00F60242">
        <w:rPr>
          <w:rFonts w:hint="eastAsia"/>
        </w:rPr>
        <w:t>。</w:t>
      </w:r>
      <w:r w:rsidR="000372FD">
        <w:rPr>
          <w:rFonts w:hint="eastAsia"/>
        </w:rPr>
        <w:t>キャンセルボタンを押下すると、</w:t>
      </w:r>
      <w:r w:rsidR="00C51E28">
        <w:rPr>
          <w:rFonts w:hint="eastAsia"/>
        </w:rPr>
        <w:t>予約動作は行わず、本ダイアログを</w:t>
      </w:r>
      <w:r w:rsidR="005A5202">
        <w:rPr>
          <w:rFonts w:hint="eastAsia"/>
        </w:rPr>
        <w:t>閉じる。</w:t>
      </w:r>
    </w:p>
    <w:p w14:paraId="50603713" w14:textId="698F10C8" w:rsidR="005A5202" w:rsidRDefault="005A5202" w:rsidP="000E475D">
      <w:pPr>
        <w:widowControl/>
        <w:ind w:leftChars="500" w:left="1050"/>
        <w:jc w:val="left"/>
      </w:pPr>
      <w:r>
        <w:rPr>
          <w:noProof/>
        </w:rPr>
        <mc:AlternateContent>
          <mc:Choice Requires="wps">
            <w:drawing>
              <wp:anchor distT="0" distB="0" distL="114300" distR="114300" simplePos="0" relativeHeight="251658340" behindDoc="0" locked="0" layoutInCell="1" allowOverlap="1" wp14:anchorId="484A58A6" wp14:editId="5C65EB17">
                <wp:simplePos x="0" y="0"/>
                <wp:positionH relativeFrom="column">
                  <wp:posOffset>2095500</wp:posOffset>
                </wp:positionH>
                <wp:positionV relativeFrom="paragraph">
                  <wp:posOffset>88900</wp:posOffset>
                </wp:positionV>
                <wp:extent cx="1692275" cy="311150"/>
                <wp:effectExtent l="0" t="0" r="0" b="0"/>
                <wp:wrapNone/>
                <wp:docPr id="1575792181" name="テキスト ボックス 1575792181"/>
                <wp:cNvGraphicFramePr/>
                <a:graphic xmlns:a="http://schemas.openxmlformats.org/drawingml/2006/main">
                  <a:graphicData uri="http://schemas.microsoft.com/office/word/2010/wordprocessingShape">
                    <wps:wsp>
                      <wps:cNvSpPr txBox="1"/>
                      <wps:spPr>
                        <a:xfrm>
                          <a:off x="0" y="0"/>
                          <a:ext cx="1692275" cy="311150"/>
                        </a:xfrm>
                        <a:prstGeom prst="rect">
                          <a:avLst/>
                        </a:prstGeom>
                        <a:noFill/>
                        <a:ln w="6350">
                          <a:noFill/>
                        </a:ln>
                      </wps:spPr>
                      <wps:txbx>
                        <w:txbxContent>
                          <w:p w14:paraId="3DF72CA7" w14:textId="3DDE5139" w:rsidR="0094249D" w:rsidRPr="009C14FC" w:rsidRDefault="0094249D" w:rsidP="0094249D">
                            <w:pPr>
                              <w:rPr>
                                <w:color w:val="FF0000"/>
                                <w:sz w:val="16"/>
                                <w:szCs w:val="18"/>
                              </w:rPr>
                            </w:pPr>
                            <w:r w:rsidRPr="009C14FC">
                              <w:rPr>
                                <w:rFonts w:hint="eastAsia"/>
                                <w:color w:val="FF0000"/>
                                <w:sz w:val="16"/>
                                <w:szCs w:val="18"/>
                              </w:rPr>
                              <w:t>予約年</w:t>
                            </w:r>
                            <w:r w:rsidR="009C14FC" w:rsidRPr="009C14FC">
                              <w:rPr>
                                <w:rFonts w:hint="eastAsia"/>
                                <w:color w:val="FF0000"/>
                                <w:sz w:val="16"/>
                                <w:szCs w:val="18"/>
                              </w:rPr>
                              <w:t>入力テキストフィールド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A58A6" id="テキスト ボックス 1575792181" o:spid="_x0000_s1090" type="#_x0000_t202" style="position:absolute;left:0;text-align:left;margin-left:165pt;margin-top:7pt;width:133.25pt;height:24.5pt;z-index:251658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" filled="f" stroked="f" strokeweight=".5pt">
                <v:textbox>
                  <w:txbxContent>
                    <w:p w14:paraId="3DF72CA7" w14:textId="3DDE5139" w:rsidR="0094249D" w:rsidRPr="009C14FC" w:rsidRDefault="0094249D" w:rsidP="0094249D">
                      <w:pPr>
                        <w:rPr>
                          <w:color w:val="FF0000"/>
                          <w:sz w:val="16"/>
                          <w:szCs w:val="18"/>
                        </w:rPr>
                      </w:pPr>
                      <w:r w:rsidRPr="009C14FC">
                        <w:rPr>
                          <w:rFonts w:hint="eastAsia"/>
                          <w:color w:val="FF0000"/>
                          <w:sz w:val="16"/>
                          <w:szCs w:val="18"/>
                        </w:rPr>
                        <w:t>予約年</w:t>
                      </w:r>
                      <w:r w:rsidR="009C14FC" w:rsidRPr="009C14FC">
                        <w:rPr>
                          <w:rFonts w:hint="eastAsia"/>
                          <w:color w:val="FF0000"/>
                          <w:sz w:val="16"/>
                          <w:szCs w:val="18"/>
                        </w:rPr>
                        <w:t>入力テキストフィールド</w:t>
                      </w:r>
                    </w:p>
                  </w:txbxContent>
                </v:textbox>
              </v:shape>
            </w:pict>
          </mc:Fallback>
        </mc:AlternateContent>
      </w:r>
      <w:r>
        <w:rPr>
          <w:noProof/>
        </w:rPr>
        <mc:AlternateContent>
          <mc:Choice Requires="wps">
            <w:drawing>
              <wp:anchor distT="0" distB="0" distL="114300" distR="114300" simplePos="0" relativeHeight="251658344" behindDoc="0" locked="0" layoutInCell="1" allowOverlap="1" wp14:anchorId="117988AE" wp14:editId="359ABCC7">
                <wp:simplePos x="0" y="0"/>
                <wp:positionH relativeFrom="column">
                  <wp:posOffset>3937000</wp:posOffset>
                </wp:positionH>
                <wp:positionV relativeFrom="paragraph">
                  <wp:posOffset>57150</wp:posOffset>
                </wp:positionV>
                <wp:extent cx="1692275" cy="311150"/>
                <wp:effectExtent l="0" t="0" r="0" b="0"/>
                <wp:wrapNone/>
                <wp:docPr id="953079809" name="テキスト ボックス 953079809"/>
                <wp:cNvGraphicFramePr/>
                <a:graphic xmlns:a="http://schemas.openxmlformats.org/drawingml/2006/main">
                  <a:graphicData uri="http://schemas.microsoft.com/office/word/2010/wordprocessingShape">
                    <wps:wsp>
                      <wps:cNvSpPr txBox="1"/>
                      <wps:spPr>
                        <a:xfrm>
                          <a:off x="0" y="0"/>
                          <a:ext cx="1692275" cy="311150"/>
                        </a:xfrm>
                        <a:prstGeom prst="rect">
                          <a:avLst/>
                        </a:prstGeom>
                        <a:noFill/>
                        <a:ln w="6350">
                          <a:noFill/>
                        </a:ln>
                      </wps:spPr>
                      <wps:txbx>
                        <w:txbxContent>
                          <w:p w14:paraId="49393741" w14:textId="5B846A3E" w:rsidR="009C14FC" w:rsidRPr="009C14FC" w:rsidRDefault="009C14FC" w:rsidP="009C14FC">
                            <w:pPr>
                              <w:rPr>
                                <w:color w:val="FF0000"/>
                                <w:sz w:val="16"/>
                                <w:szCs w:val="18"/>
                              </w:rPr>
                            </w:pPr>
                            <w:r w:rsidRPr="009C14FC">
                              <w:rPr>
                                <w:rFonts w:hint="eastAsia"/>
                                <w:color w:val="FF0000"/>
                                <w:sz w:val="16"/>
                                <w:szCs w:val="18"/>
                              </w:rPr>
                              <w:t>予約</w:t>
                            </w:r>
                            <w:r>
                              <w:rPr>
                                <w:rFonts w:hint="eastAsia"/>
                                <w:color w:val="FF0000"/>
                                <w:sz w:val="16"/>
                                <w:szCs w:val="18"/>
                              </w:rPr>
                              <w:t>日</w:t>
                            </w:r>
                            <w:r w:rsidRPr="009C14FC">
                              <w:rPr>
                                <w:rFonts w:hint="eastAsia"/>
                                <w:color w:val="FF0000"/>
                                <w:sz w:val="16"/>
                                <w:szCs w:val="18"/>
                              </w:rPr>
                              <w:t>入力テキストフィールド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988AE" id="テキスト ボックス 953079809" o:spid="_x0000_s1091" type="#_x0000_t202" style="position:absolute;left:0;text-align:left;margin-left:310pt;margin-top:4.5pt;width:133.25pt;height:24.5pt;z-index:251658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" filled="f" stroked="f" strokeweight=".5pt">
                <v:textbox>
                  <w:txbxContent>
                    <w:p w14:paraId="49393741" w14:textId="5B846A3E" w:rsidR="009C14FC" w:rsidRPr="009C14FC" w:rsidRDefault="009C14FC" w:rsidP="009C14FC">
                      <w:pPr>
                        <w:rPr>
                          <w:color w:val="FF0000"/>
                          <w:sz w:val="16"/>
                          <w:szCs w:val="18"/>
                        </w:rPr>
                      </w:pPr>
                      <w:r w:rsidRPr="009C14FC">
                        <w:rPr>
                          <w:rFonts w:hint="eastAsia"/>
                          <w:color w:val="FF0000"/>
                          <w:sz w:val="16"/>
                          <w:szCs w:val="18"/>
                        </w:rPr>
                        <w:t>予約</w:t>
                      </w:r>
                      <w:r>
                        <w:rPr>
                          <w:rFonts w:hint="eastAsia"/>
                          <w:color w:val="FF0000"/>
                          <w:sz w:val="16"/>
                          <w:szCs w:val="18"/>
                        </w:rPr>
                        <w:t>日</w:t>
                      </w:r>
                      <w:r w:rsidRPr="009C14FC">
                        <w:rPr>
                          <w:rFonts w:hint="eastAsia"/>
                          <w:color w:val="FF0000"/>
                          <w:sz w:val="16"/>
                          <w:szCs w:val="18"/>
                        </w:rPr>
                        <w:t>入力テキストフィールド</w:t>
                      </w:r>
                    </w:p>
                  </w:txbxContent>
                </v:textbox>
              </v:shape>
            </w:pict>
          </mc:Fallback>
        </mc:AlternateContent>
      </w:r>
      <w:r>
        <w:rPr>
          <w:noProof/>
        </w:rPr>
        <mc:AlternateContent>
          <mc:Choice Requires="wps">
            <w:drawing>
              <wp:anchor distT="0" distB="0" distL="114300" distR="114300" simplePos="0" relativeHeight="251658354" behindDoc="0" locked="0" layoutInCell="1" allowOverlap="1" wp14:anchorId="2C713215" wp14:editId="0EA9CE26">
                <wp:simplePos x="0" y="0"/>
                <wp:positionH relativeFrom="column">
                  <wp:posOffset>4749800</wp:posOffset>
                </wp:positionH>
                <wp:positionV relativeFrom="paragraph">
                  <wp:posOffset>266700</wp:posOffset>
                </wp:positionV>
                <wp:extent cx="711200" cy="311150"/>
                <wp:effectExtent l="0" t="0" r="0" b="0"/>
                <wp:wrapNone/>
                <wp:docPr id="23378035" name="テキスト ボックス 23378035"/>
                <wp:cNvGraphicFramePr/>
                <a:graphic xmlns:a="http://schemas.openxmlformats.org/drawingml/2006/main">
                  <a:graphicData uri="http://schemas.microsoft.com/office/word/2010/wordprocessingShape">
                    <wps:wsp>
                      <wps:cNvSpPr txBox="1"/>
                      <wps:spPr>
                        <a:xfrm>
                          <a:off x="0" y="0"/>
                          <a:ext cx="711200" cy="311150"/>
                        </a:xfrm>
                        <a:prstGeom prst="rect">
                          <a:avLst/>
                        </a:prstGeom>
                        <a:noFill/>
                        <a:ln w="6350">
                          <a:noFill/>
                        </a:ln>
                      </wps:spPr>
                      <wps:txbx>
                        <w:txbxContent>
                          <w:p w14:paraId="6A2D418E" w14:textId="057A4D30" w:rsidR="004B3B11" w:rsidRPr="009C14FC" w:rsidRDefault="004B3B11" w:rsidP="004B3B11">
                            <w:pPr>
                              <w:rPr>
                                <w:color w:val="FF0000"/>
                                <w:sz w:val="16"/>
                                <w:szCs w:val="18"/>
                              </w:rPr>
                            </w:pPr>
                            <w:r>
                              <w:rPr>
                                <w:rFonts w:hint="eastAsia"/>
                                <w:color w:val="FF0000"/>
                                <w:sz w:val="16"/>
                                <w:szCs w:val="18"/>
                              </w:rPr>
                              <w:t>終了ボタン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13215" id="テキスト ボックス 23378035" o:spid="_x0000_s1092" type="#_x0000_t202" style="position:absolute;left:0;text-align:left;margin-left:374pt;margin-top:21pt;width:56pt;height:24.5pt;z-index:2516583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" filled="f" stroked="f" strokeweight=".5pt">
                <v:textbox>
                  <w:txbxContent>
                    <w:p w14:paraId="6A2D418E" w14:textId="057A4D30" w:rsidR="004B3B11" w:rsidRPr="009C14FC" w:rsidRDefault="004B3B11" w:rsidP="004B3B11">
                      <w:pPr>
                        <w:rPr>
                          <w:color w:val="FF0000"/>
                          <w:sz w:val="16"/>
                          <w:szCs w:val="18"/>
                        </w:rPr>
                      </w:pPr>
                      <w:r>
                        <w:rPr>
                          <w:rFonts w:hint="eastAsia"/>
                          <w:color w:val="FF0000"/>
                          <w:sz w:val="16"/>
                          <w:szCs w:val="18"/>
                        </w:rPr>
                        <w:t>終了ボタン</w:t>
                      </w:r>
                    </w:p>
                  </w:txbxContent>
                </v:textbox>
              </v:shape>
            </w:pict>
          </mc:Fallback>
        </mc:AlternateContent>
      </w:r>
    </w:p>
    <w:p w14:paraId="3E427ED5" w14:textId="0555CDEC" w:rsidR="00CE1D18" w:rsidRDefault="009C14FC" w:rsidP="000E475D">
      <w:pPr>
        <w:widowControl/>
        <w:ind w:leftChars="500" w:left="1050"/>
        <w:jc w:val="left"/>
      </w:pPr>
      <w:r>
        <w:rPr>
          <w:noProof/>
        </w:rPr>
        <mc:AlternateContent>
          <mc:Choice Requires="wps">
            <w:drawing>
              <wp:anchor distT="0" distB="0" distL="114300" distR="114300" simplePos="0" relativeHeight="251658345" behindDoc="0" locked="0" layoutInCell="1" allowOverlap="1" wp14:anchorId="24D677B4" wp14:editId="0C48E4BB">
                <wp:simplePos x="0" y="0"/>
                <wp:positionH relativeFrom="column">
                  <wp:posOffset>4184941</wp:posOffset>
                </wp:positionH>
                <wp:positionV relativeFrom="paragraph">
                  <wp:posOffset>63500</wp:posOffset>
                </wp:positionV>
                <wp:extent cx="508343" cy="660400"/>
                <wp:effectExtent l="38100" t="0" r="25400" b="63500"/>
                <wp:wrapNone/>
                <wp:docPr id="1769965903" name="直線矢印コネクタ 1769965903"/>
                <wp:cNvGraphicFramePr/>
                <a:graphic xmlns:a="http://schemas.openxmlformats.org/drawingml/2006/main">
                  <a:graphicData uri="http://schemas.microsoft.com/office/word/2010/wordprocessingShape">
                    <wps:wsp>
                      <wps:cNvCnPr/>
                      <wps:spPr>
                        <a:xfrm flipH="1">
                          <a:off x="0" y="0"/>
                          <a:ext cx="508343" cy="6604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470141" id="直線矢印コネクタ 1769965903" o:spid="_x0000_s1026" type="#_x0000_t32" style="position:absolute;margin-left:329.5pt;margin-top:5pt;width:40.05pt;height:52pt;flip:x;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" strokecolor="red" strokeweight=".5pt">
                <v:stroke endarrow="block" joinstyle="miter"/>
              </v:shape>
            </w:pict>
          </mc:Fallback>
        </mc:AlternateContent>
      </w:r>
      <w:r>
        <w:rPr>
          <w:noProof/>
        </w:rPr>
        <mc:AlternateContent>
          <mc:Choice Requires="wps">
            <w:drawing>
              <wp:anchor distT="0" distB="0" distL="114300" distR="114300" simplePos="0" relativeHeight="251658342" behindDoc="0" locked="0" layoutInCell="1" allowOverlap="1" wp14:anchorId="4B0D2AA5" wp14:editId="7EDA2025">
                <wp:simplePos x="0" y="0"/>
                <wp:positionH relativeFrom="column">
                  <wp:posOffset>2755944</wp:posOffset>
                </wp:positionH>
                <wp:positionV relativeFrom="paragraph">
                  <wp:posOffset>-635</wp:posOffset>
                </wp:positionV>
                <wp:extent cx="1692391" cy="311150"/>
                <wp:effectExtent l="0" t="0" r="0" b="0"/>
                <wp:wrapNone/>
                <wp:docPr id="492436526" name="テキスト ボックス 492436526"/>
                <wp:cNvGraphicFramePr/>
                <a:graphic xmlns:a="http://schemas.openxmlformats.org/drawingml/2006/main">
                  <a:graphicData uri="http://schemas.microsoft.com/office/word/2010/wordprocessingShape">
                    <wps:wsp>
                      <wps:cNvSpPr txBox="1"/>
                      <wps:spPr>
                        <a:xfrm>
                          <a:off x="0" y="0"/>
                          <a:ext cx="1692391" cy="311150"/>
                        </a:xfrm>
                        <a:prstGeom prst="rect">
                          <a:avLst/>
                        </a:prstGeom>
                        <a:noFill/>
                        <a:ln w="6350">
                          <a:noFill/>
                        </a:ln>
                      </wps:spPr>
                      <wps:txbx>
                        <w:txbxContent>
                          <w:p w14:paraId="41728B2D" w14:textId="7F831448" w:rsidR="009C14FC" w:rsidRPr="009C14FC" w:rsidRDefault="009C14FC" w:rsidP="009C14FC">
                            <w:pPr>
                              <w:rPr>
                                <w:color w:val="FF0000"/>
                                <w:sz w:val="16"/>
                                <w:szCs w:val="18"/>
                              </w:rPr>
                            </w:pPr>
                            <w:r w:rsidRPr="009C14FC">
                              <w:rPr>
                                <w:rFonts w:hint="eastAsia"/>
                                <w:color w:val="FF0000"/>
                                <w:sz w:val="16"/>
                                <w:szCs w:val="18"/>
                              </w:rPr>
                              <w:t>予約</w:t>
                            </w:r>
                            <w:r>
                              <w:rPr>
                                <w:rFonts w:hint="eastAsia"/>
                                <w:color w:val="FF0000"/>
                                <w:sz w:val="16"/>
                                <w:szCs w:val="18"/>
                              </w:rPr>
                              <w:t>月</w:t>
                            </w:r>
                            <w:r w:rsidRPr="009C14FC">
                              <w:rPr>
                                <w:rFonts w:hint="eastAsia"/>
                                <w:color w:val="FF0000"/>
                                <w:sz w:val="16"/>
                                <w:szCs w:val="18"/>
                              </w:rPr>
                              <w:t>入力テキストフィールド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D2AA5" id="テキスト ボックス 492436526" o:spid="_x0000_s1093" type="#_x0000_t202" style="position:absolute;left:0;text-align:left;margin-left:217pt;margin-top:-.05pt;width:133.25pt;height:24.5pt;z-index:251658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" filled="f" stroked="f" strokeweight=".5pt">
                <v:textbox>
                  <w:txbxContent>
                    <w:p w14:paraId="41728B2D" w14:textId="7F831448" w:rsidR="009C14FC" w:rsidRPr="009C14FC" w:rsidRDefault="009C14FC" w:rsidP="009C14FC">
                      <w:pPr>
                        <w:rPr>
                          <w:color w:val="FF0000"/>
                          <w:sz w:val="16"/>
                          <w:szCs w:val="18"/>
                        </w:rPr>
                      </w:pPr>
                      <w:r w:rsidRPr="009C14FC">
                        <w:rPr>
                          <w:rFonts w:hint="eastAsia"/>
                          <w:color w:val="FF0000"/>
                          <w:sz w:val="16"/>
                          <w:szCs w:val="18"/>
                        </w:rPr>
                        <w:t>予約</w:t>
                      </w:r>
                      <w:r>
                        <w:rPr>
                          <w:rFonts w:hint="eastAsia"/>
                          <w:color w:val="FF0000"/>
                          <w:sz w:val="16"/>
                          <w:szCs w:val="18"/>
                        </w:rPr>
                        <w:t>月</w:t>
                      </w:r>
                      <w:r w:rsidRPr="009C14FC">
                        <w:rPr>
                          <w:rFonts w:hint="eastAsia"/>
                          <w:color w:val="FF0000"/>
                          <w:sz w:val="16"/>
                          <w:szCs w:val="18"/>
                        </w:rPr>
                        <w:t>入力テキストフィールド</w:t>
                      </w:r>
                    </w:p>
                  </w:txbxContent>
                </v:textbox>
              </v:shape>
            </w:pict>
          </mc:Fallback>
        </mc:AlternateContent>
      </w:r>
      <w:r>
        <w:rPr>
          <w:noProof/>
        </w:rPr>
        <mc:AlternateContent>
          <mc:Choice Requires="wps">
            <w:drawing>
              <wp:anchor distT="0" distB="0" distL="114300" distR="114300" simplePos="0" relativeHeight="251658341" behindDoc="0" locked="0" layoutInCell="1" allowOverlap="1" wp14:anchorId="232F967D" wp14:editId="4CF8C63E">
                <wp:simplePos x="0" y="0"/>
                <wp:positionH relativeFrom="column">
                  <wp:posOffset>2604134</wp:posOffset>
                </wp:positionH>
                <wp:positionV relativeFrom="paragraph">
                  <wp:posOffset>95251</wp:posOffset>
                </wp:positionV>
                <wp:extent cx="139307" cy="628650"/>
                <wp:effectExtent l="0" t="0" r="70485" b="57150"/>
                <wp:wrapNone/>
                <wp:docPr id="1813367869" name="直線矢印コネクタ 1813367869"/>
                <wp:cNvGraphicFramePr/>
                <a:graphic xmlns:a="http://schemas.openxmlformats.org/drawingml/2006/main">
                  <a:graphicData uri="http://schemas.microsoft.com/office/word/2010/wordprocessingShape">
                    <wps:wsp>
                      <wps:cNvCnPr/>
                      <wps:spPr>
                        <a:xfrm>
                          <a:off x="0" y="0"/>
                          <a:ext cx="139307" cy="6286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0D4C30" id="直線矢印コネクタ 1813367869" o:spid="_x0000_s1026" type="#_x0000_t32" style="position:absolute;margin-left:205.05pt;margin-top:7.5pt;width:10.95pt;height:49.5pt;z-index:251658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" strokecolor="red" strokeweight=".5pt">
                <v:stroke endarrow="block" joinstyle="miter"/>
              </v:shape>
            </w:pict>
          </mc:Fallback>
        </mc:AlternateContent>
      </w:r>
      <w:r>
        <w:rPr>
          <w:noProof/>
        </w:rPr>
        <mc:AlternateContent>
          <mc:Choice Requires="wps">
            <w:drawing>
              <wp:anchor distT="0" distB="0" distL="114300" distR="114300" simplePos="0" relativeHeight="251658338" behindDoc="0" locked="0" layoutInCell="1" allowOverlap="1" wp14:anchorId="6810509D" wp14:editId="75A56D61">
                <wp:simplePos x="0" y="0"/>
                <wp:positionH relativeFrom="column">
                  <wp:posOffset>879230</wp:posOffset>
                </wp:positionH>
                <wp:positionV relativeFrom="paragraph">
                  <wp:posOffset>12700</wp:posOffset>
                </wp:positionV>
                <wp:extent cx="1365250" cy="273050"/>
                <wp:effectExtent l="0" t="0" r="0" b="0"/>
                <wp:wrapNone/>
                <wp:docPr id="1653962731" name="テキスト ボックス 1653962731"/>
                <wp:cNvGraphicFramePr/>
                <a:graphic xmlns:a="http://schemas.openxmlformats.org/drawingml/2006/main">
                  <a:graphicData uri="http://schemas.microsoft.com/office/word/2010/wordprocessingShape">
                    <wps:wsp>
                      <wps:cNvSpPr txBox="1"/>
                      <wps:spPr>
                        <a:xfrm>
                          <a:off x="0" y="0"/>
                          <a:ext cx="1365250" cy="273050"/>
                        </a:xfrm>
                        <a:prstGeom prst="rect">
                          <a:avLst/>
                        </a:prstGeom>
                        <a:noFill/>
                        <a:ln w="6350">
                          <a:noFill/>
                        </a:ln>
                      </wps:spPr>
                      <wps:txbx>
                        <w:txbxContent>
                          <w:p w14:paraId="28B1AE18" w14:textId="77777777" w:rsidR="00D17905" w:rsidRPr="009C14FC" w:rsidRDefault="00D17905" w:rsidP="00D17905">
                            <w:pPr>
                              <w:rPr>
                                <w:color w:val="FF0000"/>
                                <w:sz w:val="16"/>
                                <w:szCs w:val="18"/>
                              </w:rPr>
                            </w:pPr>
                            <w:r w:rsidRPr="009C14FC">
                              <w:rPr>
                                <w:rFonts w:hint="eastAsia"/>
                                <w:color w:val="FF0000"/>
                                <w:sz w:val="16"/>
                                <w:szCs w:val="18"/>
                              </w:rPr>
                              <w:t>教室選択コンボボックス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10509D" id="テキスト ボックス 1653962731" o:spid="_x0000_s1094" type="#_x0000_t202" style="position:absolute;left:0;text-align:left;margin-left:69.25pt;margin-top:1pt;width:107.5pt;height:21.5pt;z-index:251658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" filled="f" stroked="f" strokeweight=".5pt">
                <v:textbox>
                  <w:txbxContent>
                    <w:p w14:paraId="28B1AE18" w14:textId="77777777" w:rsidR="00D17905" w:rsidRPr="009C14FC" w:rsidRDefault="00D17905" w:rsidP="00D17905">
                      <w:pPr>
                        <w:rPr>
                          <w:color w:val="FF0000"/>
                          <w:sz w:val="16"/>
                          <w:szCs w:val="18"/>
                        </w:rPr>
                      </w:pPr>
                      <w:r w:rsidRPr="009C14FC">
                        <w:rPr>
                          <w:rFonts w:hint="eastAsia"/>
                          <w:color w:val="FF0000"/>
                          <w:sz w:val="16"/>
                          <w:szCs w:val="18"/>
                        </w:rPr>
                        <w:t>教室選択コンボボックス</w:t>
                      </w:r>
                    </w:p>
                  </w:txbxContent>
                </v:textbox>
              </v:shape>
            </w:pict>
          </mc:Fallback>
        </mc:AlternateContent>
      </w:r>
    </w:p>
    <w:p w14:paraId="1933C7A4" w14:textId="7B501DC7" w:rsidR="00CE1D18" w:rsidRDefault="004B3B11" w:rsidP="00DC1C6B">
      <w:pPr>
        <w:widowControl/>
        <w:ind w:leftChars="500" w:left="1050"/>
        <w:jc w:val="left"/>
      </w:pPr>
      <w:r>
        <w:rPr>
          <w:noProof/>
        </w:rPr>
        <mc:AlternateContent>
          <mc:Choice Requires="wps">
            <w:drawing>
              <wp:anchor distT="0" distB="0" distL="114300" distR="114300" simplePos="0" relativeHeight="251658355" behindDoc="0" locked="0" layoutInCell="1" allowOverlap="1" wp14:anchorId="1322C2D3" wp14:editId="23564A45">
                <wp:simplePos x="0" y="0"/>
                <wp:positionH relativeFrom="column">
                  <wp:posOffset>4819649</wp:posOffset>
                </wp:positionH>
                <wp:positionV relativeFrom="paragraph">
                  <wp:posOffset>50800</wp:posOffset>
                </wp:positionV>
                <wp:extent cx="305435" cy="209550"/>
                <wp:effectExtent l="38100" t="0" r="18415" b="57150"/>
                <wp:wrapNone/>
                <wp:docPr id="2021444741" name="直線矢印コネクタ 2021444741"/>
                <wp:cNvGraphicFramePr/>
                <a:graphic xmlns:a="http://schemas.openxmlformats.org/drawingml/2006/main">
                  <a:graphicData uri="http://schemas.microsoft.com/office/word/2010/wordprocessingShape">
                    <wps:wsp>
                      <wps:cNvCnPr/>
                      <wps:spPr>
                        <a:xfrm flipH="1">
                          <a:off x="0" y="0"/>
                          <a:ext cx="305435" cy="2095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5D632A" id="直線矢印コネクタ 2021444741" o:spid="_x0000_s1026" type="#_x0000_t32" style="position:absolute;margin-left:379.5pt;margin-top:4pt;width:24.05pt;height:16.5pt;flip:x;z-index:2516583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" strokecolor="red" strokeweight=".5pt">
                <v:stroke endarrow="block" joinstyle="miter"/>
              </v:shape>
            </w:pict>
          </mc:Fallback>
        </mc:AlternateContent>
      </w:r>
      <w:r w:rsidR="009C14FC">
        <w:rPr>
          <w:noProof/>
        </w:rPr>
        <mc:AlternateContent>
          <mc:Choice Requires="wps">
            <w:drawing>
              <wp:anchor distT="0" distB="0" distL="114300" distR="114300" simplePos="0" relativeHeight="251658343" behindDoc="0" locked="0" layoutInCell="1" allowOverlap="1" wp14:anchorId="0790A49B" wp14:editId="111033AA">
                <wp:simplePos x="0" y="0"/>
                <wp:positionH relativeFrom="column">
                  <wp:posOffset>3465831</wp:posOffset>
                </wp:positionH>
                <wp:positionV relativeFrom="paragraph">
                  <wp:posOffset>50800</wp:posOffset>
                </wp:positionV>
                <wp:extent cx="45719" cy="444500"/>
                <wp:effectExtent l="38100" t="0" r="50165" b="50800"/>
                <wp:wrapNone/>
                <wp:docPr id="444460029" name="直線矢印コネクタ 444460029"/>
                <wp:cNvGraphicFramePr/>
                <a:graphic xmlns:a="http://schemas.openxmlformats.org/drawingml/2006/main">
                  <a:graphicData uri="http://schemas.microsoft.com/office/word/2010/wordprocessingShape">
                    <wps:wsp>
                      <wps:cNvCnPr/>
                      <wps:spPr>
                        <a:xfrm flipH="1">
                          <a:off x="0" y="0"/>
                          <a:ext cx="45719" cy="4445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836CE9" id="直線矢印コネクタ 444460029" o:spid="_x0000_s1026" type="#_x0000_t32" style="position:absolute;margin-left:272.9pt;margin-top:4pt;width:3.6pt;height:35pt;flip:x;z-index:2516583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" strokecolor="red" strokeweight=".5pt">
                <v:stroke endarrow="block" joinstyle="miter"/>
              </v:shape>
            </w:pict>
          </mc:Fallback>
        </mc:AlternateContent>
      </w:r>
      <w:r w:rsidR="00F30B9C">
        <w:rPr>
          <w:noProof/>
        </w:rPr>
        <mc:AlternateContent>
          <mc:Choice Requires="wps">
            <w:drawing>
              <wp:anchor distT="0" distB="0" distL="114300" distR="114300" simplePos="0" relativeHeight="251658339" behindDoc="0" locked="0" layoutInCell="1" allowOverlap="1" wp14:anchorId="50DF8C61" wp14:editId="666218FF">
                <wp:simplePos x="0" y="0"/>
                <wp:positionH relativeFrom="column">
                  <wp:posOffset>1581149</wp:posOffset>
                </wp:positionH>
                <wp:positionV relativeFrom="paragraph">
                  <wp:posOffset>57150</wp:posOffset>
                </wp:positionV>
                <wp:extent cx="45719" cy="389642"/>
                <wp:effectExtent l="38100" t="0" r="69215" b="48895"/>
                <wp:wrapNone/>
                <wp:docPr id="1146283221" name="直線矢印コネクタ 1146283221"/>
                <wp:cNvGraphicFramePr/>
                <a:graphic xmlns:a="http://schemas.openxmlformats.org/drawingml/2006/main">
                  <a:graphicData uri="http://schemas.microsoft.com/office/word/2010/wordprocessingShape">
                    <wps:wsp>
                      <wps:cNvCnPr/>
                      <wps:spPr>
                        <a:xfrm>
                          <a:off x="0" y="0"/>
                          <a:ext cx="45719" cy="38964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E41CF8" id="直線矢印コネクタ 1146283221" o:spid="_x0000_s1026" type="#_x0000_t32" style="position:absolute;margin-left:124.5pt;margin-top:4.5pt;width:3.6pt;height:30.7pt;z-index:251658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" strokecolor="red" strokeweight=".5pt">
                <v:stroke endarrow="block" joinstyle="miter"/>
              </v:shape>
            </w:pict>
          </mc:Fallback>
        </mc:AlternateContent>
      </w:r>
      <w:r w:rsidR="00C01F2B" w:rsidRPr="00DC1C6B">
        <w:rPr>
          <w:noProof/>
        </w:rPr>
        <mc:AlternateContent>
          <mc:Choice Requires="wpg">
            <w:drawing>
              <wp:anchor distT="0" distB="0" distL="114300" distR="114300" simplePos="0" relativeHeight="251658577" behindDoc="1" locked="0" layoutInCell="1" allowOverlap="1" wp14:anchorId="1010EC8D" wp14:editId="05200B06">
                <wp:simplePos x="0" y="0"/>
                <wp:positionH relativeFrom="column">
                  <wp:posOffset>704850</wp:posOffset>
                </wp:positionH>
                <wp:positionV relativeFrom="paragraph">
                  <wp:posOffset>119380</wp:posOffset>
                </wp:positionV>
                <wp:extent cx="4209415" cy="1429385"/>
                <wp:effectExtent l="19050" t="0" r="38735" b="56515"/>
                <wp:wrapNone/>
                <wp:docPr id="90" name="グループ化 89">
                  <a:extLst xmlns:a="http://schemas.openxmlformats.org/drawingml/2006/main">
                    <a:ext uri="{FF2B5EF4-FFF2-40B4-BE49-F238E27FC236}">
                      <a16:creationId xmlns:a16="http://schemas.microsoft.com/office/drawing/2014/main" id="{DC745474-C697-255D-FD44-B34CD0A866F0}"/>
                    </a:ext>
                  </a:extLst>
                </wp:docPr>
                <wp:cNvGraphicFramePr/>
                <a:graphic xmlns:a="http://schemas.openxmlformats.org/drawingml/2006/main">
                  <a:graphicData uri="http://schemas.microsoft.com/office/word/2010/wordprocessingGroup">
                    <wpg:wgp>
                      <wpg:cNvGrpSpPr/>
                      <wpg:grpSpPr>
                        <a:xfrm>
                          <a:off x="0" y="0"/>
                          <a:ext cx="4209415" cy="1429385"/>
                          <a:chOff x="-38100" y="-44460"/>
                          <a:chExt cx="4209576" cy="1429454"/>
                        </a:xfrm>
                      </wpg:grpSpPr>
                      <wps:wsp>
                        <wps:cNvPr id="408237869" name="正方形/長方形 408237869">
                          <a:extLst>
                            <a:ext uri="{FF2B5EF4-FFF2-40B4-BE49-F238E27FC236}">
                              <a16:creationId xmlns:a16="http://schemas.microsoft.com/office/drawing/2014/main" id="{29E60B40-819F-6720-26DA-78EBE4C75894}"/>
                            </a:ext>
                          </a:extLst>
                        </wps:cNvPr>
                        <wps:cNvSpPr/>
                        <wps:spPr>
                          <a:xfrm>
                            <a:off x="2663" y="7579"/>
                            <a:ext cx="4144653" cy="1377415"/>
                          </a:xfrm>
                          <a:prstGeom prst="rect">
                            <a:avLst/>
                          </a:prstGeom>
                          <a:solidFill>
                            <a:schemeClr val="bg1"/>
                          </a:solidFill>
                          <a:ln w="19050">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09338639" name="テキスト ボックス 51">
                          <a:extLst>
                            <a:ext uri="{FF2B5EF4-FFF2-40B4-BE49-F238E27FC236}">
                              <a16:creationId xmlns:a16="http://schemas.microsoft.com/office/drawing/2014/main" id="{64DF37F1-94A9-B198-F15D-8B642615C334}"/>
                            </a:ext>
                          </a:extLst>
                        </wps:cNvPr>
                        <wps:cNvSpPr txBox="1"/>
                        <wps:spPr>
                          <a:xfrm>
                            <a:off x="3868196" y="-44460"/>
                            <a:ext cx="303280" cy="341326"/>
                          </a:xfrm>
                          <a:prstGeom prst="rect">
                            <a:avLst/>
                          </a:prstGeom>
                          <a:noFill/>
                          <a:ln w="6350">
                            <a:noFill/>
                          </a:ln>
                        </wps:spPr>
                        <wps:txbx>
                          <w:txbxContent>
                            <w:p w14:paraId="6E55B894" w14:textId="77777777" w:rsidR="00DC1C6B" w:rsidRDefault="00DC1C6B" w:rsidP="00DC1C6B">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19027835" name="テキスト ボックス 52">
                          <a:extLst>
                            <a:ext uri="{FF2B5EF4-FFF2-40B4-BE49-F238E27FC236}">
                              <a16:creationId xmlns:a16="http://schemas.microsoft.com/office/drawing/2014/main" id="{527FBB89-C8CE-ECE8-7DEC-B8F8E201BFA1}"/>
                            </a:ext>
                          </a:extLst>
                        </wps:cNvPr>
                        <wps:cNvSpPr txBox="1"/>
                        <wps:spPr>
                          <a:xfrm>
                            <a:off x="-38100" y="-27778"/>
                            <a:ext cx="658917" cy="279811"/>
                          </a:xfrm>
                          <a:prstGeom prst="rect">
                            <a:avLst/>
                          </a:prstGeom>
                          <a:noFill/>
                          <a:ln w="6350">
                            <a:noFill/>
                          </a:ln>
                        </wps:spPr>
                        <wps:txbx>
                          <w:txbxContent>
                            <w:p w14:paraId="5DADDC3A" w14:textId="77777777" w:rsidR="00DC1C6B" w:rsidRPr="009B1C3D" w:rsidRDefault="00DC1C6B" w:rsidP="00DC1C6B">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新規予約</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67085617" name="テキスト ボックス 54">
                          <a:extLst>
                            <a:ext uri="{FF2B5EF4-FFF2-40B4-BE49-F238E27FC236}">
                              <a16:creationId xmlns:a16="http://schemas.microsoft.com/office/drawing/2014/main" id="{F09109E3-C345-FE7D-0F3B-DA770633CBF0}"/>
                            </a:ext>
                          </a:extLst>
                        </wps:cNvPr>
                        <wps:cNvSpPr txBox="1"/>
                        <wps:spPr>
                          <a:xfrm>
                            <a:off x="2792593" y="196764"/>
                            <a:ext cx="782901" cy="279811"/>
                          </a:xfrm>
                          <a:prstGeom prst="rect">
                            <a:avLst/>
                          </a:prstGeom>
                          <a:noFill/>
                          <a:ln w="6350">
                            <a:noFill/>
                          </a:ln>
                        </wps:spPr>
                        <wps:txbx>
                          <w:txbxContent>
                            <w:p w14:paraId="33CB1F08" w14:textId="77777777" w:rsidR="00DC1C6B" w:rsidRDefault="00DC1C6B" w:rsidP="00DC1C6B">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82203345" name="フローチャート: 処理 1482203345">
                          <a:extLst>
                            <a:ext uri="{FF2B5EF4-FFF2-40B4-BE49-F238E27FC236}">
                              <a16:creationId xmlns:a16="http://schemas.microsoft.com/office/drawing/2014/main" id="{CF351D46-AA16-FAEA-70FC-BC4EE28DA376}"/>
                            </a:ext>
                          </a:extLst>
                        </wps:cNvPr>
                        <wps:cNvSpPr/>
                        <wps:spPr>
                          <a:xfrm>
                            <a:off x="1950950" y="250881"/>
                            <a:ext cx="466222" cy="250537"/>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428790CE" w14:textId="77777777" w:rsidR="00DC1C6B" w:rsidRDefault="00DC1C6B" w:rsidP="00DC1C6B">
                              <w:pPr>
                                <w:jc w:val="center"/>
                                <w:rPr>
                                  <w:rFonts w:cs="Arial"/>
                                  <w:color w:val="000000"/>
                                  <w:sz w:val="16"/>
                                  <w:szCs w:val="16"/>
                                </w:rPr>
                              </w:pPr>
                              <w:r>
                                <w:rPr>
                                  <w:rFonts w:cs="Arial" w:hint="eastAsia"/>
                                  <w:color w:val="000000"/>
                                  <w:sz w:val="16"/>
                                  <w:szCs w:val="16"/>
                                </w:rPr>
                                <w:t xml:space="preserve">ログイン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313293796" name="フローチャート: 処理 1313293796">
                          <a:extLst>
                            <a:ext uri="{FF2B5EF4-FFF2-40B4-BE49-F238E27FC236}">
                              <a16:creationId xmlns:a16="http://schemas.microsoft.com/office/drawing/2014/main" id="{40012289-A219-E9CB-E9F2-CB9D71E0A306}"/>
                            </a:ext>
                          </a:extLst>
                        </wps:cNvPr>
                        <wps:cNvSpPr/>
                        <wps:spPr>
                          <a:xfrm>
                            <a:off x="22150" y="236242"/>
                            <a:ext cx="4106293" cy="1131072"/>
                          </a:xfrm>
                          <a:prstGeom prst="flowChartProcess">
                            <a:avLst/>
                          </a:prstGeom>
                          <a:solidFill>
                            <a:schemeClr val="bg1">
                              <a:lumMod val="95000"/>
                            </a:schemeClr>
                          </a:solidFill>
                          <a:ln>
                            <a:noFill/>
                          </a:ln>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39FE9C2D" w14:textId="77777777" w:rsidR="00DC1C6B" w:rsidRDefault="00DC1C6B" w:rsidP="00DC1C6B">
                              <w:pPr>
                                <w:ind w:firstLine="158"/>
                                <w:rPr>
                                  <w:rFonts w:ascii="ＭＳ ゴシック" w:eastAsia="游明朝" w:hAnsi="ＭＳ ゴシック" w:cs="Arial"/>
                                  <w:color w:val="000000"/>
                                  <w:sz w:val="16"/>
                                  <w:szCs w:val="16"/>
                                </w:rPr>
                              </w:pPr>
                              <w:r>
                                <w:rPr>
                                  <w:rFonts w:ascii="ＭＳ ゴシック" w:eastAsia="游明朝" w:hAnsi="ＭＳ ゴシック" w:cs="Arial" w:hint="eastAsia"/>
                                  <w:color w:val="000000"/>
                                  <w:sz w:val="16"/>
                                  <w:szCs w:val="16"/>
                                </w:rPr>
                                <w:t> </w:t>
                              </w:r>
                            </w:p>
                          </w:txbxContent>
                        </wps:txbx>
                        <wps:bodyPr rot="0" spcFirstLastPara="0" vert="horz" wrap="square" lIns="0" tIns="0" rIns="0" bIns="0" numCol="1" spcCol="0" rtlCol="0" fromWordArt="0" anchor="ctr" anchorCtr="0" forceAA="0" compatLnSpc="1">
                          <a:prstTxWarp prst="textNoShape">
                            <a:avLst/>
                          </a:prstTxWarp>
                          <a:noAutofit/>
                        </wps:bodyPr>
                      </wps:wsp>
                      <wpg:grpSp>
                        <wpg:cNvPr id="2065928723" name="グループ化 2065928723">
                          <a:extLst>
                            <a:ext uri="{FF2B5EF4-FFF2-40B4-BE49-F238E27FC236}">
                              <a16:creationId xmlns:a16="http://schemas.microsoft.com/office/drawing/2014/main" id="{E9AA1FCC-3EB1-5B6A-1444-685DA4E1C9E8}"/>
                            </a:ext>
                          </a:extLst>
                        </wpg:cNvPr>
                        <wpg:cNvGrpSpPr/>
                        <wpg:grpSpPr>
                          <a:xfrm>
                            <a:off x="323290" y="259441"/>
                            <a:ext cx="871410" cy="309929"/>
                            <a:chOff x="323290" y="259441"/>
                            <a:chExt cx="871410" cy="309929"/>
                          </a:xfrm>
                        </wpg:grpSpPr>
                        <wps:wsp>
                          <wps:cNvPr id="1397552383" name="テキスト ボックス 22">
                            <a:extLst>
                              <a:ext uri="{FF2B5EF4-FFF2-40B4-BE49-F238E27FC236}">
                                <a16:creationId xmlns:a16="http://schemas.microsoft.com/office/drawing/2014/main" id="{03404AAA-228A-90A7-E333-11F34211FCC0}"/>
                              </a:ext>
                            </a:extLst>
                          </wps:cNvPr>
                          <wps:cNvSpPr txBox="1"/>
                          <wps:spPr>
                            <a:xfrm>
                              <a:off x="323290" y="259441"/>
                              <a:ext cx="515141" cy="307705"/>
                            </a:xfrm>
                            <a:prstGeom prst="rect">
                              <a:avLst/>
                            </a:prstGeom>
                            <a:noFill/>
                            <a:ln w="6350">
                              <a:noFill/>
                            </a:ln>
                          </wps:spPr>
                          <wps:txbx>
                            <w:txbxContent>
                              <w:p w14:paraId="3C5B9F33" w14:textId="77777777" w:rsidR="00DC1C6B" w:rsidRPr="009B1C3D" w:rsidRDefault="00DC1C6B" w:rsidP="00DC1C6B">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560155869" name="グループ化 1560155869">
                            <a:extLst>
                              <a:ext uri="{FF2B5EF4-FFF2-40B4-BE49-F238E27FC236}">
                                <a16:creationId xmlns:a16="http://schemas.microsoft.com/office/drawing/2014/main" id="{9115663D-7224-868E-0469-F28D2EB93BF7}"/>
                              </a:ext>
                            </a:extLst>
                          </wpg:cNvPr>
                          <wpg:cNvGrpSpPr/>
                          <wpg:grpSpPr>
                            <a:xfrm>
                              <a:off x="679229" y="261665"/>
                              <a:ext cx="515471" cy="307705"/>
                              <a:chOff x="679229" y="261665"/>
                              <a:chExt cx="515471" cy="307705"/>
                            </a:xfrm>
                          </wpg:grpSpPr>
                          <wps:wsp>
                            <wps:cNvPr id="44720243" name="正方形/長方形 44720243">
                              <a:extLst>
                                <a:ext uri="{FF2B5EF4-FFF2-40B4-BE49-F238E27FC236}">
                                  <a16:creationId xmlns:a16="http://schemas.microsoft.com/office/drawing/2014/main" id="{877682D1-743F-88B9-74EB-D2AE712D3C3A}"/>
                                </a:ext>
                              </a:extLst>
                            </wps:cNvPr>
                            <wps:cNvSpPr/>
                            <wps:spPr>
                              <a:xfrm>
                                <a:off x="722855" y="302921"/>
                                <a:ext cx="471845"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7319527" name="テキスト ボックス 53">
                              <a:extLst>
                                <a:ext uri="{FF2B5EF4-FFF2-40B4-BE49-F238E27FC236}">
                                  <a16:creationId xmlns:a16="http://schemas.microsoft.com/office/drawing/2014/main" id="{580B5FA8-71A3-1CD7-CEB0-E931F0AC4B54}"/>
                                </a:ext>
                              </a:extLst>
                            </wps:cNvPr>
                            <wps:cNvSpPr txBox="1"/>
                            <wps:spPr>
                              <a:xfrm>
                                <a:off x="679229" y="261665"/>
                                <a:ext cx="410607" cy="307705"/>
                              </a:xfrm>
                              <a:prstGeom prst="rect">
                                <a:avLst/>
                              </a:prstGeom>
                              <a:noFill/>
                              <a:ln w="6350">
                                <a:noFill/>
                              </a:ln>
                            </wps:spPr>
                            <wps:txbx>
                              <w:txbxContent>
                                <w:p w14:paraId="273CF1AF" w14:textId="77777777" w:rsidR="00DC1C6B" w:rsidRDefault="00DC1C6B" w:rsidP="00DC1C6B">
                                  <w:pPr>
                                    <w:rPr>
                                      <w:rFonts w:eastAsia="游明朝" w:cs="Arial"/>
                                      <w:b/>
                                      <w:bCs/>
                                      <w:color w:val="000000"/>
                                      <w:sz w:val="18"/>
                                      <w:szCs w:val="18"/>
                                    </w:rPr>
                                  </w:pPr>
                                  <w:r>
                                    <w:rPr>
                                      <w:rFonts w:eastAsia="游明朝" w:cs="Arial" w:hint="eastAsia"/>
                                      <w:b/>
                                      <w:bCs/>
                                      <w:color w:val="000000"/>
                                      <w:sz w:val="18"/>
                                      <w:szCs w:val="18"/>
                                    </w:rPr>
                                    <w:t>371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63964925" name="フローチャート: 組合せ 1463964925">
                              <a:extLst>
                                <a:ext uri="{FF2B5EF4-FFF2-40B4-BE49-F238E27FC236}">
                                  <a16:creationId xmlns:a16="http://schemas.microsoft.com/office/drawing/2014/main" id="{6BBDBCA2-E988-EB0B-02A4-32D3F8B6B332}"/>
                                </a:ext>
                              </a:extLst>
                            </wps:cNvPr>
                            <wps:cNvSpPr/>
                            <wps:spPr>
                              <a:xfrm>
                                <a:off x="1048807" y="37805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604738629" name="正方形/長方形 1604738629">
                            <a:extLst>
                              <a:ext uri="{FF2B5EF4-FFF2-40B4-BE49-F238E27FC236}">
                                <a16:creationId xmlns:a16="http://schemas.microsoft.com/office/drawing/2014/main" id="{C4C60862-F60B-EDDB-4FD0-C43A7FB86517}"/>
                              </a:ext>
                            </a:extLst>
                          </wps:cNvPr>
                          <wps:cNvSpPr/>
                          <wps:spPr>
                            <a:xfrm>
                              <a:off x="1017217" y="34585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2027332020" name="フローチャート: 処理 2027332020">
                          <a:extLst>
                            <a:ext uri="{FF2B5EF4-FFF2-40B4-BE49-F238E27FC236}">
                              <a16:creationId xmlns:a16="http://schemas.microsoft.com/office/drawing/2014/main" id="{8433C096-FCAD-2801-628E-70FAC4AEDA7C}"/>
                            </a:ext>
                          </a:extLst>
                        </wps:cNvPr>
                        <wps:cNvSpPr/>
                        <wps:spPr>
                          <a:xfrm>
                            <a:off x="2321942" y="1089485"/>
                            <a:ext cx="536257" cy="20420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5BAB5072" w14:textId="77777777" w:rsidR="00DC1C6B" w:rsidRDefault="00DC1C6B" w:rsidP="00DC1C6B">
                              <w:pPr>
                                <w:jc w:val="center"/>
                                <w:rPr>
                                  <w:rFonts w:cs="Arial"/>
                                  <w:color w:val="000000"/>
                                  <w:sz w:val="16"/>
                                  <w:szCs w:val="16"/>
                                </w:rPr>
                              </w:pPr>
                              <w:r>
                                <w:rPr>
                                  <w:rFonts w:cs="Arial" w:hint="eastAsia"/>
                                  <w:color w:val="000000"/>
                                  <w:sz w:val="16"/>
                                  <w:szCs w:val="16"/>
                                </w:rPr>
                                <w:t xml:space="preserve">予約実行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06546699" name="フローチャート: 処理 506546699">
                          <a:extLst>
                            <a:ext uri="{FF2B5EF4-FFF2-40B4-BE49-F238E27FC236}">
                              <a16:creationId xmlns:a16="http://schemas.microsoft.com/office/drawing/2014/main" id="{4A1484E1-5688-AC24-7FC2-6A5818B0ECEF}"/>
                            </a:ext>
                          </a:extLst>
                        </wps:cNvPr>
                        <wps:cNvSpPr/>
                        <wps:spPr>
                          <a:xfrm>
                            <a:off x="1325687" y="1089870"/>
                            <a:ext cx="536257" cy="198984"/>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0A472F2F" w14:textId="77777777" w:rsidR="00DC1C6B" w:rsidRDefault="00DC1C6B" w:rsidP="00DC1C6B">
                              <w:pPr>
                                <w:jc w:val="center"/>
                                <w:rPr>
                                  <w:rFonts w:cs="Arial"/>
                                  <w:color w:val="000000"/>
                                  <w:sz w:val="16"/>
                                  <w:szCs w:val="16"/>
                                </w:rPr>
                              </w:pPr>
                              <w:r>
                                <w:rPr>
                                  <w:rFonts w:cs="Arial" w:hint="eastAsia"/>
                                  <w:color w:val="000000"/>
                                  <w:sz w:val="16"/>
                                  <w:szCs w:val="16"/>
                                </w:rPr>
                                <w:t xml:space="preserve">キャンセル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92706511" name="テキスト ボックス 22">
                          <a:extLst>
                            <a:ext uri="{FF2B5EF4-FFF2-40B4-BE49-F238E27FC236}">
                              <a16:creationId xmlns:a16="http://schemas.microsoft.com/office/drawing/2014/main" id="{7E4672FD-8540-5A18-AB5C-D4A56DCA2181}"/>
                            </a:ext>
                          </a:extLst>
                        </wps:cNvPr>
                        <wps:cNvSpPr txBox="1"/>
                        <wps:spPr>
                          <a:xfrm>
                            <a:off x="1260122" y="263991"/>
                            <a:ext cx="572684" cy="292566"/>
                          </a:xfrm>
                          <a:prstGeom prst="rect">
                            <a:avLst/>
                          </a:prstGeom>
                          <a:noFill/>
                          <a:ln w="6350">
                            <a:noFill/>
                          </a:ln>
                        </wps:spPr>
                        <wps:txbx>
                          <w:txbxContent>
                            <w:p w14:paraId="127484BD" w14:textId="77777777" w:rsidR="00DC1C6B" w:rsidRPr="009B1C3D" w:rsidRDefault="00DC1C6B" w:rsidP="00DC1C6B">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78427125" name="正方形/長方形 1278427125">
                          <a:extLst>
                            <a:ext uri="{FF2B5EF4-FFF2-40B4-BE49-F238E27FC236}">
                              <a16:creationId xmlns:a16="http://schemas.microsoft.com/office/drawing/2014/main" id="{09C155C2-2CCB-5D57-92C7-7EC7A76126CD}"/>
                            </a:ext>
                          </a:extLst>
                        </wps:cNvPr>
                        <wps:cNvSpPr/>
                        <wps:spPr>
                          <a:xfrm>
                            <a:off x="1808258" y="342466"/>
                            <a:ext cx="572684" cy="158674"/>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81197240" name="テキスト ボックス 22">
                          <a:extLst>
                            <a:ext uri="{FF2B5EF4-FFF2-40B4-BE49-F238E27FC236}">
                              <a16:creationId xmlns:a16="http://schemas.microsoft.com/office/drawing/2014/main" id="{6C3E4B4D-55CC-E9EC-7B9F-2435D4888F37}"/>
                            </a:ext>
                          </a:extLst>
                        </wps:cNvPr>
                        <wps:cNvSpPr txBox="1"/>
                        <wps:spPr>
                          <a:xfrm>
                            <a:off x="2314988" y="264100"/>
                            <a:ext cx="263287" cy="296484"/>
                          </a:xfrm>
                          <a:prstGeom prst="rect">
                            <a:avLst/>
                          </a:prstGeom>
                          <a:noFill/>
                          <a:ln w="6350">
                            <a:noFill/>
                          </a:ln>
                        </wps:spPr>
                        <wps:txbx>
                          <w:txbxContent>
                            <w:p w14:paraId="114545F0" w14:textId="77777777" w:rsidR="00DC1C6B" w:rsidRPr="009B1C3D" w:rsidRDefault="00DC1C6B" w:rsidP="00DC1C6B">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42084128" name="正方形/長方形 1742084128">
                          <a:extLst>
                            <a:ext uri="{FF2B5EF4-FFF2-40B4-BE49-F238E27FC236}">
                              <a16:creationId xmlns:a16="http://schemas.microsoft.com/office/drawing/2014/main" id="{7C313D86-CC85-0486-AA00-BE082DC62E3C}"/>
                            </a:ext>
                          </a:extLst>
                        </wps:cNvPr>
                        <wps:cNvSpPr/>
                        <wps:spPr>
                          <a:xfrm>
                            <a:off x="2596724" y="341441"/>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90453915" name="テキスト ボックス 22">
                          <a:extLst>
                            <a:ext uri="{FF2B5EF4-FFF2-40B4-BE49-F238E27FC236}">
                              <a16:creationId xmlns:a16="http://schemas.microsoft.com/office/drawing/2014/main" id="{439FD2DC-A40B-B70D-FB63-5A7D4A885842}"/>
                            </a:ext>
                          </a:extLst>
                        </wps:cNvPr>
                        <wps:cNvSpPr txBox="1"/>
                        <wps:spPr>
                          <a:xfrm>
                            <a:off x="2878550" y="281697"/>
                            <a:ext cx="263287" cy="285238"/>
                          </a:xfrm>
                          <a:prstGeom prst="rect">
                            <a:avLst/>
                          </a:prstGeom>
                          <a:noFill/>
                          <a:ln w="6350">
                            <a:noFill/>
                          </a:ln>
                        </wps:spPr>
                        <wps:txbx>
                          <w:txbxContent>
                            <w:p w14:paraId="656F62E4" w14:textId="77777777" w:rsidR="00DC1C6B" w:rsidRPr="009B1C3D" w:rsidRDefault="00DC1C6B" w:rsidP="00DC1C6B">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2851761" name="正方形/長方形 132851761">
                          <a:extLst>
                            <a:ext uri="{FF2B5EF4-FFF2-40B4-BE49-F238E27FC236}">
                              <a16:creationId xmlns:a16="http://schemas.microsoft.com/office/drawing/2014/main" id="{65F452D0-56EA-3D2A-6040-A2A5F50C6B00}"/>
                            </a:ext>
                          </a:extLst>
                        </wps:cNvPr>
                        <wps:cNvSpPr/>
                        <wps:spPr>
                          <a:xfrm>
                            <a:off x="3197121" y="346553"/>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765569" name="テキスト ボックス 22">
                          <a:extLst>
                            <a:ext uri="{FF2B5EF4-FFF2-40B4-BE49-F238E27FC236}">
                              <a16:creationId xmlns:a16="http://schemas.microsoft.com/office/drawing/2014/main" id="{8A0C95E3-6F2C-BC5E-9DBD-FEA3F6701EDE}"/>
                            </a:ext>
                          </a:extLst>
                        </wps:cNvPr>
                        <wps:cNvSpPr txBox="1"/>
                        <wps:spPr>
                          <a:xfrm>
                            <a:off x="3442125" y="286807"/>
                            <a:ext cx="263287" cy="280128"/>
                          </a:xfrm>
                          <a:prstGeom prst="rect">
                            <a:avLst/>
                          </a:prstGeom>
                          <a:noFill/>
                          <a:ln w="6350">
                            <a:noFill/>
                          </a:ln>
                        </wps:spPr>
                        <wps:txbx>
                          <w:txbxContent>
                            <w:p w14:paraId="7624BAD2" w14:textId="77777777" w:rsidR="00DC1C6B" w:rsidRPr="009B1C3D" w:rsidRDefault="00DC1C6B" w:rsidP="00DC1C6B">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41745844" name="グループ化 141745844">
                          <a:extLst>
                            <a:ext uri="{FF2B5EF4-FFF2-40B4-BE49-F238E27FC236}">
                              <a16:creationId xmlns:a16="http://schemas.microsoft.com/office/drawing/2014/main" id="{817AE271-6489-66AB-2D9D-C03FF6B9B5DC}"/>
                            </a:ext>
                          </a:extLst>
                        </wpg:cNvPr>
                        <wpg:cNvGrpSpPr/>
                        <wpg:grpSpPr>
                          <a:xfrm>
                            <a:off x="233152" y="681869"/>
                            <a:ext cx="1034167" cy="310026"/>
                            <a:chOff x="233152" y="681869"/>
                            <a:chExt cx="1034167" cy="310026"/>
                          </a:xfrm>
                        </wpg:grpSpPr>
                        <wps:wsp>
                          <wps:cNvPr id="614681331" name="テキスト ボックス 22">
                            <a:extLst>
                              <a:ext uri="{FF2B5EF4-FFF2-40B4-BE49-F238E27FC236}">
                                <a16:creationId xmlns:a16="http://schemas.microsoft.com/office/drawing/2014/main" id="{28A57E2B-86BD-2598-FE8A-12C87E5E2D84}"/>
                              </a:ext>
                            </a:extLst>
                          </wps:cNvPr>
                          <wps:cNvSpPr txBox="1"/>
                          <wps:spPr>
                            <a:xfrm>
                              <a:off x="233152" y="681869"/>
                              <a:ext cx="671762" cy="307705"/>
                            </a:xfrm>
                            <a:prstGeom prst="rect">
                              <a:avLst/>
                            </a:prstGeom>
                            <a:noFill/>
                            <a:ln w="6350">
                              <a:noFill/>
                            </a:ln>
                          </wps:spPr>
                          <wps:txbx>
                            <w:txbxContent>
                              <w:p w14:paraId="39D7DA2D" w14:textId="77777777" w:rsidR="00DC1C6B" w:rsidRPr="00A65D1D" w:rsidRDefault="00DC1C6B" w:rsidP="00DC1C6B">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予約時間</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620017091" name="グループ化 620017091">
                            <a:extLst>
                              <a:ext uri="{FF2B5EF4-FFF2-40B4-BE49-F238E27FC236}">
                                <a16:creationId xmlns:a16="http://schemas.microsoft.com/office/drawing/2014/main" id="{66734CFB-5203-F7F4-0B9C-81E381E2927B}"/>
                              </a:ext>
                            </a:extLst>
                          </wpg:cNvPr>
                          <wpg:cNvGrpSpPr/>
                          <wpg:grpSpPr>
                            <a:xfrm>
                              <a:off x="868451" y="684190"/>
                              <a:ext cx="398868" cy="307705"/>
                              <a:chOff x="868451" y="684190"/>
                              <a:chExt cx="398868" cy="307705"/>
                            </a:xfrm>
                          </wpg:grpSpPr>
                          <wps:wsp>
                            <wps:cNvPr id="1416126964" name="正方形/長方形 1416126964">
                              <a:extLst>
                                <a:ext uri="{FF2B5EF4-FFF2-40B4-BE49-F238E27FC236}">
                                  <a16:creationId xmlns:a16="http://schemas.microsoft.com/office/drawing/2014/main" id="{EA99DB77-A1A2-AEC5-2DCE-FBBBAA2ECEEE}"/>
                                </a:ext>
                              </a:extLst>
                            </wps:cNvPr>
                            <wps:cNvSpPr/>
                            <wps:spPr>
                              <a:xfrm>
                                <a:off x="868451" y="725349"/>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54675863" name="テキスト ボックス 53">
                              <a:extLst>
                                <a:ext uri="{FF2B5EF4-FFF2-40B4-BE49-F238E27FC236}">
                                  <a16:creationId xmlns:a16="http://schemas.microsoft.com/office/drawing/2014/main" id="{802041AE-ECAA-42A2-7F83-B1C93ADD90E1}"/>
                                </a:ext>
                              </a:extLst>
                            </wps:cNvPr>
                            <wps:cNvSpPr txBox="1"/>
                            <wps:spPr>
                              <a:xfrm>
                                <a:off x="868451" y="684190"/>
                                <a:ext cx="374522" cy="307705"/>
                              </a:xfrm>
                              <a:prstGeom prst="rect">
                                <a:avLst/>
                              </a:prstGeom>
                              <a:noFill/>
                              <a:ln w="6350">
                                <a:noFill/>
                              </a:ln>
                            </wps:spPr>
                            <wps:txbx>
                              <w:txbxContent>
                                <w:p w14:paraId="4667E286" w14:textId="2923006E" w:rsidR="00DC1C6B" w:rsidRDefault="00DC1C6B" w:rsidP="00DC1C6B">
                                  <w:pPr>
                                    <w:rPr>
                                      <w:rFonts w:cs="Arial"/>
                                      <w:color w:val="000000" w:themeColor="text1"/>
                                      <w:sz w:val="18"/>
                                      <w:szCs w:val="18"/>
                                    </w:rPr>
                                  </w:pPr>
                                  <w:r>
                                    <w:rPr>
                                      <w:rFonts w:cs="Arial" w:hint="eastAsia"/>
                                      <w:color w:val="000000" w:themeColor="text1"/>
                                      <w:sz w:val="18"/>
                                      <w:szCs w:val="18"/>
                                    </w:rPr>
                                    <w:t>0</w:t>
                                  </w:r>
                                  <w:r w:rsidR="0006489A">
                                    <w:rPr>
                                      <w:rFonts w:cs="Arial" w:hint="eastAsia"/>
                                      <w:color w:val="000000" w:themeColor="text1"/>
                                      <w:sz w:val="18"/>
                                      <w:szCs w:val="18"/>
                                    </w:rPr>
                                    <w:t>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16590334" name="フローチャート: 組合せ 1616590334">
                              <a:extLst>
                                <a:ext uri="{FF2B5EF4-FFF2-40B4-BE49-F238E27FC236}">
                                  <a16:creationId xmlns:a16="http://schemas.microsoft.com/office/drawing/2014/main" id="{D7B2379E-2859-30B5-888F-CCBD9685A194}"/>
                                </a:ext>
                              </a:extLst>
                            </wps:cNvPr>
                            <wps:cNvSpPr/>
                            <wps:spPr>
                              <a:xfrm>
                                <a:off x="1121426" y="800484"/>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555039907" name="正方形/長方形 1555039907">
                            <a:extLst>
                              <a:ext uri="{FF2B5EF4-FFF2-40B4-BE49-F238E27FC236}">
                                <a16:creationId xmlns:a16="http://schemas.microsoft.com/office/drawing/2014/main" id="{067367CB-ABBE-E9A1-E098-406A35C43D85}"/>
                              </a:ext>
                            </a:extLst>
                          </wps:cNvPr>
                          <wps:cNvSpPr/>
                          <wps:spPr>
                            <a:xfrm>
                              <a:off x="1089836" y="768283"/>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489351828" name="テキスト ボックス 22">
                          <a:extLst>
                            <a:ext uri="{FF2B5EF4-FFF2-40B4-BE49-F238E27FC236}">
                              <a16:creationId xmlns:a16="http://schemas.microsoft.com/office/drawing/2014/main" id="{1B617527-161A-7CAB-4EF6-C540831D6662}"/>
                            </a:ext>
                          </a:extLst>
                        </wps:cNvPr>
                        <wps:cNvSpPr txBox="1"/>
                        <wps:spPr>
                          <a:xfrm>
                            <a:off x="1259612" y="687082"/>
                            <a:ext cx="263287" cy="270399"/>
                          </a:xfrm>
                          <a:prstGeom prst="rect">
                            <a:avLst/>
                          </a:prstGeom>
                          <a:noFill/>
                          <a:ln w="6350">
                            <a:noFill/>
                          </a:ln>
                        </wps:spPr>
                        <wps:txbx>
                          <w:txbxContent>
                            <w:p w14:paraId="6FE9F297" w14:textId="77777777" w:rsidR="00DC1C6B" w:rsidRPr="00A65D1D" w:rsidRDefault="00DC1C6B" w:rsidP="00DC1C6B">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554929918" name="グループ化 1554929918">
                          <a:extLst>
                            <a:ext uri="{FF2B5EF4-FFF2-40B4-BE49-F238E27FC236}">
                              <a16:creationId xmlns:a16="http://schemas.microsoft.com/office/drawing/2014/main" id="{AD414AA8-9BA0-6184-3BA3-BCCF97D834E9}"/>
                            </a:ext>
                          </a:extLst>
                        </wpg:cNvPr>
                        <wpg:cNvGrpSpPr/>
                        <wpg:grpSpPr>
                          <a:xfrm>
                            <a:off x="1599211" y="687933"/>
                            <a:ext cx="398868" cy="307705"/>
                            <a:chOff x="1599211" y="687933"/>
                            <a:chExt cx="398868" cy="307705"/>
                          </a:xfrm>
                        </wpg:grpSpPr>
                        <wpg:grpSp>
                          <wpg:cNvPr id="1725698768" name="グループ化 1725698768">
                            <a:extLst>
                              <a:ext uri="{FF2B5EF4-FFF2-40B4-BE49-F238E27FC236}">
                                <a16:creationId xmlns:a16="http://schemas.microsoft.com/office/drawing/2014/main" id="{F301BAE6-E4CE-2E5B-5E05-C960EC18806F}"/>
                              </a:ext>
                            </a:extLst>
                          </wpg:cNvPr>
                          <wpg:cNvGrpSpPr/>
                          <wpg:grpSpPr>
                            <a:xfrm>
                              <a:off x="1599211" y="687933"/>
                              <a:ext cx="398868" cy="307705"/>
                              <a:chOff x="1599211" y="687933"/>
                              <a:chExt cx="398868" cy="307705"/>
                            </a:xfrm>
                          </wpg:grpSpPr>
                          <wps:wsp>
                            <wps:cNvPr id="178088252" name="正方形/長方形 178088252">
                              <a:extLst>
                                <a:ext uri="{FF2B5EF4-FFF2-40B4-BE49-F238E27FC236}">
                                  <a16:creationId xmlns:a16="http://schemas.microsoft.com/office/drawing/2014/main" id="{E63ED683-B29A-CE3C-DC47-9A6BB9F1D761}"/>
                                </a:ext>
                              </a:extLst>
                            </wps:cNvPr>
                            <wps:cNvSpPr/>
                            <wps:spPr>
                              <a:xfrm>
                                <a:off x="1599211" y="729092"/>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02766275" name="テキスト ボックス 53">
                              <a:extLst>
                                <a:ext uri="{FF2B5EF4-FFF2-40B4-BE49-F238E27FC236}">
                                  <a16:creationId xmlns:a16="http://schemas.microsoft.com/office/drawing/2014/main" id="{EA09D9D7-2723-6704-74A6-326AE6D3A2C1}"/>
                                </a:ext>
                              </a:extLst>
                            </wps:cNvPr>
                            <wps:cNvSpPr txBox="1"/>
                            <wps:spPr>
                              <a:xfrm>
                                <a:off x="1599211" y="687933"/>
                                <a:ext cx="374522" cy="307705"/>
                              </a:xfrm>
                              <a:prstGeom prst="rect">
                                <a:avLst/>
                              </a:prstGeom>
                              <a:noFill/>
                              <a:ln w="6350">
                                <a:noFill/>
                              </a:ln>
                            </wps:spPr>
                            <wps:txbx>
                              <w:txbxContent>
                                <w:p w14:paraId="64149DA5" w14:textId="77777777" w:rsidR="00DC1C6B" w:rsidRDefault="00DC1C6B" w:rsidP="00DC1C6B">
                                  <w:pPr>
                                    <w:rPr>
                                      <w:rFonts w:cs="Arial"/>
                                      <w:color w:val="000000" w:themeColor="text1"/>
                                      <w:sz w:val="18"/>
                                      <w:szCs w:val="18"/>
                                    </w:rPr>
                                  </w:pPr>
                                  <w:r>
                                    <w:rPr>
                                      <w:rFonts w:cs="Arial" w:hint="eastAsia"/>
                                      <w:color w:val="000000" w:themeColor="text1"/>
                                      <w:sz w:val="18"/>
                                      <w:szCs w:val="18"/>
                                    </w:rPr>
                                    <w:t>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2325236" name="フローチャート: 組合せ 642325236">
                              <a:extLst>
                                <a:ext uri="{FF2B5EF4-FFF2-40B4-BE49-F238E27FC236}">
                                  <a16:creationId xmlns:a16="http://schemas.microsoft.com/office/drawing/2014/main" id="{41C6A124-1AC1-1CBF-CC1B-74935223232D}"/>
                                </a:ext>
                              </a:extLst>
                            </wps:cNvPr>
                            <wps:cNvSpPr/>
                            <wps:spPr>
                              <a:xfrm>
                                <a:off x="1852186" y="804227"/>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984929137" name="正方形/長方形 1984929137">
                            <a:extLst>
                              <a:ext uri="{FF2B5EF4-FFF2-40B4-BE49-F238E27FC236}">
                                <a16:creationId xmlns:a16="http://schemas.microsoft.com/office/drawing/2014/main" id="{B0C13FAD-A5DC-E718-19BD-82E7304E8B29}"/>
                              </a:ext>
                            </a:extLst>
                          </wps:cNvPr>
                          <wps:cNvSpPr/>
                          <wps:spPr>
                            <a:xfrm>
                              <a:off x="1820596" y="772026"/>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626167930" name="テキスト ボックス 22">
                          <a:extLst>
                            <a:ext uri="{FF2B5EF4-FFF2-40B4-BE49-F238E27FC236}">
                              <a16:creationId xmlns:a16="http://schemas.microsoft.com/office/drawing/2014/main" id="{B50F4D36-112F-1A07-0F2E-BEB5C5CCAC55}"/>
                            </a:ext>
                          </a:extLst>
                        </wps:cNvPr>
                        <wps:cNvSpPr txBox="1"/>
                        <wps:spPr>
                          <a:xfrm>
                            <a:off x="2000570" y="698083"/>
                            <a:ext cx="436553" cy="295747"/>
                          </a:xfrm>
                          <a:prstGeom prst="rect">
                            <a:avLst/>
                          </a:prstGeom>
                          <a:noFill/>
                          <a:ln w="6350">
                            <a:noFill/>
                          </a:ln>
                        </wps:spPr>
                        <wps:txbx>
                          <w:txbxContent>
                            <w:p w14:paraId="7CB55F90" w14:textId="77777777" w:rsidR="00DC1C6B" w:rsidRPr="00A65D1D" w:rsidRDefault="00DC1C6B" w:rsidP="00DC1C6B">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296236508" name="グループ化 296236508">
                          <a:extLst>
                            <a:ext uri="{FF2B5EF4-FFF2-40B4-BE49-F238E27FC236}">
                              <a16:creationId xmlns:a16="http://schemas.microsoft.com/office/drawing/2014/main" id="{8F2AE8EF-9D7C-E82B-49B3-2552A7A9224F}"/>
                            </a:ext>
                          </a:extLst>
                        </wpg:cNvPr>
                        <wpg:cNvGrpSpPr/>
                        <wpg:grpSpPr>
                          <a:xfrm>
                            <a:off x="2389387" y="695439"/>
                            <a:ext cx="398868" cy="307705"/>
                            <a:chOff x="2389387" y="695439"/>
                            <a:chExt cx="398868" cy="307705"/>
                          </a:xfrm>
                        </wpg:grpSpPr>
                        <wpg:grpSp>
                          <wpg:cNvPr id="1734848177" name="グループ化 1734848177">
                            <a:extLst>
                              <a:ext uri="{FF2B5EF4-FFF2-40B4-BE49-F238E27FC236}">
                                <a16:creationId xmlns:a16="http://schemas.microsoft.com/office/drawing/2014/main" id="{A37007C9-AF1A-B5B6-E5D7-1A4E9174668C}"/>
                              </a:ext>
                            </a:extLst>
                          </wpg:cNvPr>
                          <wpg:cNvGrpSpPr/>
                          <wpg:grpSpPr>
                            <a:xfrm>
                              <a:off x="2389387" y="695439"/>
                              <a:ext cx="398868" cy="307705"/>
                              <a:chOff x="2389387" y="695439"/>
                              <a:chExt cx="398868" cy="307705"/>
                            </a:xfrm>
                          </wpg:grpSpPr>
                          <wps:wsp>
                            <wps:cNvPr id="1836990360" name="正方形/長方形 1836990360">
                              <a:extLst>
                                <a:ext uri="{FF2B5EF4-FFF2-40B4-BE49-F238E27FC236}">
                                  <a16:creationId xmlns:a16="http://schemas.microsoft.com/office/drawing/2014/main" id="{64E34353-5FE6-41B7-83F0-97EDB005F9FF}"/>
                                </a:ext>
                              </a:extLst>
                            </wps:cNvPr>
                            <wps:cNvSpPr/>
                            <wps:spPr>
                              <a:xfrm>
                                <a:off x="2389387" y="736598"/>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5347051" name="テキスト ボックス 53">
                              <a:extLst>
                                <a:ext uri="{FF2B5EF4-FFF2-40B4-BE49-F238E27FC236}">
                                  <a16:creationId xmlns:a16="http://schemas.microsoft.com/office/drawing/2014/main" id="{6B10D8FA-8B44-9AD1-F5E2-051BF2990C97}"/>
                                </a:ext>
                              </a:extLst>
                            </wps:cNvPr>
                            <wps:cNvSpPr txBox="1"/>
                            <wps:spPr>
                              <a:xfrm>
                                <a:off x="2389387" y="695439"/>
                                <a:ext cx="374522" cy="307705"/>
                              </a:xfrm>
                              <a:prstGeom prst="rect">
                                <a:avLst/>
                              </a:prstGeom>
                              <a:noFill/>
                              <a:ln w="6350">
                                <a:noFill/>
                              </a:ln>
                            </wps:spPr>
                            <wps:txbx>
                              <w:txbxContent>
                                <w:p w14:paraId="4BABAF45" w14:textId="5A032B69" w:rsidR="00DC1C6B" w:rsidRDefault="00DC1C6B" w:rsidP="00DC1C6B">
                                  <w:pPr>
                                    <w:rPr>
                                      <w:rFonts w:cs="Arial"/>
                                      <w:color w:val="000000" w:themeColor="text1"/>
                                      <w:sz w:val="18"/>
                                      <w:szCs w:val="18"/>
                                    </w:rPr>
                                  </w:pPr>
                                  <w:r>
                                    <w:rPr>
                                      <w:rFonts w:cs="Arial" w:hint="eastAsia"/>
                                      <w:color w:val="000000" w:themeColor="text1"/>
                                      <w:sz w:val="18"/>
                                      <w:szCs w:val="18"/>
                                    </w:rPr>
                                    <w:t>0</w:t>
                                  </w:r>
                                  <w:r w:rsidR="0006489A">
                                    <w:rPr>
                                      <w:rFonts w:cs="Arial" w:hint="eastAsia"/>
                                      <w:color w:val="000000" w:themeColor="text1"/>
                                      <w:sz w:val="18"/>
                                      <w:szCs w:val="18"/>
                                    </w:rPr>
                                    <w:t>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46699871" name="フローチャート: 組合せ 1246699871">
                              <a:extLst>
                                <a:ext uri="{FF2B5EF4-FFF2-40B4-BE49-F238E27FC236}">
                                  <a16:creationId xmlns:a16="http://schemas.microsoft.com/office/drawing/2014/main" id="{7F3AAAA4-7926-66C1-C69B-241297D1CA84}"/>
                                </a:ext>
                              </a:extLst>
                            </wps:cNvPr>
                            <wps:cNvSpPr/>
                            <wps:spPr>
                              <a:xfrm>
                                <a:off x="2642362" y="811733"/>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958562592" name="正方形/長方形 1958562592">
                            <a:extLst>
                              <a:ext uri="{FF2B5EF4-FFF2-40B4-BE49-F238E27FC236}">
                                <a16:creationId xmlns:a16="http://schemas.microsoft.com/office/drawing/2014/main" id="{6E30A133-0D12-96C2-FA53-18BEAC756D6C}"/>
                              </a:ext>
                            </a:extLst>
                          </wps:cNvPr>
                          <wps:cNvSpPr/>
                          <wps:spPr>
                            <a:xfrm>
                              <a:off x="2610772" y="779532"/>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704871923" name="テキスト ボックス 22">
                          <a:extLst>
                            <a:ext uri="{FF2B5EF4-FFF2-40B4-BE49-F238E27FC236}">
                              <a16:creationId xmlns:a16="http://schemas.microsoft.com/office/drawing/2014/main" id="{752BE726-4D97-0D86-406E-92AA91AFAF57}"/>
                            </a:ext>
                          </a:extLst>
                        </wps:cNvPr>
                        <wps:cNvSpPr txBox="1"/>
                        <wps:spPr>
                          <a:xfrm>
                            <a:off x="2780548" y="698326"/>
                            <a:ext cx="263287" cy="301855"/>
                          </a:xfrm>
                          <a:prstGeom prst="rect">
                            <a:avLst/>
                          </a:prstGeom>
                          <a:noFill/>
                          <a:ln w="6350">
                            <a:noFill/>
                          </a:ln>
                        </wps:spPr>
                        <wps:txbx>
                          <w:txbxContent>
                            <w:p w14:paraId="1CC46396" w14:textId="77777777" w:rsidR="00DC1C6B" w:rsidRPr="00A65D1D" w:rsidRDefault="00DC1C6B" w:rsidP="00DC1C6B">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774078049" name="グループ化 774078049">
                          <a:extLst>
                            <a:ext uri="{FF2B5EF4-FFF2-40B4-BE49-F238E27FC236}">
                              <a16:creationId xmlns:a16="http://schemas.microsoft.com/office/drawing/2014/main" id="{2D8FDB66-A6C3-AB81-6E49-3EBF60E31CCD}"/>
                            </a:ext>
                          </a:extLst>
                        </wpg:cNvPr>
                        <wpg:cNvGrpSpPr/>
                        <wpg:grpSpPr>
                          <a:xfrm>
                            <a:off x="3120147" y="699182"/>
                            <a:ext cx="398868" cy="307705"/>
                            <a:chOff x="3120147" y="699182"/>
                            <a:chExt cx="398868" cy="307705"/>
                          </a:xfrm>
                        </wpg:grpSpPr>
                        <wpg:grpSp>
                          <wpg:cNvPr id="1017495469" name="グループ化 1017495469">
                            <a:extLst>
                              <a:ext uri="{FF2B5EF4-FFF2-40B4-BE49-F238E27FC236}">
                                <a16:creationId xmlns:a16="http://schemas.microsoft.com/office/drawing/2014/main" id="{69EF9F80-4DE3-DCF3-EA95-3FF79B2C1255}"/>
                              </a:ext>
                            </a:extLst>
                          </wpg:cNvPr>
                          <wpg:cNvGrpSpPr/>
                          <wpg:grpSpPr>
                            <a:xfrm>
                              <a:off x="3120147" y="699182"/>
                              <a:ext cx="398868" cy="307705"/>
                              <a:chOff x="3120147" y="699182"/>
                              <a:chExt cx="398868" cy="307705"/>
                            </a:xfrm>
                          </wpg:grpSpPr>
                          <wps:wsp>
                            <wps:cNvPr id="1296223670" name="正方形/長方形 1296223670">
                              <a:extLst>
                                <a:ext uri="{FF2B5EF4-FFF2-40B4-BE49-F238E27FC236}">
                                  <a16:creationId xmlns:a16="http://schemas.microsoft.com/office/drawing/2014/main" id="{DE2DEFBD-53A6-FA2A-51F8-B3ECC5018055}"/>
                                </a:ext>
                              </a:extLst>
                            </wps:cNvPr>
                            <wps:cNvSpPr/>
                            <wps:spPr>
                              <a:xfrm>
                                <a:off x="3120147" y="740341"/>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91019851" name="テキスト ボックス 53">
                              <a:extLst>
                                <a:ext uri="{FF2B5EF4-FFF2-40B4-BE49-F238E27FC236}">
                                  <a16:creationId xmlns:a16="http://schemas.microsoft.com/office/drawing/2014/main" id="{BD81587F-4768-6D74-3956-B4F038B87918}"/>
                                </a:ext>
                              </a:extLst>
                            </wps:cNvPr>
                            <wps:cNvSpPr txBox="1"/>
                            <wps:spPr>
                              <a:xfrm>
                                <a:off x="3120147" y="699182"/>
                                <a:ext cx="374522" cy="307705"/>
                              </a:xfrm>
                              <a:prstGeom prst="rect">
                                <a:avLst/>
                              </a:prstGeom>
                              <a:noFill/>
                              <a:ln w="6350">
                                <a:noFill/>
                              </a:ln>
                            </wps:spPr>
                            <wps:txbx>
                              <w:txbxContent>
                                <w:p w14:paraId="24767BA6" w14:textId="77777777" w:rsidR="00DC1C6B" w:rsidRDefault="00DC1C6B" w:rsidP="00DC1C6B">
                                  <w:pPr>
                                    <w:rPr>
                                      <w:rFonts w:cs="Arial"/>
                                      <w:color w:val="000000" w:themeColor="text1"/>
                                      <w:sz w:val="18"/>
                                      <w:szCs w:val="18"/>
                                    </w:rPr>
                                  </w:pPr>
                                  <w:r>
                                    <w:rPr>
                                      <w:rFonts w:cs="Arial" w:hint="eastAsia"/>
                                      <w:color w:val="000000" w:themeColor="text1"/>
                                      <w:sz w:val="18"/>
                                      <w:szCs w:val="18"/>
                                    </w:rPr>
                                    <w:t>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6935416" name="フローチャート: 組合せ 486935416">
                              <a:extLst>
                                <a:ext uri="{FF2B5EF4-FFF2-40B4-BE49-F238E27FC236}">
                                  <a16:creationId xmlns:a16="http://schemas.microsoft.com/office/drawing/2014/main" id="{A8446502-B39C-85A5-5FAA-2CA968663478}"/>
                                </a:ext>
                              </a:extLst>
                            </wps:cNvPr>
                            <wps:cNvSpPr/>
                            <wps:spPr>
                              <a:xfrm>
                                <a:off x="3373122" y="81547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623378346" name="正方形/長方形 623378346">
                            <a:extLst>
                              <a:ext uri="{FF2B5EF4-FFF2-40B4-BE49-F238E27FC236}">
                                <a16:creationId xmlns:a16="http://schemas.microsoft.com/office/drawing/2014/main" id="{EC13CB91-5107-19B3-8170-58ABFA706210}"/>
                              </a:ext>
                            </a:extLst>
                          </wps:cNvPr>
                          <wps:cNvSpPr/>
                          <wps:spPr>
                            <a:xfrm>
                              <a:off x="3341532" y="78327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867188334" name="テキスト ボックス 22">
                          <a:extLst>
                            <a:ext uri="{FF2B5EF4-FFF2-40B4-BE49-F238E27FC236}">
                              <a16:creationId xmlns:a16="http://schemas.microsoft.com/office/drawing/2014/main" id="{35389410-8E3D-CA2C-F9EA-DD3AB78F48C6}"/>
                            </a:ext>
                          </a:extLst>
                        </wps:cNvPr>
                        <wps:cNvSpPr txBox="1"/>
                        <wps:spPr>
                          <a:xfrm>
                            <a:off x="3521506" y="715679"/>
                            <a:ext cx="263287" cy="284502"/>
                          </a:xfrm>
                          <a:prstGeom prst="rect">
                            <a:avLst/>
                          </a:prstGeom>
                          <a:noFill/>
                          <a:ln w="6350">
                            <a:noFill/>
                          </a:ln>
                        </wps:spPr>
                        <wps:txbx>
                          <w:txbxContent>
                            <w:p w14:paraId="6E7AF628" w14:textId="77777777" w:rsidR="00DC1C6B" w:rsidRPr="00A65D1D" w:rsidRDefault="00DC1C6B" w:rsidP="00DC1C6B">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10EC8D" id="グループ化 89" o:spid="_x0000_s1095" style="position:absolute;left:0;text-align:left;margin-left:55.5pt;margin-top:9.4pt;width:331.45pt;height:112.55pt;z-index:-251657903;mso-width-relative:margin;mso-height-relative:margin" coordorigin="-381,-444" coordsize="42095,142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">
                <v:rect id="正方形/長方形 408237869" o:spid="_x0000_s1096" style="position:absolute;left:26;top:75;width:41447;height:137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" fillcolor="white [3212]" strokecolor="black [3213]" strokeweight="1.5pt"/>
                <v:shape id="_x0000_s1097" type="#_x0000_t202" style="position:absolute;left:38681;top:-444;width:3033;height:34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" filled="f" stroked="f" strokeweight=".5pt">
                  <v:textbox>
                    <w:txbxContent>
                      <w:p w14:paraId="6E55B894" w14:textId="77777777" w:rsidR="00DC1C6B" w:rsidRDefault="00DC1C6B" w:rsidP="00DC1C6B">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v:textbox>
                </v:shape>
                <v:shape id="_x0000_s1098" type="#_x0000_t202" style="position:absolute;left:-381;top:-277;width:6589;height:27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" filled="f" stroked="f" strokeweight=".5pt">
                  <v:textbox>
                    <w:txbxContent>
                      <w:p w14:paraId="5DADDC3A" w14:textId="77777777" w:rsidR="00DC1C6B" w:rsidRPr="009B1C3D" w:rsidRDefault="00DC1C6B" w:rsidP="00DC1C6B">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新規予約</w:t>
                        </w:r>
                      </w:p>
                    </w:txbxContent>
                  </v:textbox>
                </v:shape>
                <v:shape id="テキスト ボックス 54" o:spid="_x0000_s1099" type="#_x0000_t202" style="position:absolute;left:27925;top:1967;width:7829;height:27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" filled="f" stroked="f" strokeweight=".5pt">
                  <v:textbox>
                    <w:txbxContent>
                      <w:p w14:paraId="33CB1F08" w14:textId="77777777" w:rsidR="00DC1C6B" w:rsidRDefault="00DC1C6B" w:rsidP="00DC1C6B">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v:textbox>
                </v:shape>
                <v:shape id="フローチャート: 処理 1482203345" o:spid="_x0000_s1100" type="#_x0000_t109" style="position:absolute;left:19509;top:2508;width:4662;height:250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" fillcolor="#e7e6e6 [3214]" strokecolor="#f2f2f2 [3052]" strokeweight="1pt">
                  <v:shadow on="t" color="black" opacity="26214f" origin="-.5,-.5" offset=".24944mm,.24944mm"/>
                  <v:textbox inset="0,0,0,0">
                    <w:txbxContent>
                      <w:p w14:paraId="428790CE" w14:textId="77777777" w:rsidR="00DC1C6B" w:rsidRDefault="00DC1C6B" w:rsidP="00DC1C6B">
                        <w:pPr>
                          <w:jc w:val="center"/>
                          <w:rPr>
                            <w:rFonts w:cs="Arial"/>
                            <w:color w:val="000000"/>
                            <w:sz w:val="16"/>
                            <w:szCs w:val="16"/>
                          </w:rPr>
                        </w:pPr>
                        <w:r>
                          <w:rPr>
                            <w:rFonts w:cs="Arial" w:hint="eastAsia"/>
                            <w:color w:val="000000"/>
                            <w:sz w:val="16"/>
                            <w:szCs w:val="16"/>
                          </w:rPr>
                          <w:t xml:space="preserve">ログイン　</w:t>
                        </w:r>
                      </w:p>
                    </w:txbxContent>
                  </v:textbox>
                </v:shape>
                <v:shape id="フローチャート: 処理 1313293796" o:spid="_x0000_s1101" type="#_x0000_t109" style="position:absolute;left:221;top:2362;width:41063;height:113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" fillcolor="#f2f2f2 [3052]" stroked="f" strokeweight="1pt">
                  <v:textbox inset="0,0,0,0">
                    <w:txbxContent>
                      <w:p w14:paraId="39FE9C2D" w14:textId="77777777" w:rsidR="00DC1C6B" w:rsidRDefault="00DC1C6B" w:rsidP="00DC1C6B">
                        <w:pPr>
                          <w:ind w:firstLine="158"/>
                          <w:rPr>
                            <w:rFonts w:ascii="ＭＳ ゴシック" w:eastAsia="游明朝" w:hAnsi="ＭＳ ゴシック" w:cs="Arial"/>
                            <w:color w:val="000000"/>
                            <w:sz w:val="16"/>
                            <w:szCs w:val="16"/>
                          </w:rPr>
                        </w:pPr>
                        <w:r>
                          <w:rPr>
                            <w:rFonts w:ascii="ＭＳ ゴシック" w:eastAsia="游明朝" w:hAnsi="ＭＳ ゴシック" w:cs="Arial" w:hint="eastAsia"/>
                            <w:color w:val="000000"/>
                            <w:sz w:val="16"/>
                            <w:szCs w:val="16"/>
                          </w:rPr>
                          <w:t> </w:t>
                        </w:r>
                      </w:p>
                    </w:txbxContent>
                  </v:textbox>
                </v:shape>
                <v:group id="グループ化 2065928723" o:spid="_x0000_s1102" style="position:absolute;left:3232;top:2594;width:8715;height:3099" coordorigin="3232,2594" coordsize="8714,30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">
                  <v:shape id="_x0000_s1103" type="#_x0000_t202" style="position:absolute;left:3232;top:2594;width:5152;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" filled="f" stroked="f" strokeweight=".5pt">
                    <v:textbox>
                      <w:txbxContent>
                        <w:p w14:paraId="3C5B9F33" w14:textId="77777777" w:rsidR="00DC1C6B" w:rsidRPr="009B1C3D" w:rsidRDefault="00DC1C6B" w:rsidP="00DC1C6B">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v:textbox>
                  </v:shape>
                  <v:group id="グループ化 1560155869" o:spid="_x0000_s1104" style="position:absolute;left:6792;top:2616;width:5155;height:3077" coordorigin="6792,2616" coordsize="5154,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">
                    <v:rect id="正方形/長方形 44720243" o:spid="_x0000_s1105" style="position:absolute;left:7228;top:3029;width:471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" fillcolor="white [3212]" strokecolor="#a5a5a5 [2092]" strokeweight=".5pt"/>
                    <v:shape id="_x0000_s1106" type="#_x0000_t202" style="position:absolute;left:6792;top:2616;width:4106;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" filled="f" stroked="f" strokeweight=".5pt">
                      <v:textbox>
                        <w:txbxContent>
                          <w:p w14:paraId="273CF1AF" w14:textId="77777777" w:rsidR="00DC1C6B" w:rsidRDefault="00DC1C6B" w:rsidP="00DC1C6B">
                            <w:pPr>
                              <w:rPr>
                                <w:rFonts w:eastAsia="游明朝" w:cs="Arial"/>
                                <w:b/>
                                <w:bCs/>
                                <w:color w:val="000000"/>
                                <w:sz w:val="18"/>
                                <w:szCs w:val="18"/>
                              </w:rPr>
                            </w:pPr>
                            <w:r>
                              <w:rPr>
                                <w:rFonts w:eastAsia="游明朝" w:cs="Arial" w:hint="eastAsia"/>
                                <w:b/>
                                <w:bCs/>
                                <w:color w:val="000000"/>
                                <w:sz w:val="18"/>
                                <w:szCs w:val="18"/>
                              </w:rPr>
                              <w:t>371</w:t>
                            </w:r>
                          </w:p>
                        </w:txbxContent>
                      </v:textbox>
                    </v:shape>
                    <v:shape id="フローチャート: 組合せ 1463964925" o:spid="_x0000_s1107" type="#_x0000_t128" style="position:absolute;left:10488;top:3780;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" filled="f" strokecolor="black [3213]" strokeweight=".5pt"/>
                  </v:group>
                  <v:rect id="正方形/長方形 1604738629" o:spid="_x0000_s1108" style="position:absolute;left:10172;top:3458;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" fillcolor="white [3212]" strokecolor="white [3212]" strokeweight="1pt"/>
                </v:group>
                <v:shape id="フローチャート: 処理 2027332020" o:spid="_x0000_s1109" type="#_x0000_t109" style="position:absolute;left:23219;top:10894;width:5362;height:20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" fillcolor="#e7e6e6 [3214]" strokecolor="#f2f2f2 [3052]" strokeweight="1pt">
                  <v:shadow on="t" color="black" opacity="26214f" origin="-.5,-.5" offset=".24944mm,.24944mm"/>
                  <v:textbox inset="0,0,0,0">
                    <w:txbxContent>
                      <w:p w14:paraId="5BAB5072" w14:textId="77777777" w:rsidR="00DC1C6B" w:rsidRDefault="00DC1C6B" w:rsidP="00DC1C6B">
                        <w:pPr>
                          <w:jc w:val="center"/>
                          <w:rPr>
                            <w:rFonts w:cs="Arial"/>
                            <w:color w:val="000000"/>
                            <w:sz w:val="16"/>
                            <w:szCs w:val="16"/>
                          </w:rPr>
                        </w:pPr>
                        <w:r>
                          <w:rPr>
                            <w:rFonts w:cs="Arial" w:hint="eastAsia"/>
                            <w:color w:val="000000"/>
                            <w:sz w:val="16"/>
                            <w:szCs w:val="16"/>
                          </w:rPr>
                          <w:t xml:space="preserve">予約実行　</w:t>
                        </w:r>
                      </w:p>
                    </w:txbxContent>
                  </v:textbox>
                </v:shape>
                <v:shape id="フローチャート: 処理 506546699" o:spid="_x0000_s1110" type="#_x0000_t109" style="position:absolute;left:13256;top:10898;width:5363;height:19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" fillcolor="#e7e6e6 [3214]" strokecolor="#f2f2f2 [3052]" strokeweight="1pt">
                  <v:shadow on="t" color="black" opacity="26214f" origin="-.5,-.5" offset=".24944mm,.24944mm"/>
                  <v:textbox inset="0,0,0,0">
                    <w:txbxContent>
                      <w:p w14:paraId="0A472F2F" w14:textId="77777777" w:rsidR="00DC1C6B" w:rsidRDefault="00DC1C6B" w:rsidP="00DC1C6B">
                        <w:pPr>
                          <w:jc w:val="center"/>
                          <w:rPr>
                            <w:rFonts w:cs="Arial"/>
                            <w:color w:val="000000"/>
                            <w:sz w:val="16"/>
                            <w:szCs w:val="16"/>
                          </w:rPr>
                        </w:pPr>
                        <w:r>
                          <w:rPr>
                            <w:rFonts w:cs="Arial" w:hint="eastAsia"/>
                            <w:color w:val="000000"/>
                            <w:sz w:val="16"/>
                            <w:szCs w:val="16"/>
                          </w:rPr>
                          <w:t xml:space="preserve">キャンセル　</w:t>
                        </w:r>
                      </w:p>
                    </w:txbxContent>
                  </v:textbox>
                </v:shape>
                <v:shape id="_x0000_s1111" type="#_x0000_t202" style="position:absolute;left:12601;top:2639;width:5727;height:29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" filled="f" stroked="f" strokeweight=".5pt">
                  <v:textbox>
                    <w:txbxContent>
                      <w:p w14:paraId="127484BD" w14:textId="77777777" w:rsidR="00DC1C6B" w:rsidRPr="009B1C3D" w:rsidRDefault="00DC1C6B" w:rsidP="00DC1C6B">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v:textbox>
                </v:shape>
                <v:rect id="正方形/長方形 1278427125" o:spid="_x0000_s1112" style="position:absolute;left:18082;top:3424;width:5727;height:15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" fillcolor="white [3212]" stroked="f" strokeweight="0"/>
                <v:shape id="_x0000_s1113" type="#_x0000_t202" style="position:absolute;left:23149;top:2641;width:2633;height:29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" filled="f" stroked="f" strokeweight=".5pt">
                  <v:textbox>
                    <w:txbxContent>
                      <w:p w14:paraId="114545F0" w14:textId="77777777" w:rsidR="00DC1C6B" w:rsidRPr="009B1C3D" w:rsidRDefault="00DC1C6B" w:rsidP="00DC1C6B">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v:textbox>
                </v:shape>
                <v:rect id="正方形/長方形 1742084128" o:spid="_x0000_s1114" style="position:absolute;left:25967;top:3414;width:3109;height:17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" fillcolor="white [3212]" stroked="f" strokeweight="0"/>
                <v:shape id="_x0000_s1115" type="#_x0000_t202" style="position:absolute;left:28785;top:2816;width:2633;height:28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" filled="f" stroked="f" strokeweight=".5pt">
                  <v:textbox>
                    <w:txbxContent>
                      <w:p w14:paraId="656F62E4" w14:textId="77777777" w:rsidR="00DC1C6B" w:rsidRPr="009B1C3D" w:rsidRDefault="00DC1C6B" w:rsidP="00DC1C6B">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v:textbox>
                </v:shape>
                <v:rect id="正方形/長方形 132851761" o:spid="_x0000_s1116" style="position:absolute;left:31971;top:3465;width:3109;height:17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" fillcolor="white [3212]" stroked="f" strokeweight="0"/>
                <v:shape id="_x0000_s1117" type="#_x0000_t202" style="position:absolute;left:34421;top:2868;width:2633;height:2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" filled="f" stroked="f" strokeweight=".5pt">
                  <v:textbox>
                    <w:txbxContent>
                      <w:p w14:paraId="7624BAD2" w14:textId="77777777" w:rsidR="00DC1C6B" w:rsidRPr="009B1C3D" w:rsidRDefault="00DC1C6B" w:rsidP="00DC1C6B">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v:textbox>
                </v:shape>
                <v:group id="グループ化 141745844" o:spid="_x0000_s1118" style="position:absolute;left:2331;top:6818;width:10342;height:3100" coordorigin="2331,6818" coordsize="10341,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">
                  <v:shape id="_x0000_s1119" type="#_x0000_t202" style="position:absolute;left:2331;top:6818;width:6718;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" filled="f" stroked="f" strokeweight=".5pt">
                    <v:textbox>
                      <w:txbxContent>
                        <w:p w14:paraId="39D7DA2D" w14:textId="77777777" w:rsidR="00DC1C6B" w:rsidRPr="00A65D1D" w:rsidRDefault="00DC1C6B" w:rsidP="00DC1C6B">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予約時間</w:t>
                          </w:r>
                        </w:p>
                      </w:txbxContent>
                    </v:textbox>
                  </v:shape>
                  <v:group id="グループ化 620017091" o:spid="_x0000_s1120" style="position:absolute;left:8684;top:6841;width:3989;height:3077" coordorigin="8684,6841"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">
                    <v:rect id="正方形/長方形 1416126964" o:spid="_x0000_s1121" style="position:absolute;left:8684;top:7253;width:398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" fillcolor="white [3212]" strokecolor="#a5a5a5 [2092]" strokeweight=".5pt"/>
                    <v:shape id="_x0000_s1122" type="#_x0000_t202" style="position:absolute;left:8684;top:6841;width:3745;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" filled="f" stroked="f" strokeweight=".5pt">
                      <v:textbox>
                        <w:txbxContent>
                          <w:p w14:paraId="4667E286" w14:textId="2923006E" w:rsidR="00DC1C6B" w:rsidRDefault="00DC1C6B" w:rsidP="00DC1C6B">
                            <w:pPr>
                              <w:rPr>
                                <w:rFonts w:cs="Arial"/>
                                <w:color w:val="000000" w:themeColor="text1"/>
                                <w:sz w:val="18"/>
                                <w:szCs w:val="18"/>
                              </w:rPr>
                            </w:pPr>
                            <w:r>
                              <w:rPr>
                                <w:rFonts w:cs="Arial" w:hint="eastAsia"/>
                                <w:color w:val="000000" w:themeColor="text1"/>
                                <w:sz w:val="18"/>
                                <w:szCs w:val="18"/>
                              </w:rPr>
                              <w:t>0</w:t>
                            </w:r>
                            <w:r w:rsidR="0006489A">
                              <w:rPr>
                                <w:rFonts w:cs="Arial" w:hint="eastAsia"/>
                                <w:color w:val="000000" w:themeColor="text1"/>
                                <w:sz w:val="18"/>
                                <w:szCs w:val="18"/>
                              </w:rPr>
                              <w:t>8</w:t>
                            </w:r>
                          </w:p>
                        </w:txbxContent>
                      </v:textbox>
                    </v:shape>
                    <v:shape id="フローチャート: 組合せ 1616590334" o:spid="_x0000_s1123" type="#_x0000_t128" style="position:absolute;left:11214;top:8004;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" filled="f" strokecolor="black [3213]" strokeweight=".5pt"/>
                  </v:group>
                  <v:rect id="正方形/長方形 1555039907" o:spid="_x0000_s1124" style="position:absolute;left:10898;top:7682;width:1519;height:4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" fillcolor="white [3212]" strokecolor="white [3212]" strokeweight="1pt"/>
                </v:group>
                <v:shape id="_x0000_s1125" type="#_x0000_t202" style="position:absolute;left:12596;top:6870;width:2632;height:27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" filled="f" stroked="f" strokeweight=".5pt">
                  <v:textbox>
                    <w:txbxContent>
                      <w:p w14:paraId="6FE9F297" w14:textId="77777777" w:rsidR="00DC1C6B" w:rsidRPr="00A65D1D" w:rsidRDefault="00DC1C6B" w:rsidP="00DC1C6B">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v:textbox>
                </v:shape>
                <v:group id="グループ化 1554929918" o:spid="_x0000_s1126" style="position:absolute;left:15992;top:6879;width:3988;height:3077" coordorigin="15992,6879"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">
                  <v:group id="グループ化 1725698768" o:spid="_x0000_s1127" style="position:absolute;left:15992;top:6879;width:3988;height:3077" coordorigin="15992,6879"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">
                    <v:rect id="正方形/長方形 178088252" o:spid="_x0000_s1128" style="position:absolute;left:15992;top:7290;width:3988;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" fillcolor="white [3212]" strokecolor="#a5a5a5 [2092]" strokeweight=".5pt"/>
                    <v:shape id="_x0000_s1129" type="#_x0000_t202" style="position:absolute;left:15992;top:6879;width:3745;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" filled="f" stroked="f" strokeweight=".5pt">
                      <v:textbox>
                        <w:txbxContent>
                          <w:p w14:paraId="64149DA5" w14:textId="77777777" w:rsidR="00DC1C6B" w:rsidRDefault="00DC1C6B" w:rsidP="00DC1C6B">
                            <w:pPr>
                              <w:rPr>
                                <w:rFonts w:cs="Arial"/>
                                <w:color w:val="000000" w:themeColor="text1"/>
                                <w:sz w:val="18"/>
                                <w:szCs w:val="18"/>
                              </w:rPr>
                            </w:pPr>
                            <w:r>
                              <w:rPr>
                                <w:rFonts w:cs="Arial" w:hint="eastAsia"/>
                                <w:color w:val="000000" w:themeColor="text1"/>
                                <w:sz w:val="18"/>
                                <w:szCs w:val="18"/>
                              </w:rPr>
                              <w:t>00</w:t>
                            </w:r>
                          </w:p>
                        </w:txbxContent>
                      </v:textbox>
                    </v:shape>
                    <v:shape id="フローチャート: 組合せ 642325236" o:spid="_x0000_s1130" type="#_x0000_t128" style="position:absolute;left:18521;top:8042;width:1034;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" filled="f" strokecolor="black [3213]" strokeweight=".5pt"/>
                  </v:group>
                  <v:rect id="正方形/長方形 1984929137" o:spid="_x0000_s1131" style="position:absolute;left:18205;top:7720;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" fillcolor="white [3212]" strokecolor="white [3212]" strokeweight="1pt"/>
                </v:group>
                <v:shape id="_x0000_s1132" type="#_x0000_t202" style="position:absolute;left:20005;top:6980;width:4366;height:29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" filled="f" stroked="f" strokeweight=".5pt">
                  <v:textbox>
                    <w:txbxContent>
                      <w:p w14:paraId="7CB55F90" w14:textId="77777777" w:rsidR="00DC1C6B" w:rsidRPr="00A65D1D" w:rsidRDefault="00DC1C6B" w:rsidP="00DC1C6B">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v:textbox>
                </v:shape>
                <v:group id="グループ化 296236508" o:spid="_x0000_s1133" style="position:absolute;left:23893;top:6954;width:3989;height:3077" coordorigin="23893,6954"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">
                  <v:group id="グループ化 1734848177" o:spid="_x0000_s1134" style="position:absolute;left:23893;top:6954;width:3989;height:3077" coordorigin="23893,6954"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">
                    <v:rect id="正方形/長方形 1836990360" o:spid="_x0000_s1135" style="position:absolute;left:23893;top:7365;width:398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" fillcolor="white [3212]" strokecolor="#a5a5a5 [2092]" strokeweight=".5pt"/>
                    <v:shape id="_x0000_s1136" type="#_x0000_t202" style="position:absolute;left:23893;top:6954;width:3746;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" filled="f" stroked="f" strokeweight=".5pt">
                      <v:textbox>
                        <w:txbxContent>
                          <w:p w14:paraId="4BABAF45" w14:textId="5A032B69" w:rsidR="00DC1C6B" w:rsidRDefault="00DC1C6B" w:rsidP="00DC1C6B">
                            <w:pPr>
                              <w:rPr>
                                <w:rFonts w:cs="Arial"/>
                                <w:color w:val="000000" w:themeColor="text1"/>
                                <w:sz w:val="18"/>
                                <w:szCs w:val="18"/>
                              </w:rPr>
                            </w:pPr>
                            <w:r>
                              <w:rPr>
                                <w:rFonts w:cs="Arial" w:hint="eastAsia"/>
                                <w:color w:val="000000" w:themeColor="text1"/>
                                <w:sz w:val="18"/>
                                <w:szCs w:val="18"/>
                              </w:rPr>
                              <w:t>0</w:t>
                            </w:r>
                            <w:r w:rsidR="0006489A">
                              <w:rPr>
                                <w:rFonts w:cs="Arial" w:hint="eastAsia"/>
                                <w:color w:val="000000" w:themeColor="text1"/>
                                <w:sz w:val="18"/>
                                <w:szCs w:val="18"/>
                              </w:rPr>
                              <w:t>8</w:t>
                            </w:r>
                          </w:p>
                        </w:txbxContent>
                      </v:textbox>
                    </v:shape>
                    <v:shape id="フローチャート: 組合せ 1246699871" o:spid="_x0000_s1137" type="#_x0000_t128" style="position:absolute;left:26423;top:8117;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" filled="f" strokecolor="black [3213]" strokeweight=".5pt"/>
                  </v:group>
                  <v:rect id="正方形/長方形 1958562592" o:spid="_x0000_s1138" style="position:absolute;left:26107;top:7795;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" fillcolor="white [3212]" strokecolor="white [3212]" strokeweight="1pt"/>
                </v:group>
                <v:shape id="_x0000_s1139" type="#_x0000_t202" style="position:absolute;left:27805;top:6983;width:2633;height:30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" filled="f" stroked="f" strokeweight=".5pt">
                  <v:textbox>
                    <w:txbxContent>
                      <w:p w14:paraId="1CC46396" w14:textId="77777777" w:rsidR="00DC1C6B" w:rsidRPr="00A65D1D" w:rsidRDefault="00DC1C6B" w:rsidP="00DC1C6B">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v:textbox>
                </v:shape>
                <v:group id="グループ化 774078049" o:spid="_x0000_s1140" style="position:absolute;left:31201;top:6991;width:3989;height:3077" coordorigin="31201,6991"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">
                  <v:group id="グループ化 1017495469" o:spid="_x0000_s1141" style="position:absolute;left:31201;top:6991;width:3989;height:3077" coordorigin="31201,6991"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">
                    <v:rect id="正方形/長方形 1296223670" o:spid="_x0000_s1142" style="position:absolute;left:31201;top:7403;width:398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" fillcolor="white [3212]" strokecolor="#a5a5a5 [2092]" strokeweight=".5pt"/>
                    <v:shape id="_x0000_s1143" type="#_x0000_t202" style="position:absolute;left:31201;top:6991;width:3745;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" filled="f" stroked="f" strokeweight=".5pt">
                      <v:textbox>
                        <w:txbxContent>
                          <w:p w14:paraId="24767BA6" w14:textId="77777777" w:rsidR="00DC1C6B" w:rsidRDefault="00DC1C6B" w:rsidP="00DC1C6B">
                            <w:pPr>
                              <w:rPr>
                                <w:rFonts w:cs="Arial"/>
                                <w:color w:val="000000" w:themeColor="text1"/>
                                <w:sz w:val="18"/>
                                <w:szCs w:val="18"/>
                              </w:rPr>
                            </w:pPr>
                            <w:r>
                              <w:rPr>
                                <w:rFonts w:cs="Arial" w:hint="eastAsia"/>
                                <w:color w:val="000000" w:themeColor="text1"/>
                                <w:sz w:val="18"/>
                                <w:szCs w:val="18"/>
                              </w:rPr>
                              <w:t>00</w:t>
                            </w:r>
                          </w:p>
                        </w:txbxContent>
                      </v:textbox>
                    </v:shape>
                    <v:shape id="フローチャート: 組合せ 486935416" o:spid="_x0000_s1144" type="#_x0000_t128" style="position:absolute;left:33731;top:8154;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" filled="f" strokecolor="black [3213]" strokeweight=".5pt"/>
                  </v:group>
                  <v:rect id="正方形/長方形 623378346" o:spid="_x0000_s1145" style="position:absolute;left:33415;top:7832;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" fillcolor="white [3212]" strokecolor="white [3212]" strokeweight="1pt"/>
                </v:group>
                <v:shape id="_x0000_s1146" type="#_x0000_t202" style="position:absolute;left:35215;top:7156;width:2632;height:28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" filled="f" stroked="f" strokeweight=".5pt">
                  <v:textbox>
                    <w:txbxContent>
                      <w:p w14:paraId="6E7AF628" w14:textId="77777777" w:rsidR="00DC1C6B" w:rsidRPr="00A65D1D" w:rsidRDefault="00DC1C6B" w:rsidP="00DC1C6B">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v:textbox>
                </v:shape>
              </v:group>
            </w:pict>
          </mc:Fallback>
        </mc:AlternateContent>
      </w:r>
    </w:p>
    <w:p w14:paraId="7F56967E" w14:textId="13DC40CE" w:rsidR="00CE1D18" w:rsidRDefault="00D30438" w:rsidP="000E475D">
      <w:pPr>
        <w:widowControl/>
        <w:ind w:leftChars="500" w:left="1050"/>
        <w:jc w:val="left"/>
      </w:pPr>
      <w:r>
        <w:rPr>
          <w:noProof/>
        </w:rPr>
        <mc:AlternateContent>
          <mc:Choice Requires="wps">
            <w:drawing>
              <wp:anchor distT="0" distB="0" distL="114300" distR="114300" simplePos="0" relativeHeight="251658356" behindDoc="0" locked="0" layoutInCell="1" allowOverlap="1" wp14:anchorId="1F4E9D5C" wp14:editId="406BF0F7">
                <wp:simplePos x="0" y="0"/>
                <wp:positionH relativeFrom="column">
                  <wp:posOffset>938530</wp:posOffset>
                </wp:positionH>
                <wp:positionV relativeFrom="paragraph">
                  <wp:posOffset>225425</wp:posOffset>
                </wp:positionV>
                <wp:extent cx="3771900" cy="289560"/>
                <wp:effectExtent l="0" t="0" r="19050" b="15240"/>
                <wp:wrapNone/>
                <wp:docPr id="1218448334" name="正方形/長方形 1218448334"/>
                <wp:cNvGraphicFramePr/>
                <a:graphic xmlns:a="http://schemas.openxmlformats.org/drawingml/2006/main">
                  <a:graphicData uri="http://schemas.microsoft.com/office/word/2010/wordprocessingShape">
                    <wps:wsp>
                      <wps:cNvSpPr/>
                      <wps:spPr>
                        <a:xfrm>
                          <a:off x="0" y="0"/>
                          <a:ext cx="3771900" cy="289560"/>
                        </a:xfrm>
                        <a:prstGeom prst="rect">
                          <a:avLst/>
                        </a:prstGeom>
                        <a:noFill/>
                        <a:ln w="19050">
                          <a:solidFill>
                            <a:srgbClr val="00B0F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5BA632" id="正方形/長方形 1218448334" o:spid="_x0000_s1026" style="position:absolute;margin-left:73.9pt;margin-top:17.75pt;width:297pt;height:22.8pt;z-index:2516583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" filled="f" strokecolor="#00b0f0" strokeweight="1.5pt"/>
            </w:pict>
          </mc:Fallback>
        </mc:AlternateContent>
      </w:r>
      <w:r w:rsidR="001A78FA">
        <w:rPr>
          <w:noProof/>
        </w:rPr>
        <mc:AlternateContent>
          <mc:Choice Requires="wps">
            <w:drawing>
              <wp:anchor distT="0" distB="0" distL="114300" distR="114300" simplePos="0" relativeHeight="251658362" behindDoc="0" locked="0" layoutInCell="1" allowOverlap="1" wp14:anchorId="120EC013" wp14:editId="2C8D5AEF">
                <wp:simplePos x="0" y="0"/>
                <wp:positionH relativeFrom="column">
                  <wp:posOffset>5175250</wp:posOffset>
                </wp:positionH>
                <wp:positionV relativeFrom="paragraph">
                  <wp:posOffset>120721</wp:posOffset>
                </wp:positionV>
                <wp:extent cx="1428750" cy="383394"/>
                <wp:effectExtent l="0" t="0" r="0" b="0"/>
                <wp:wrapNone/>
                <wp:docPr id="270520668" name="テキスト ボックス 270520668"/>
                <wp:cNvGraphicFramePr/>
                <a:graphic xmlns:a="http://schemas.openxmlformats.org/drawingml/2006/main">
                  <a:graphicData uri="http://schemas.microsoft.com/office/word/2010/wordprocessingShape">
                    <wps:wsp>
                      <wps:cNvSpPr txBox="1"/>
                      <wps:spPr>
                        <a:xfrm>
                          <a:off x="0" y="0"/>
                          <a:ext cx="1428750" cy="383394"/>
                        </a:xfrm>
                        <a:prstGeom prst="rect">
                          <a:avLst/>
                        </a:prstGeom>
                        <a:noFill/>
                        <a:ln w="6350">
                          <a:noFill/>
                        </a:ln>
                      </wps:spPr>
                      <wps:txbx>
                        <w:txbxContent>
                          <w:p w14:paraId="13A76F42" w14:textId="3B28A29F" w:rsidR="00EA49A4" w:rsidRPr="001A78FA" w:rsidRDefault="001A78FA" w:rsidP="00EA49A4">
                            <w:pPr>
                              <w:rPr>
                                <w:sz w:val="28"/>
                                <w:szCs w:val="32"/>
                              </w:rPr>
                            </w:pPr>
                            <w:proofErr w:type="spellStart"/>
                            <w:r w:rsidRPr="001A78FA">
                              <w:rPr>
                                <w:rFonts w:hint="eastAsia"/>
                                <w:sz w:val="28"/>
                                <w:szCs w:val="32"/>
                              </w:rPr>
                              <w:t>panelNorth</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EC013" id="テキスト ボックス 270520668" o:spid="_x0000_s1147" type="#_x0000_t202" style="position:absolute;left:0;text-align:left;margin-left:407.5pt;margin-top:9.5pt;width:112.5pt;height:30.2pt;z-index:251658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" filled="f" stroked="f" strokeweight=".5pt">
                <v:textbox inset="0,0,0,0">
                  <w:txbxContent>
                    <w:p w14:paraId="13A76F42" w14:textId="3B28A29F" w:rsidR="00EA49A4" w:rsidRPr="001A78FA" w:rsidRDefault="001A78FA" w:rsidP="00EA49A4">
                      <w:pPr>
                        <w:rPr>
                          <w:sz w:val="28"/>
                          <w:szCs w:val="32"/>
                        </w:rPr>
                      </w:pPr>
                      <w:proofErr w:type="spellStart"/>
                      <w:r w:rsidRPr="001A78FA">
                        <w:rPr>
                          <w:rFonts w:hint="eastAsia"/>
                          <w:sz w:val="28"/>
                          <w:szCs w:val="32"/>
                        </w:rPr>
                        <w:t>panelNorth</w:t>
                      </w:r>
                      <w:proofErr w:type="spellEnd"/>
                    </w:p>
                  </w:txbxContent>
                </v:textbox>
              </v:shape>
            </w:pict>
          </mc:Fallback>
        </mc:AlternateContent>
      </w:r>
    </w:p>
    <w:p w14:paraId="020C5566" w14:textId="034E89D5" w:rsidR="00CE1D18" w:rsidRDefault="00EA49A4" w:rsidP="000E475D">
      <w:pPr>
        <w:widowControl/>
        <w:ind w:leftChars="500" w:left="1050"/>
        <w:jc w:val="left"/>
      </w:pPr>
      <w:r>
        <w:rPr>
          <w:noProof/>
        </w:rPr>
        <mc:AlternateContent>
          <mc:Choice Requires="wps">
            <w:drawing>
              <wp:anchor distT="0" distB="0" distL="114300" distR="114300" simplePos="0" relativeHeight="251658359" behindDoc="0" locked="0" layoutInCell="1" allowOverlap="1" wp14:anchorId="49D5CAE3" wp14:editId="263CEE48">
                <wp:simplePos x="0" y="0"/>
                <wp:positionH relativeFrom="column">
                  <wp:posOffset>4692650</wp:posOffset>
                </wp:positionH>
                <wp:positionV relativeFrom="paragraph">
                  <wp:posOffset>150345</wp:posOffset>
                </wp:positionV>
                <wp:extent cx="432435" cy="0"/>
                <wp:effectExtent l="38100" t="76200" r="0" b="95250"/>
                <wp:wrapNone/>
                <wp:docPr id="821918559" name="直線矢印コネクタ 1"/>
                <wp:cNvGraphicFramePr/>
                <a:graphic xmlns:a="http://schemas.openxmlformats.org/drawingml/2006/main">
                  <a:graphicData uri="http://schemas.microsoft.com/office/word/2010/wordprocessingShape">
                    <wps:wsp>
                      <wps:cNvCnPr/>
                      <wps:spPr>
                        <a:xfrm flipH="1">
                          <a:off x="0" y="0"/>
                          <a:ext cx="432435" cy="0"/>
                        </a:xfrm>
                        <a:prstGeom prst="straightConnector1">
                          <a:avLst/>
                        </a:prstGeom>
                        <a:ln w="15875">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18F803" id="直線矢印コネクタ 1" o:spid="_x0000_s1026" type="#_x0000_t32" style="position:absolute;margin-left:369.5pt;margin-top:11.85pt;width:34.05pt;height:0;flip:x;z-index:2516583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" strokecolor="#00b0f0" strokeweight="1.25pt">
                <v:stroke endarrow="block" joinstyle="miter"/>
              </v:shape>
            </w:pict>
          </mc:Fallback>
        </mc:AlternateContent>
      </w:r>
      <w:r w:rsidR="00F30B9C">
        <w:rPr>
          <w:noProof/>
        </w:rPr>
        <mc:AlternateContent>
          <mc:Choice Requires="wps">
            <w:drawing>
              <wp:anchor distT="0" distB="0" distL="114300" distR="114300" simplePos="0" relativeHeight="251658337" behindDoc="0" locked="0" layoutInCell="1" allowOverlap="1" wp14:anchorId="53613B2D" wp14:editId="53C63328">
                <wp:simplePos x="0" y="0"/>
                <wp:positionH relativeFrom="column">
                  <wp:posOffset>4324350</wp:posOffset>
                </wp:positionH>
                <wp:positionV relativeFrom="paragraph">
                  <wp:posOffset>488950</wp:posOffset>
                </wp:positionV>
                <wp:extent cx="188595" cy="177165"/>
                <wp:effectExtent l="0" t="0" r="20955" b="13335"/>
                <wp:wrapNone/>
                <wp:docPr id="637680940" name="正方形/長方形 637680940"/>
                <wp:cNvGraphicFramePr/>
                <a:graphic xmlns:a="http://schemas.openxmlformats.org/drawingml/2006/main">
                  <a:graphicData uri="http://schemas.microsoft.com/office/word/2010/wordprocessingShape">
                    <wps:wsp>
                      <wps:cNvSpPr/>
                      <wps:spPr>
                        <a:xfrm>
                          <a:off x="0" y="0"/>
                          <a:ext cx="188595" cy="177165"/>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657EB2" id="正方形/長方形 637680940" o:spid="_x0000_s1026" style="position:absolute;margin-left:340.5pt;margin-top:38.5pt;width:14.85pt;height:13.95pt;z-index:251658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" filled="f" strokecolor="red" strokeweight="1.5pt">
                <v:stroke dashstyle="dash"/>
              </v:rect>
            </w:pict>
          </mc:Fallback>
        </mc:AlternateContent>
      </w:r>
      <w:r w:rsidR="00F30B9C">
        <w:rPr>
          <w:noProof/>
        </w:rPr>
        <mc:AlternateContent>
          <mc:Choice Requires="wps">
            <w:drawing>
              <wp:anchor distT="0" distB="0" distL="114300" distR="114300" simplePos="0" relativeHeight="251658332" behindDoc="0" locked="0" layoutInCell="1" allowOverlap="1" wp14:anchorId="6462C0CE" wp14:editId="062E098D">
                <wp:simplePos x="0" y="0"/>
                <wp:positionH relativeFrom="column">
                  <wp:posOffset>4246880</wp:posOffset>
                </wp:positionH>
                <wp:positionV relativeFrom="paragraph">
                  <wp:posOffset>63500</wp:posOffset>
                </wp:positionV>
                <wp:extent cx="188595" cy="177165"/>
                <wp:effectExtent l="0" t="0" r="20955" b="13335"/>
                <wp:wrapNone/>
                <wp:docPr id="1964898349" name="正方形/長方形 1964898349"/>
                <wp:cNvGraphicFramePr/>
                <a:graphic xmlns:a="http://schemas.openxmlformats.org/drawingml/2006/main">
                  <a:graphicData uri="http://schemas.microsoft.com/office/word/2010/wordprocessingShape">
                    <wps:wsp>
                      <wps:cNvSpPr/>
                      <wps:spPr>
                        <a:xfrm>
                          <a:off x="0" y="0"/>
                          <a:ext cx="188595" cy="177165"/>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298B2A" id="正方形/長方形 1964898349" o:spid="_x0000_s1026" style="position:absolute;margin-left:334.4pt;margin-top:5pt;width:14.85pt;height:13.95pt;z-index:251658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" filled="f" strokecolor="red" strokeweight="1.5pt">
                <v:stroke dashstyle="dash"/>
              </v:rect>
            </w:pict>
          </mc:Fallback>
        </mc:AlternateContent>
      </w:r>
      <w:r w:rsidR="00F30B9C">
        <w:rPr>
          <w:noProof/>
        </w:rPr>
        <mc:AlternateContent>
          <mc:Choice Requires="wps">
            <w:drawing>
              <wp:anchor distT="0" distB="0" distL="114300" distR="114300" simplePos="0" relativeHeight="251658333" behindDoc="0" locked="0" layoutInCell="1" allowOverlap="1" wp14:anchorId="1D3E6DD5" wp14:editId="2F312863">
                <wp:simplePos x="0" y="0"/>
                <wp:positionH relativeFrom="column">
                  <wp:posOffset>1066165</wp:posOffset>
                </wp:positionH>
                <wp:positionV relativeFrom="paragraph">
                  <wp:posOffset>463550</wp:posOffset>
                </wp:positionV>
                <wp:extent cx="488950" cy="184150"/>
                <wp:effectExtent l="0" t="0" r="25400" b="25400"/>
                <wp:wrapNone/>
                <wp:docPr id="412838040" name="正方形/長方形 412838040"/>
                <wp:cNvGraphicFramePr/>
                <a:graphic xmlns:a="http://schemas.openxmlformats.org/drawingml/2006/main">
                  <a:graphicData uri="http://schemas.microsoft.com/office/word/2010/wordprocessingShape">
                    <wps:wsp>
                      <wps:cNvSpPr/>
                      <wps:spPr>
                        <a:xfrm>
                          <a:off x="0" y="0"/>
                          <a:ext cx="488950" cy="184150"/>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C19E5D" id="正方形/長方形 412838040" o:spid="_x0000_s1026" style="position:absolute;margin-left:83.95pt;margin-top:36.5pt;width:38.5pt;height:14.5pt;z-index:2516583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" filled="f" strokecolor="red" strokeweight="1.5pt">
                <v:stroke dashstyle="dash"/>
              </v:rect>
            </w:pict>
          </mc:Fallback>
        </mc:AlternateContent>
      </w:r>
      <w:r w:rsidR="00F30B9C">
        <w:rPr>
          <w:noProof/>
        </w:rPr>
        <mc:AlternateContent>
          <mc:Choice Requires="wps">
            <w:drawing>
              <wp:anchor distT="0" distB="0" distL="114300" distR="114300" simplePos="0" relativeHeight="251658334" behindDoc="0" locked="0" layoutInCell="1" allowOverlap="1" wp14:anchorId="4A7D8762" wp14:editId="0BE7205B">
                <wp:simplePos x="0" y="0"/>
                <wp:positionH relativeFrom="column">
                  <wp:posOffset>2051050</wp:posOffset>
                </wp:positionH>
                <wp:positionV relativeFrom="paragraph">
                  <wp:posOffset>470535</wp:posOffset>
                </wp:positionV>
                <wp:extent cx="188595" cy="177165"/>
                <wp:effectExtent l="0" t="0" r="20955" b="13335"/>
                <wp:wrapNone/>
                <wp:docPr id="2001901570" name="正方形/長方形 2001901570"/>
                <wp:cNvGraphicFramePr/>
                <a:graphic xmlns:a="http://schemas.openxmlformats.org/drawingml/2006/main">
                  <a:graphicData uri="http://schemas.microsoft.com/office/word/2010/wordprocessingShape">
                    <wps:wsp>
                      <wps:cNvSpPr/>
                      <wps:spPr>
                        <a:xfrm>
                          <a:off x="0" y="0"/>
                          <a:ext cx="188595" cy="177165"/>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5DD4D" id="正方形/長方形 2001901570" o:spid="_x0000_s1026" style="position:absolute;margin-left:161.5pt;margin-top:37.05pt;width:14.85pt;height:13.95pt;z-index:2516583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" filled="f" strokecolor="red" strokeweight="1.5pt">
                <v:stroke dashstyle="dash"/>
              </v:rect>
            </w:pict>
          </mc:Fallback>
        </mc:AlternateContent>
      </w:r>
      <w:r w:rsidR="00F30B9C">
        <w:rPr>
          <w:noProof/>
        </w:rPr>
        <mc:AlternateContent>
          <mc:Choice Requires="wps">
            <w:drawing>
              <wp:anchor distT="0" distB="0" distL="114300" distR="114300" simplePos="0" relativeHeight="251658335" behindDoc="0" locked="0" layoutInCell="1" allowOverlap="1" wp14:anchorId="1DC745C4" wp14:editId="3CD0F3FD">
                <wp:simplePos x="0" y="0"/>
                <wp:positionH relativeFrom="column">
                  <wp:posOffset>2793365</wp:posOffset>
                </wp:positionH>
                <wp:positionV relativeFrom="paragraph">
                  <wp:posOffset>482600</wp:posOffset>
                </wp:positionV>
                <wp:extent cx="311150" cy="170815"/>
                <wp:effectExtent l="0" t="0" r="12700" b="19685"/>
                <wp:wrapNone/>
                <wp:docPr id="416267377" name="正方形/長方形 416267377"/>
                <wp:cNvGraphicFramePr/>
                <a:graphic xmlns:a="http://schemas.openxmlformats.org/drawingml/2006/main">
                  <a:graphicData uri="http://schemas.microsoft.com/office/word/2010/wordprocessingShape">
                    <wps:wsp>
                      <wps:cNvSpPr/>
                      <wps:spPr>
                        <a:xfrm>
                          <a:off x="0" y="0"/>
                          <a:ext cx="311150" cy="170815"/>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39802" id="正方形/長方形 416267377" o:spid="_x0000_s1026" style="position:absolute;margin-left:219.95pt;margin-top:38pt;width:24.5pt;height:13.45pt;z-index:251658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" filled="f" strokecolor="red" strokeweight="1.5pt">
                <v:stroke dashstyle="dash"/>
              </v:rect>
            </w:pict>
          </mc:Fallback>
        </mc:AlternateContent>
      </w:r>
      <w:r w:rsidR="00F30B9C">
        <w:rPr>
          <w:noProof/>
        </w:rPr>
        <mc:AlternateContent>
          <mc:Choice Requires="wps">
            <w:drawing>
              <wp:anchor distT="0" distB="0" distL="114300" distR="114300" simplePos="0" relativeHeight="251658336" behindDoc="0" locked="0" layoutInCell="1" allowOverlap="1" wp14:anchorId="4918D6FC" wp14:editId="372CFBD7">
                <wp:simplePos x="0" y="0"/>
                <wp:positionH relativeFrom="column">
                  <wp:posOffset>3578860</wp:posOffset>
                </wp:positionH>
                <wp:positionV relativeFrom="paragraph">
                  <wp:posOffset>476250</wp:posOffset>
                </wp:positionV>
                <wp:extent cx="188595" cy="177165"/>
                <wp:effectExtent l="0" t="0" r="20955" b="13335"/>
                <wp:wrapNone/>
                <wp:docPr id="1857817593" name="正方形/長方形 1857817593"/>
                <wp:cNvGraphicFramePr/>
                <a:graphic xmlns:a="http://schemas.openxmlformats.org/drawingml/2006/main">
                  <a:graphicData uri="http://schemas.microsoft.com/office/word/2010/wordprocessingShape">
                    <wps:wsp>
                      <wps:cNvSpPr/>
                      <wps:spPr>
                        <a:xfrm>
                          <a:off x="0" y="0"/>
                          <a:ext cx="188595" cy="177165"/>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341A75" id="正方形/長方形 1857817593" o:spid="_x0000_s1026" style="position:absolute;margin-left:281.8pt;margin-top:37.5pt;width:14.85pt;height:13.95pt;z-index:25165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" filled="f" strokecolor="red" strokeweight="1.5pt">
                <v:stroke dashstyle="dash"/>
              </v:rect>
            </w:pict>
          </mc:Fallback>
        </mc:AlternateContent>
      </w:r>
      <w:r w:rsidR="00F30B9C">
        <w:rPr>
          <w:noProof/>
        </w:rPr>
        <mc:AlternateContent>
          <mc:Choice Requires="wps">
            <w:drawing>
              <wp:anchor distT="0" distB="0" distL="114300" distR="114300" simplePos="0" relativeHeight="251658329" behindDoc="0" locked="0" layoutInCell="1" allowOverlap="1" wp14:anchorId="0029BF82" wp14:editId="35F58664">
                <wp:simplePos x="0" y="0"/>
                <wp:positionH relativeFrom="column">
                  <wp:posOffset>2051050</wp:posOffset>
                </wp:positionH>
                <wp:positionV relativeFrom="paragraph">
                  <wp:posOffset>50800</wp:posOffset>
                </wp:positionV>
                <wp:extent cx="419100" cy="179070"/>
                <wp:effectExtent l="0" t="0" r="19050" b="11430"/>
                <wp:wrapNone/>
                <wp:docPr id="835086322" name="正方形/長方形 835086322"/>
                <wp:cNvGraphicFramePr/>
                <a:graphic xmlns:a="http://schemas.openxmlformats.org/drawingml/2006/main">
                  <a:graphicData uri="http://schemas.microsoft.com/office/word/2010/wordprocessingShape">
                    <wps:wsp>
                      <wps:cNvSpPr/>
                      <wps:spPr>
                        <a:xfrm>
                          <a:off x="0" y="0"/>
                          <a:ext cx="419100" cy="179070"/>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E92445" id="正方形/長方形 835086322" o:spid="_x0000_s1026" style="position:absolute;margin-left:161.5pt;margin-top:4pt;width:33pt;height:14.1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" filled="f" strokecolor="red" strokeweight="1.5pt">
                <v:stroke dashstyle="dash"/>
              </v:rect>
            </w:pict>
          </mc:Fallback>
        </mc:AlternateContent>
      </w:r>
      <w:r w:rsidR="00F30B9C">
        <w:rPr>
          <w:noProof/>
        </w:rPr>
        <mc:AlternateContent>
          <mc:Choice Requires="wps">
            <w:drawing>
              <wp:anchor distT="0" distB="0" distL="114300" distR="114300" simplePos="0" relativeHeight="251658331" behindDoc="0" locked="0" layoutInCell="1" allowOverlap="1" wp14:anchorId="39C22018" wp14:editId="2EFEF5F2">
                <wp:simplePos x="0" y="0"/>
                <wp:positionH relativeFrom="column">
                  <wp:posOffset>3674110</wp:posOffset>
                </wp:positionH>
                <wp:positionV relativeFrom="paragraph">
                  <wp:posOffset>62865</wp:posOffset>
                </wp:positionV>
                <wp:extent cx="188595" cy="177165"/>
                <wp:effectExtent l="0" t="0" r="20955" b="13335"/>
                <wp:wrapNone/>
                <wp:docPr id="103719415" name="正方形/長方形 103719415"/>
                <wp:cNvGraphicFramePr/>
                <a:graphic xmlns:a="http://schemas.openxmlformats.org/drawingml/2006/main">
                  <a:graphicData uri="http://schemas.microsoft.com/office/word/2010/wordprocessingShape">
                    <wps:wsp>
                      <wps:cNvSpPr/>
                      <wps:spPr>
                        <a:xfrm>
                          <a:off x="0" y="0"/>
                          <a:ext cx="188595" cy="177165"/>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4946B" id="正方形/長方形 103719415" o:spid="_x0000_s1026" style="position:absolute;margin-left:289.3pt;margin-top:4.95pt;width:14.85pt;height:13.95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" filled="f" strokecolor="red" strokeweight="1.5pt">
                <v:stroke dashstyle="dash"/>
              </v:rect>
            </w:pict>
          </mc:Fallback>
        </mc:AlternateContent>
      </w:r>
      <w:r w:rsidR="00F30B9C">
        <w:rPr>
          <w:noProof/>
        </w:rPr>
        <mc:AlternateContent>
          <mc:Choice Requires="wps">
            <w:drawing>
              <wp:anchor distT="0" distB="0" distL="114300" distR="114300" simplePos="0" relativeHeight="251658327" behindDoc="0" locked="0" layoutInCell="1" allowOverlap="1" wp14:anchorId="2AF05AF5" wp14:editId="79204F84">
                <wp:simplePos x="0" y="0"/>
                <wp:positionH relativeFrom="column">
                  <wp:posOffset>1111250</wp:posOffset>
                </wp:positionH>
                <wp:positionV relativeFrom="paragraph">
                  <wp:posOffset>38100</wp:posOffset>
                </wp:positionV>
                <wp:extent cx="311150" cy="170815"/>
                <wp:effectExtent l="0" t="0" r="12700" b="19685"/>
                <wp:wrapNone/>
                <wp:docPr id="52155599" name="正方形/長方形 52155599"/>
                <wp:cNvGraphicFramePr/>
                <a:graphic xmlns:a="http://schemas.openxmlformats.org/drawingml/2006/main">
                  <a:graphicData uri="http://schemas.microsoft.com/office/word/2010/wordprocessingShape">
                    <wps:wsp>
                      <wps:cNvSpPr/>
                      <wps:spPr>
                        <a:xfrm>
                          <a:off x="0" y="0"/>
                          <a:ext cx="311150" cy="170815"/>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5D712D" id="正方形/長方形 52155599" o:spid="_x0000_s1026" style="position:absolute;margin-left:87.5pt;margin-top:3pt;width:24.5pt;height:13.45pt;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" filled="f" strokecolor="red" strokeweight="1.5pt">
                <v:stroke dashstyle="dash"/>
              </v:rect>
            </w:pict>
          </mc:Fallback>
        </mc:AlternateContent>
      </w:r>
      <w:r w:rsidR="00F30B9C">
        <w:rPr>
          <w:noProof/>
        </w:rPr>
        <mc:AlternateContent>
          <mc:Choice Requires="wps">
            <w:drawing>
              <wp:anchor distT="0" distB="0" distL="114300" distR="114300" simplePos="0" relativeHeight="251658330" behindDoc="0" locked="0" layoutInCell="1" allowOverlap="1" wp14:anchorId="255BF7D1" wp14:editId="27317269">
                <wp:simplePos x="0" y="0"/>
                <wp:positionH relativeFrom="column">
                  <wp:posOffset>3131820</wp:posOffset>
                </wp:positionH>
                <wp:positionV relativeFrom="paragraph">
                  <wp:posOffset>44450</wp:posOffset>
                </wp:positionV>
                <wp:extent cx="188595" cy="177165"/>
                <wp:effectExtent l="0" t="0" r="20955" b="13335"/>
                <wp:wrapNone/>
                <wp:docPr id="1209513945" name="正方形/長方形 1209513945"/>
                <wp:cNvGraphicFramePr/>
                <a:graphic xmlns:a="http://schemas.openxmlformats.org/drawingml/2006/main">
                  <a:graphicData uri="http://schemas.microsoft.com/office/word/2010/wordprocessingShape">
                    <wps:wsp>
                      <wps:cNvSpPr/>
                      <wps:spPr>
                        <a:xfrm>
                          <a:off x="0" y="0"/>
                          <a:ext cx="188595" cy="177165"/>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4C3AF6" id="正方形/長方形 1209513945" o:spid="_x0000_s1026" style="position:absolute;margin-left:246.6pt;margin-top:3.5pt;width:14.85pt;height:13.95pt;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" filled="f" strokecolor="red" strokeweight="1.5pt">
                <v:stroke dashstyle="dash"/>
              </v:rect>
            </w:pict>
          </mc:Fallback>
        </mc:AlternateContent>
      </w:r>
    </w:p>
    <w:p w14:paraId="3F0F05F7" w14:textId="04956EB6" w:rsidR="00CE1D18" w:rsidRDefault="001A78FA" w:rsidP="000E475D">
      <w:pPr>
        <w:widowControl/>
        <w:ind w:leftChars="500" w:left="1050"/>
        <w:jc w:val="left"/>
      </w:pPr>
      <w:r>
        <w:rPr>
          <w:noProof/>
        </w:rPr>
        <mc:AlternateContent>
          <mc:Choice Requires="wps">
            <w:drawing>
              <wp:anchor distT="0" distB="0" distL="114300" distR="114300" simplePos="0" relativeHeight="251658363" behindDoc="0" locked="0" layoutInCell="1" allowOverlap="1" wp14:anchorId="000E9C32" wp14:editId="45E65445">
                <wp:simplePos x="0" y="0"/>
                <wp:positionH relativeFrom="column">
                  <wp:posOffset>5175250</wp:posOffset>
                </wp:positionH>
                <wp:positionV relativeFrom="paragraph">
                  <wp:posOffset>88908</wp:posOffset>
                </wp:positionV>
                <wp:extent cx="1428750" cy="383394"/>
                <wp:effectExtent l="0" t="0" r="0" b="0"/>
                <wp:wrapNone/>
                <wp:docPr id="1821509778" name="テキスト ボックス 1821509778"/>
                <wp:cNvGraphicFramePr/>
                <a:graphic xmlns:a="http://schemas.openxmlformats.org/drawingml/2006/main">
                  <a:graphicData uri="http://schemas.microsoft.com/office/word/2010/wordprocessingShape">
                    <wps:wsp>
                      <wps:cNvSpPr txBox="1"/>
                      <wps:spPr>
                        <a:xfrm>
                          <a:off x="0" y="0"/>
                          <a:ext cx="1428750" cy="383394"/>
                        </a:xfrm>
                        <a:prstGeom prst="rect">
                          <a:avLst/>
                        </a:prstGeom>
                        <a:noFill/>
                        <a:ln w="6350">
                          <a:noFill/>
                        </a:ln>
                      </wps:spPr>
                      <wps:txbx>
                        <w:txbxContent>
                          <w:p w14:paraId="4B005EA5" w14:textId="1B11678C" w:rsidR="001A78FA" w:rsidRPr="001A78FA" w:rsidRDefault="001A78FA" w:rsidP="001A78FA">
                            <w:pPr>
                              <w:rPr>
                                <w:sz w:val="28"/>
                                <w:szCs w:val="32"/>
                              </w:rPr>
                            </w:pPr>
                            <w:proofErr w:type="spellStart"/>
                            <w:r w:rsidRPr="001A78FA">
                              <w:rPr>
                                <w:rFonts w:hint="eastAsia"/>
                                <w:sz w:val="28"/>
                                <w:szCs w:val="32"/>
                              </w:rPr>
                              <w:t>panel</w:t>
                            </w:r>
                            <w:r>
                              <w:rPr>
                                <w:rFonts w:hint="eastAsia"/>
                                <w:sz w:val="28"/>
                                <w:szCs w:val="32"/>
                              </w:rPr>
                              <w:t>Center</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0E9C32" id="テキスト ボックス 1821509778" o:spid="_x0000_s1148" type="#_x0000_t202" style="position:absolute;left:0;text-align:left;margin-left:407.5pt;margin-top:7pt;width:112.5pt;height:30.2pt;z-index:2516583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" filled="f" stroked="f" strokeweight=".5pt">
                <v:textbox inset="0,0,0,0">
                  <w:txbxContent>
                    <w:p w14:paraId="4B005EA5" w14:textId="1B11678C" w:rsidR="001A78FA" w:rsidRPr="001A78FA" w:rsidRDefault="001A78FA" w:rsidP="001A78FA">
                      <w:pPr>
                        <w:rPr>
                          <w:sz w:val="28"/>
                          <w:szCs w:val="32"/>
                        </w:rPr>
                      </w:pPr>
                      <w:proofErr w:type="spellStart"/>
                      <w:r w:rsidRPr="001A78FA">
                        <w:rPr>
                          <w:rFonts w:hint="eastAsia"/>
                          <w:sz w:val="28"/>
                          <w:szCs w:val="32"/>
                        </w:rPr>
                        <w:t>panel</w:t>
                      </w:r>
                      <w:r>
                        <w:rPr>
                          <w:rFonts w:hint="eastAsia"/>
                          <w:sz w:val="28"/>
                          <w:szCs w:val="32"/>
                        </w:rPr>
                        <w:t>Center</w:t>
                      </w:r>
                      <w:proofErr w:type="spellEnd"/>
                    </w:p>
                  </w:txbxContent>
                </v:textbox>
              </v:shape>
            </w:pict>
          </mc:Fallback>
        </mc:AlternateContent>
      </w:r>
      <w:r w:rsidR="00510482">
        <w:rPr>
          <w:noProof/>
        </w:rPr>
        <mc:AlternateContent>
          <mc:Choice Requires="wps">
            <w:drawing>
              <wp:anchor distT="0" distB="0" distL="114300" distR="114300" simplePos="0" relativeHeight="251658357" behindDoc="0" locked="0" layoutInCell="1" allowOverlap="1" wp14:anchorId="5ADE1047" wp14:editId="0807FA8B">
                <wp:simplePos x="0" y="0"/>
                <wp:positionH relativeFrom="column">
                  <wp:posOffset>895350</wp:posOffset>
                </wp:positionH>
                <wp:positionV relativeFrom="paragraph">
                  <wp:posOffset>177800</wp:posOffset>
                </wp:positionV>
                <wp:extent cx="3771900" cy="289560"/>
                <wp:effectExtent l="0" t="0" r="19050" b="15240"/>
                <wp:wrapNone/>
                <wp:docPr id="1979573286" name="正方形/長方形 1979573286"/>
                <wp:cNvGraphicFramePr/>
                <a:graphic xmlns:a="http://schemas.openxmlformats.org/drawingml/2006/main">
                  <a:graphicData uri="http://schemas.microsoft.com/office/word/2010/wordprocessingShape">
                    <wps:wsp>
                      <wps:cNvSpPr/>
                      <wps:spPr>
                        <a:xfrm>
                          <a:off x="0" y="0"/>
                          <a:ext cx="3771900" cy="289560"/>
                        </a:xfrm>
                        <a:prstGeom prst="rect">
                          <a:avLst/>
                        </a:prstGeom>
                        <a:noFill/>
                        <a:ln w="19050">
                          <a:solidFill>
                            <a:srgbClr val="92D05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73944" id="正方形/長方形 1979573286" o:spid="_x0000_s1026" style="position:absolute;margin-left:70.5pt;margin-top:14pt;width:297pt;height:22.8pt;z-index:2516583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" filled="f" strokecolor="#92d050" strokeweight="1.5pt"/>
            </w:pict>
          </mc:Fallback>
        </mc:AlternateContent>
      </w:r>
    </w:p>
    <w:p w14:paraId="38CBDA3A" w14:textId="657F7525" w:rsidR="00CE1D18" w:rsidRDefault="00684A8A" w:rsidP="000E475D">
      <w:pPr>
        <w:widowControl/>
        <w:ind w:leftChars="500" w:left="1050"/>
        <w:jc w:val="left"/>
      </w:pPr>
      <w:r>
        <w:rPr>
          <w:noProof/>
        </w:rPr>
        <mc:AlternateContent>
          <mc:Choice Requires="wps">
            <w:drawing>
              <wp:anchor distT="0" distB="0" distL="114300" distR="114300" simplePos="0" relativeHeight="251658349" behindDoc="0" locked="0" layoutInCell="1" allowOverlap="1" wp14:anchorId="176059D6" wp14:editId="1442ABE4">
                <wp:simplePos x="0" y="0"/>
                <wp:positionH relativeFrom="column">
                  <wp:posOffset>2095500</wp:posOffset>
                </wp:positionH>
                <wp:positionV relativeFrom="paragraph">
                  <wp:posOffset>209550</wp:posOffset>
                </wp:positionV>
                <wp:extent cx="323850" cy="806450"/>
                <wp:effectExtent l="0" t="38100" r="57150" b="31750"/>
                <wp:wrapNone/>
                <wp:docPr id="726317166" name="直線矢印コネクタ 726317166"/>
                <wp:cNvGraphicFramePr/>
                <a:graphic xmlns:a="http://schemas.openxmlformats.org/drawingml/2006/main">
                  <a:graphicData uri="http://schemas.microsoft.com/office/word/2010/wordprocessingShape">
                    <wps:wsp>
                      <wps:cNvCnPr/>
                      <wps:spPr>
                        <a:xfrm flipV="1">
                          <a:off x="0" y="0"/>
                          <a:ext cx="323850" cy="8064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26AD5F" id="直線矢印コネクタ 726317166" o:spid="_x0000_s1026" type="#_x0000_t32" style="position:absolute;margin-left:165pt;margin-top:16.5pt;width:25.5pt;height:63.5pt;flip:y;z-index:2516583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" strokecolor="red" strokeweight=".5pt">
                <v:stroke endarrow="block" joinstyle="miter"/>
              </v:shape>
            </w:pict>
          </mc:Fallback>
        </mc:AlternateContent>
      </w:r>
      <w:r w:rsidR="001A78FA">
        <w:rPr>
          <w:noProof/>
        </w:rPr>
        <mc:AlternateContent>
          <mc:Choice Requires="wps">
            <w:drawing>
              <wp:anchor distT="0" distB="0" distL="114300" distR="114300" simplePos="0" relativeHeight="251658364" behindDoc="0" locked="0" layoutInCell="1" allowOverlap="1" wp14:anchorId="13854DDD" wp14:editId="303BC5EA">
                <wp:simplePos x="0" y="0"/>
                <wp:positionH relativeFrom="column">
                  <wp:posOffset>5175250</wp:posOffset>
                </wp:positionH>
                <wp:positionV relativeFrom="paragraph">
                  <wp:posOffset>190500</wp:posOffset>
                </wp:positionV>
                <wp:extent cx="1428750" cy="383394"/>
                <wp:effectExtent l="0" t="0" r="0" b="0"/>
                <wp:wrapNone/>
                <wp:docPr id="1701518059" name="テキスト ボックス 1701518059"/>
                <wp:cNvGraphicFramePr/>
                <a:graphic xmlns:a="http://schemas.openxmlformats.org/drawingml/2006/main">
                  <a:graphicData uri="http://schemas.microsoft.com/office/word/2010/wordprocessingShape">
                    <wps:wsp>
                      <wps:cNvSpPr txBox="1"/>
                      <wps:spPr>
                        <a:xfrm>
                          <a:off x="0" y="0"/>
                          <a:ext cx="1428750" cy="383394"/>
                        </a:xfrm>
                        <a:prstGeom prst="rect">
                          <a:avLst/>
                        </a:prstGeom>
                        <a:noFill/>
                        <a:ln w="6350">
                          <a:noFill/>
                        </a:ln>
                      </wps:spPr>
                      <wps:txbx>
                        <w:txbxContent>
                          <w:p w14:paraId="6BDE5AE1" w14:textId="536351A0" w:rsidR="001A78FA" w:rsidRPr="001A78FA" w:rsidRDefault="001A78FA" w:rsidP="001A78FA">
                            <w:pPr>
                              <w:rPr>
                                <w:sz w:val="28"/>
                                <w:szCs w:val="32"/>
                              </w:rPr>
                            </w:pPr>
                            <w:proofErr w:type="spellStart"/>
                            <w:r w:rsidRPr="001A78FA">
                              <w:rPr>
                                <w:rFonts w:hint="eastAsia"/>
                                <w:sz w:val="28"/>
                                <w:szCs w:val="32"/>
                              </w:rPr>
                              <w:t>panel</w:t>
                            </w:r>
                            <w:r>
                              <w:rPr>
                                <w:rFonts w:hint="eastAsia"/>
                                <w:sz w:val="28"/>
                                <w:szCs w:val="32"/>
                              </w:rPr>
                              <w:t>South</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54DDD" id="テキスト ボックス 1701518059" o:spid="_x0000_s1149" type="#_x0000_t202" style="position:absolute;left:0;text-align:left;margin-left:407.5pt;margin-top:15pt;width:112.5pt;height:30.2pt;z-index:2516583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" filled="f" stroked="f" strokeweight=".5pt">
                <v:textbox inset="0,0,0,0">
                  <w:txbxContent>
                    <w:p w14:paraId="6BDE5AE1" w14:textId="536351A0" w:rsidR="001A78FA" w:rsidRPr="001A78FA" w:rsidRDefault="001A78FA" w:rsidP="001A78FA">
                      <w:pPr>
                        <w:rPr>
                          <w:sz w:val="28"/>
                          <w:szCs w:val="32"/>
                        </w:rPr>
                      </w:pPr>
                      <w:proofErr w:type="spellStart"/>
                      <w:r w:rsidRPr="001A78FA">
                        <w:rPr>
                          <w:rFonts w:hint="eastAsia"/>
                          <w:sz w:val="28"/>
                          <w:szCs w:val="32"/>
                        </w:rPr>
                        <w:t>panel</w:t>
                      </w:r>
                      <w:r>
                        <w:rPr>
                          <w:rFonts w:hint="eastAsia"/>
                          <w:sz w:val="28"/>
                          <w:szCs w:val="32"/>
                        </w:rPr>
                        <w:t>South</w:t>
                      </w:r>
                      <w:proofErr w:type="spellEnd"/>
                    </w:p>
                  </w:txbxContent>
                </v:textbox>
              </v:shape>
            </w:pict>
          </mc:Fallback>
        </mc:AlternateContent>
      </w:r>
      <w:r w:rsidR="00EA49A4">
        <w:rPr>
          <w:noProof/>
        </w:rPr>
        <mc:AlternateContent>
          <mc:Choice Requires="wps">
            <w:drawing>
              <wp:anchor distT="0" distB="0" distL="114300" distR="114300" simplePos="0" relativeHeight="251658360" behindDoc="0" locked="0" layoutInCell="1" allowOverlap="1" wp14:anchorId="047F7063" wp14:editId="0A8DFBF4">
                <wp:simplePos x="0" y="0"/>
                <wp:positionH relativeFrom="column">
                  <wp:posOffset>4699000</wp:posOffset>
                </wp:positionH>
                <wp:positionV relativeFrom="paragraph">
                  <wp:posOffset>101600</wp:posOffset>
                </wp:positionV>
                <wp:extent cx="432435" cy="0"/>
                <wp:effectExtent l="38100" t="76200" r="0" b="95250"/>
                <wp:wrapNone/>
                <wp:docPr id="1428667873" name="直線矢印コネクタ 1"/>
                <wp:cNvGraphicFramePr/>
                <a:graphic xmlns:a="http://schemas.openxmlformats.org/drawingml/2006/main">
                  <a:graphicData uri="http://schemas.microsoft.com/office/word/2010/wordprocessingShape">
                    <wps:wsp>
                      <wps:cNvCnPr/>
                      <wps:spPr>
                        <a:xfrm flipH="1">
                          <a:off x="0" y="0"/>
                          <a:ext cx="432435" cy="0"/>
                        </a:xfrm>
                        <a:prstGeom prst="straightConnector1">
                          <a:avLst/>
                        </a:prstGeom>
                        <a:ln w="15875">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AF840B" id="直線矢印コネクタ 1" o:spid="_x0000_s1026" type="#_x0000_t32" style="position:absolute;margin-left:370pt;margin-top:8pt;width:34.05pt;height:0;flip:x;z-index:251658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" strokecolor="#92d050" strokeweight="1.25pt">
                <v:stroke endarrow="block" joinstyle="miter"/>
              </v:shape>
            </w:pict>
          </mc:Fallback>
        </mc:AlternateContent>
      </w:r>
      <w:r w:rsidR="0038459F">
        <w:rPr>
          <w:noProof/>
        </w:rPr>
        <mc:AlternateContent>
          <mc:Choice Requires="wps">
            <w:drawing>
              <wp:anchor distT="0" distB="0" distL="114300" distR="114300" simplePos="0" relativeHeight="251658351" behindDoc="0" locked="0" layoutInCell="1" allowOverlap="1" wp14:anchorId="5B6DD9B0" wp14:editId="243A7B90">
                <wp:simplePos x="0" y="0"/>
                <wp:positionH relativeFrom="column">
                  <wp:posOffset>3289300</wp:posOffset>
                </wp:positionH>
                <wp:positionV relativeFrom="paragraph">
                  <wp:posOffset>260350</wp:posOffset>
                </wp:positionV>
                <wp:extent cx="45719" cy="567690"/>
                <wp:effectExtent l="38100" t="38100" r="50165" b="22860"/>
                <wp:wrapNone/>
                <wp:docPr id="468745343" name="直線矢印コネクタ 468745343"/>
                <wp:cNvGraphicFramePr/>
                <a:graphic xmlns:a="http://schemas.openxmlformats.org/drawingml/2006/main">
                  <a:graphicData uri="http://schemas.microsoft.com/office/word/2010/wordprocessingShape">
                    <wps:wsp>
                      <wps:cNvCnPr/>
                      <wps:spPr>
                        <a:xfrm flipV="1">
                          <a:off x="0" y="0"/>
                          <a:ext cx="45719" cy="56769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A84B3E" id="直線矢印コネクタ 468745343" o:spid="_x0000_s1026" type="#_x0000_t32" style="position:absolute;margin-left:259pt;margin-top:20.5pt;width:3.6pt;height:44.7pt;flip:y;z-index:2516583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" strokecolor="red" strokeweight=".5pt">
                <v:stroke endarrow="block" joinstyle="miter"/>
              </v:shape>
            </w:pict>
          </mc:Fallback>
        </mc:AlternateContent>
      </w:r>
    </w:p>
    <w:p w14:paraId="623FCB29" w14:textId="66DDC946" w:rsidR="00CE1D18" w:rsidRDefault="00EA49A4" w:rsidP="000E475D">
      <w:pPr>
        <w:widowControl/>
        <w:ind w:leftChars="500" w:left="1050"/>
        <w:jc w:val="left"/>
      </w:pPr>
      <w:r>
        <w:rPr>
          <w:noProof/>
        </w:rPr>
        <mc:AlternateContent>
          <mc:Choice Requires="wps">
            <w:drawing>
              <wp:anchor distT="0" distB="0" distL="114300" distR="114300" simplePos="0" relativeHeight="251658361" behindDoc="0" locked="0" layoutInCell="1" allowOverlap="1" wp14:anchorId="11A67954" wp14:editId="0407712C">
                <wp:simplePos x="0" y="0"/>
                <wp:positionH relativeFrom="column">
                  <wp:posOffset>4699000</wp:posOffset>
                </wp:positionH>
                <wp:positionV relativeFrom="paragraph">
                  <wp:posOffset>215900</wp:posOffset>
                </wp:positionV>
                <wp:extent cx="432435" cy="0"/>
                <wp:effectExtent l="38100" t="76200" r="0" b="95250"/>
                <wp:wrapNone/>
                <wp:docPr id="963757117" name="直線矢印コネクタ 1"/>
                <wp:cNvGraphicFramePr/>
                <a:graphic xmlns:a="http://schemas.openxmlformats.org/drawingml/2006/main">
                  <a:graphicData uri="http://schemas.microsoft.com/office/word/2010/wordprocessingShape">
                    <wps:wsp>
                      <wps:cNvCnPr/>
                      <wps:spPr>
                        <a:xfrm flipH="1">
                          <a:off x="0" y="0"/>
                          <a:ext cx="432435" cy="0"/>
                        </a:xfrm>
                        <a:prstGeom prst="straightConnector1">
                          <a:avLst/>
                        </a:prstGeom>
                        <a:ln w="158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7FD76E" id="直線矢印コネクタ 1" o:spid="_x0000_s1026" type="#_x0000_t32" style="position:absolute;margin-left:370pt;margin-top:17pt;width:34.05pt;height:0;flip:x;z-index:25165836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" strokecolor="red" strokeweight="1.25pt">
                <v:stroke endarrow="block" joinstyle="miter"/>
              </v:shape>
            </w:pict>
          </mc:Fallback>
        </mc:AlternateContent>
      </w:r>
      <w:r w:rsidR="00510482">
        <w:rPr>
          <w:noProof/>
        </w:rPr>
        <mc:AlternateContent>
          <mc:Choice Requires="wps">
            <w:drawing>
              <wp:anchor distT="0" distB="0" distL="114300" distR="114300" simplePos="0" relativeHeight="251658358" behindDoc="0" locked="0" layoutInCell="1" allowOverlap="1" wp14:anchorId="41C4C2A6" wp14:editId="35234C90">
                <wp:simplePos x="0" y="0"/>
                <wp:positionH relativeFrom="column">
                  <wp:posOffset>901700</wp:posOffset>
                </wp:positionH>
                <wp:positionV relativeFrom="paragraph">
                  <wp:posOffset>69850</wp:posOffset>
                </wp:positionV>
                <wp:extent cx="3771900" cy="292680"/>
                <wp:effectExtent l="12700" t="12700" r="12700" b="12700"/>
                <wp:wrapNone/>
                <wp:docPr id="284447230" name="正方形/長方形 284447230"/>
                <wp:cNvGraphicFramePr/>
                <a:graphic xmlns:a="http://schemas.openxmlformats.org/drawingml/2006/main">
                  <a:graphicData uri="http://schemas.microsoft.com/office/word/2010/wordprocessingShape">
                    <wps:wsp>
                      <wps:cNvSpPr/>
                      <wps:spPr>
                        <a:xfrm>
                          <a:off x="0" y="0"/>
                          <a:ext cx="3771900" cy="292680"/>
                        </a:xfrm>
                        <a:prstGeom prst="rect">
                          <a:avLst/>
                        </a:prstGeom>
                        <a:noFill/>
                        <a:ln w="19050">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E6B5C" id="正方形/長方形 284447230" o:spid="_x0000_s1026" style="position:absolute;margin-left:71pt;margin-top:5.5pt;width:297pt;height:23.05pt;z-index:2516583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" filled="f" strokecolor="red" strokeweight="1.5pt"/>
            </w:pict>
          </mc:Fallback>
        </mc:AlternateContent>
      </w:r>
      <w:r w:rsidR="00B3435B">
        <w:rPr>
          <w:noProof/>
        </w:rPr>
        <mc:AlternateContent>
          <mc:Choice Requires="wps">
            <w:drawing>
              <wp:anchor distT="0" distB="0" distL="114300" distR="114300" simplePos="0" relativeHeight="251658347" behindDoc="0" locked="0" layoutInCell="1" allowOverlap="1" wp14:anchorId="5D890D1F" wp14:editId="147157E4">
                <wp:simplePos x="0" y="0"/>
                <wp:positionH relativeFrom="column">
                  <wp:posOffset>1289050</wp:posOffset>
                </wp:positionH>
                <wp:positionV relativeFrom="paragraph">
                  <wp:posOffset>28947</wp:posOffset>
                </wp:positionV>
                <wp:extent cx="471077" cy="599704"/>
                <wp:effectExtent l="0" t="38100" r="62865" b="29210"/>
                <wp:wrapNone/>
                <wp:docPr id="1701968547" name="直線矢印コネクタ 1701968547"/>
                <wp:cNvGraphicFramePr/>
                <a:graphic xmlns:a="http://schemas.openxmlformats.org/drawingml/2006/main">
                  <a:graphicData uri="http://schemas.microsoft.com/office/word/2010/wordprocessingShape">
                    <wps:wsp>
                      <wps:cNvCnPr/>
                      <wps:spPr>
                        <a:xfrm flipV="1">
                          <a:off x="0" y="0"/>
                          <a:ext cx="471077" cy="59970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B829CD" id="直線矢印コネクタ 1701968547" o:spid="_x0000_s1026" type="#_x0000_t32" style="position:absolute;margin-left:101.5pt;margin-top:2.3pt;width:37.1pt;height:47.2pt;flip:y;z-index:251658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" strokecolor="red" strokeweight=".5pt">
                <v:stroke endarrow="block" joinstyle="miter"/>
              </v:shape>
            </w:pict>
          </mc:Fallback>
        </mc:AlternateContent>
      </w:r>
    </w:p>
    <w:p w14:paraId="76BE0FB0" w14:textId="13877913" w:rsidR="00CE1D18" w:rsidRDefault="0038459F" w:rsidP="000E475D">
      <w:pPr>
        <w:widowControl/>
        <w:ind w:leftChars="500" w:left="1050"/>
        <w:jc w:val="left"/>
      </w:pPr>
      <w:r>
        <w:rPr>
          <w:noProof/>
        </w:rPr>
        <mc:AlternateContent>
          <mc:Choice Requires="wps">
            <w:drawing>
              <wp:anchor distT="0" distB="0" distL="114300" distR="114300" simplePos="0" relativeHeight="251658353" behindDoc="0" locked="0" layoutInCell="1" allowOverlap="1" wp14:anchorId="47309D83" wp14:editId="7521042B">
                <wp:simplePos x="0" y="0"/>
                <wp:positionH relativeFrom="column">
                  <wp:posOffset>4062731</wp:posOffset>
                </wp:positionH>
                <wp:positionV relativeFrom="paragraph">
                  <wp:posOffset>-196850</wp:posOffset>
                </wp:positionV>
                <wp:extent cx="45719" cy="808990"/>
                <wp:effectExtent l="76200" t="38100" r="50165" b="10160"/>
                <wp:wrapNone/>
                <wp:docPr id="1599516840" name="直線矢印コネクタ 1599516840"/>
                <wp:cNvGraphicFramePr/>
                <a:graphic xmlns:a="http://schemas.openxmlformats.org/drawingml/2006/main">
                  <a:graphicData uri="http://schemas.microsoft.com/office/word/2010/wordprocessingShape">
                    <wps:wsp>
                      <wps:cNvCnPr/>
                      <wps:spPr>
                        <a:xfrm flipH="1" flipV="1">
                          <a:off x="0" y="0"/>
                          <a:ext cx="45719" cy="80899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4F8D8A" id="直線矢印コネクタ 1599516840" o:spid="_x0000_s1026" type="#_x0000_t32" style="position:absolute;margin-left:319.9pt;margin-top:-15.5pt;width:3.6pt;height:63.7pt;flip:x y;z-index:2516583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" strokecolor="red" strokeweight=".5pt">
                <v:stroke endarrow="block" joinstyle="miter"/>
              </v:shape>
            </w:pict>
          </mc:Fallback>
        </mc:AlternateContent>
      </w:r>
    </w:p>
    <w:p w14:paraId="0BED34D9" w14:textId="51FB7F71" w:rsidR="00CE1D18" w:rsidRDefault="0038459F" w:rsidP="000E475D">
      <w:pPr>
        <w:widowControl/>
        <w:ind w:leftChars="500" w:left="1050"/>
        <w:jc w:val="left"/>
      </w:pPr>
      <w:r>
        <w:rPr>
          <w:noProof/>
        </w:rPr>
        <mc:AlternateContent>
          <mc:Choice Requires="wps">
            <w:drawing>
              <wp:anchor distT="0" distB="0" distL="114300" distR="114300" simplePos="0" relativeHeight="251658350" behindDoc="0" locked="0" layoutInCell="1" allowOverlap="1" wp14:anchorId="53E3E80D" wp14:editId="5CC8F3B6">
                <wp:simplePos x="0" y="0"/>
                <wp:positionH relativeFrom="column">
                  <wp:posOffset>2622550</wp:posOffset>
                </wp:positionH>
                <wp:positionV relativeFrom="paragraph">
                  <wp:posOffset>57150</wp:posOffset>
                </wp:positionV>
                <wp:extent cx="1428750" cy="273050"/>
                <wp:effectExtent l="0" t="0" r="0" b="0"/>
                <wp:wrapNone/>
                <wp:docPr id="654577550" name="テキスト ボックス 654577550"/>
                <wp:cNvGraphicFramePr/>
                <a:graphic xmlns:a="http://schemas.openxmlformats.org/drawingml/2006/main">
                  <a:graphicData uri="http://schemas.microsoft.com/office/word/2010/wordprocessingShape">
                    <wps:wsp>
                      <wps:cNvSpPr txBox="1"/>
                      <wps:spPr>
                        <a:xfrm>
                          <a:off x="0" y="0"/>
                          <a:ext cx="1428750" cy="273050"/>
                        </a:xfrm>
                        <a:prstGeom prst="rect">
                          <a:avLst/>
                        </a:prstGeom>
                        <a:noFill/>
                        <a:ln w="6350">
                          <a:noFill/>
                        </a:ln>
                      </wps:spPr>
                      <wps:txbx>
                        <w:txbxContent>
                          <w:p w14:paraId="776D88D9" w14:textId="04AB9B15" w:rsidR="0038459F" w:rsidRPr="009C14FC" w:rsidRDefault="0038459F" w:rsidP="0038459F">
                            <w:pPr>
                              <w:rPr>
                                <w:color w:val="FF0000"/>
                                <w:sz w:val="16"/>
                                <w:szCs w:val="18"/>
                              </w:rPr>
                            </w:pPr>
                            <w:r>
                              <w:rPr>
                                <w:rFonts w:hint="eastAsia"/>
                                <w:color w:val="FF0000"/>
                                <w:sz w:val="16"/>
                                <w:szCs w:val="18"/>
                              </w:rPr>
                              <w:t>利用終了時</w:t>
                            </w:r>
                            <w:r w:rsidRPr="009C14FC">
                              <w:rPr>
                                <w:rFonts w:hint="eastAsia"/>
                                <w:color w:val="FF0000"/>
                                <w:sz w:val="16"/>
                                <w:szCs w:val="18"/>
                              </w:rPr>
                              <w:t>コンボボックス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3E80D" id="テキスト ボックス 654577550" o:spid="_x0000_s1150" type="#_x0000_t202" style="position:absolute;left:0;text-align:left;margin-left:206.5pt;margin-top:4.5pt;width:112.5pt;height:21.5pt;z-index:2516583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" filled="f" stroked="f" strokeweight=".5pt">
                <v:textbox>
                  <w:txbxContent>
                    <w:p w14:paraId="776D88D9" w14:textId="04AB9B15" w:rsidR="0038459F" w:rsidRPr="009C14FC" w:rsidRDefault="0038459F" w:rsidP="0038459F">
                      <w:pPr>
                        <w:rPr>
                          <w:color w:val="FF0000"/>
                          <w:sz w:val="16"/>
                          <w:szCs w:val="18"/>
                        </w:rPr>
                      </w:pPr>
                      <w:r>
                        <w:rPr>
                          <w:rFonts w:hint="eastAsia"/>
                          <w:color w:val="FF0000"/>
                          <w:sz w:val="16"/>
                          <w:szCs w:val="18"/>
                        </w:rPr>
                        <w:t>利用終了時</w:t>
                      </w:r>
                      <w:r w:rsidRPr="009C14FC">
                        <w:rPr>
                          <w:rFonts w:hint="eastAsia"/>
                          <w:color w:val="FF0000"/>
                          <w:sz w:val="16"/>
                          <w:szCs w:val="18"/>
                        </w:rPr>
                        <w:t>コンボボックス</w:t>
                      </w:r>
                    </w:p>
                  </w:txbxContent>
                </v:textbox>
              </v:shape>
            </w:pict>
          </mc:Fallback>
        </mc:AlternateContent>
      </w:r>
      <w:r w:rsidR="00B3435B">
        <w:rPr>
          <w:noProof/>
        </w:rPr>
        <mc:AlternateContent>
          <mc:Choice Requires="wps">
            <w:drawing>
              <wp:anchor distT="0" distB="0" distL="114300" distR="114300" simplePos="0" relativeHeight="251658346" behindDoc="0" locked="0" layoutInCell="1" allowOverlap="1" wp14:anchorId="436FB494" wp14:editId="637B8384">
                <wp:simplePos x="0" y="0"/>
                <wp:positionH relativeFrom="column">
                  <wp:posOffset>622300</wp:posOffset>
                </wp:positionH>
                <wp:positionV relativeFrom="paragraph">
                  <wp:posOffset>120650</wp:posOffset>
                </wp:positionV>
                <wp:extent cx="1428750" cy="273050"/>
                <wp:effectExtent l="0" t="0" r="0" b="0"/>
                <wp:wrapNone/>
                <wp:docPr id="1376997871" name="テキスト ボックス 1376997871"/>
                <wp:cNvGraphicFramePr/>
                <a:graphic xmlns:a="http://schemas.openxmlformats.org/drawingml/2006/main">
                  <a:graphicData uri="http://schemas.microsoft.com/office/word/2010/wordprocessingShape">
                    <wps:wsp>
                      <wps:cNvSpPr txBox="1"/>
                      <wps:spPr>
                        <a:xfrm>
                          <a:off x="0" y="0"/>
                          <a:ext cx="1428750" cy="273050"/>
                        </a:xfrm>
                        <a:prstGeom prst="rect">
                          <a:avLst/>
                        </a:prstGeom>
                        <a:noFill/>
                        <a:ln w="6350">
                          <a:noFill/>
                        </a:ln>
                      </wps:spPr>
                      <wps:txbx>
                        <w:txbxContent>
                          <w:p w14:paraId="709C5247" w14:textId="4866494A" w:rsidR="00B3435B" w:rsidRPr="009C14FC" w:rsidRDefault="0038459F" w:rsidP="00B3435B">
                            <w:pPr>
                              <w:rPr>
                                <w:color w:val="FF0000"/>
                                <w:sz w:val="16"/>
                                <w:szCs w:val="18"/>
                              </w:rPr>
                            </w:pPr>
                            <w:r>
                              <w:rPr>
                                <w:rFonts w:hint="eastAsia"/>
                                <w:color w:val="FF0000"/>
                                <w:sz w:val="16"/>
                                <w:szCs w:val="18"/>
                              </w:rPr>
                              <w:t>利用開始時</w:t>
                            </w:r>
                            <w:r w:rsidR="00B3435B" w:rsidRPr="009C14FC">
                              <w:rPr>
                                <w:rFonts w:hint="eastAsia"/>
                                <w:color w:val="FF0000"/>
                                <w:sz w:val="16"/>
                                <w:szCs w:val="18"/>
                              </w:rPr>
                              <w:t>コンボボックス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FB494" id="テキスト ボックス 1376997871" o:spid="_x0000_s1151" type="#_x0000_t202" style="position:absolute;left:0;text-align:left;margin-left:49pt;margin-top:9.5pt;width:112.5pt;height:21.5pt;z-index:251658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" filled="f" stroked="f" strokeweight=".5pt">
                <v:textbox>
                  <w:txbxContent>
                    <w:p w14:paraId="709C5247" w14:textId="4866494A" w:rsidR="00B3435B" w:rsidRPr="009C14FC" w:rsidRDefault="0038459F" w:rsidP="00B3435B">
                      <w:pPr>
                        <w:rPr>
                          <w:color w:val="FF0000"/>
                          <w:sz w:val="16"/>
                          <w:szCs w:val="18"/>
                        </w:rPr>
                      </w:pPr>
                      <w:r>
                        <w:rPr>
                          <w:rFonts w:hint="eastAsia"/>
                          <w:color w:val="FF0000"/>
                          <w:sz w:val="16"/>
                          <w:szCs w:val="18"/>
                        </w:rPr>
                        <w:t>利用開始時</w:t>
                      </w:r>
                      <w:r w:rsidR="00B3435B" w:rsidRPr="009C14FC">
                        <w:rPr>
                          <w:rFonts w:hint="eastAsia"/>
                          <w:color w:val="FF0000"/>
                          <w:sz w:val="16"/>
                          <w:szCs w:val="18"/>
                        </w:rPr>
                        <w:t>コンボボックス</w:t>
                      </w:r>
                    </w:p>
                  </w:txbxContent>
                </v:textbox>
              </v:shape>
            </w:pict>
          </mc:Fallback>
        </mc:AlternateContent>
      </w:r>
    </w:p>
    <w:p w14:paraId="7B2700F8" w14:textId="799E0963" w:rsidR="00CE1D18" w:rsidRDefault="0038459F" w:rsidP="000E475D">
      <w:pPr>
        <w:widowControl/>
        <w:ind w:leftChars="500" w:left="1050"/>
        <w:jc w:val="left"/>
      </w:pPr>
      <w:r>
        <w:rPr>
          <w:noProof/>
        </w:rPr>
        <mc:AlternateContent>
          <mc:Choice Requires="wps">
            <w:drawing>
              <wp:anchor distT="0" distB="0" distL="114300" distR="114300" simplePos="0" relativeHeight="251658352" behindDoc="0" locked="0" layoutInCell="1" allowOverlap="1" wp14:anchorId="2B20169B" wp14:editId="72A3131C">
                <wp:simplePos x="0" y="0"/>
                <wp:positionH relativeFrom="column">
                  <wp:posOffset>3441700</wp:posOffset>
                </wp:positionH>
                <wp:positionV relativeFrom="paragraph">
                  <wp:posOffset>31750</wp:posOffset>
                </wp:positionV>
                <wp:extent cx="1428750" cy="273050"/>
                <wp:effectExtent l="0" t="0" r="0" b="0"/>
                <wp:wrapNone/>
                <wp:docPr id="45910648" name="テキスト ボックス 45910648"/>
                <wp:cNvGraphicFramePr/>
                <a:graphic xmlns:a="http://schemas.openxmlformats.org/drawingml/2006/main">
                  <a:graphicData uri="http://schemas.microsoft.com/office/word/2010/wordprocessingShape">
                    <wps:wsp>
                      <wps:cNvSpPr txBox="1"/>
                      <wps:spPr>
                        <a:xfrm>
                          <a:off x="0" y="0"/>
                          <a:ext cx="1428750" cy="273050"/>
                        </a:xfrm>
                        <a:prstGeom prst="rect">
                          <a:avLst/>
                        </a:prstGeom>
                        <a:noFill/>
                        <a:ln w="6350">
                          <a:noFill/>
                        </a:ln>
                      </wps:spPr>
                      <wps:txbx>
                        <w:txbxContent>
                          <w:p w14:paraId="68EF5C66" w14:textId="4906BF4A" w:rsidR="0038459F" w:rsidRPr="009C14FC" w:rsidRDefault="0038459F" w:rsidP="0038459F">
                            <w:pPr>
                              <w:rPr>
                                <w:color w:val="FF0000"/>
                                <w:sz w:val="16"/>
                                <w:szCs w:val="18"/>
                              </w:rPr>
                            </w:pPr>
                            <w:r>
                              <w:rPr>
                                <w:rFonts w:hint="eastAsia"/>
                                <w:color w:val="FF0000"/>
                                <w:sz w:val="16"/>
                                <w:szCs w:val="18"/>
                              </w:rPr>
                              <w:t>利用終了分</w:t>
                            </w:r>
                            <w:r w:rsidRPr="009C14FC">
                              <w:rPr>
                                <w:rFonts w:hint="eastAsia"/>
                                <w:color w:val="FF0000"/>
                                <w:sz w:val="16"/>
                                <w:szCs w:val="18"/>
                              </w:rPr>
                              <w:t>コンボボックス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0169B" id="テキスト ボックス 45910648" o:spid="_x0000_s1152" type="#_x0000_t202" style="position:absolute;left:0;text-align:left;margin-left:271pt;margin-top:2.5pt;width:112.5pt;height:21.5pt;z-index:25165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" filled="f" stroked="f" strokeweight=".5pt">
                <v:textbox>
                  <w:txbxContent>
                    <w:p w14:paraId="68EF5C66" w14:textId="4906BF4A" w:rsidR="0038459F" w:rsidRPr="009C14FC" w:rsidRDefault="0038459F" w:rsidP="0038459F">
                      <w:pPr>
                        <w:rPr>
                          <w:color w:val="FF0000"/>
                          <w:sz w:val="16"/>
                          <w:szCs w:val="18"/>
                        </w:rPr>
                      </w:pPr>
                      <w:r>
                        <w:rPr>
                          <w:rFonts w:hint="eastAsia"/>
                          <w:color w:val="FF0000"/>
                          <w:sz w:val="16"/>
                          <w:szCs w:val="18"/>
                        </w:rPr>
                        <w:t>利用終了分</w:t>
                      </w:r>
                      <w:r w:rsidRPr="009C14FC">
                        <w:rPr>
                          <w:rFonts w:hint="eastAsia"/>
                          <w:color w:val="FF0000"/>
                          <w:sz w:val="16"/>
                          <w:szCs w:val="18"/>
                        </w:rPr>
                        <w:t>コンボボックス</w:t>
                      </w:r>
                    </w:p>
                  </w:txbxContent>
                </v:textbox>
              </v:shape>
            </w:pict>
          </mc:Fallback>
        </mc:AlternateContent>
      </w:r>
      <w:r>
        <w:rPr>
          <w:noProof/>
        </w:rPr>
        <mc:AlternateContent>
          <mc:Choice Requires="wps">
            <w:drawing>
              <wp:anchor distT="0" distB="0" distL="114300" distR="114300" simplePos="0" relativeHeight="251658348" behindDoc="0" locked="0" layoutInCell="1" allowOverlap="1" wp14:anchorId="48BB78D2" wp14:editId="5B457FBF">
                <wp:simplePos x="0" y="0"/>
                <wp:positionH relativeFrom="column">
                  <wp:posOffset>1193800</wp:posOffset>
                </wp:positionH>
                <wp:positionV relativeFrom="paragraph">
                  <wp:posOffset>44450</wp:posOffset>
                </wp:positionV>
                <wp:extent cx="1428750" cy="273050"/>
                <wp:effectExtent l="0" t="0" r="0" b="0"/>
                <wp:wrapNone/>
                <wp:docPr id="2111172859" name="テキスト ボックス 2111172859"/>
                <wp:cNvGraphicFramePr/>
                <a:graphic xmlns:a="http://schemas.openxmlformats.org/drawingml/2006/main">
                  <a:graphicData uri="http://schemas.microsoft.com/office/word/2010/wordprocessingShape">
                    <wps:wsp>
                      <wps:cNvSpPr txBox="1"/>
                      <wps:spPr>
                        <a:xfrm>
                          <a:off x="0" y="0"/>
                          <a:ext cx="1428750" cy="273050"/>
                        </a:xfrm>
                        <a:prstGeom prst="rect">
                          <a:avLst/>
                        </a:prstGeom>
                        <a:noFill/>
                        <a:ln w="6350">
                          <a:noFill/>
                        </a:ln>
                      </wps:spPr>
                      <wps:txbx>
                        <w:txbxContent>
                          <w:p w14:paraId="0DD3E143" w14:textId="2BC9CA95" w:rsidR="0038459F" w:rsidRPr="009C14FC" w:rsidRDefault="0038459F" w:rsidP="0038459F">
                            <w:pPr>
                              <w:rPr>
                                <w:color w:val="FF0000"/>
                                <w:sz w:val="16"/>
                                <w:szCs w:val="18"/>
                              </w:rPr>
                            </w:pPr>
                            <w:r>
                              <w:rPr>
                                <w:rFonts w:hint="eastAsia"/>
                                <w:color w:val="FF0000"/>
                                <w:sz w:val="16"/>
                                <w:szCs w:val="18"/>
                              </w:rPr>
                              <w:t>利用開始分</w:t>
                            </w:r>
                            <w:r w:rsidRPr="009C14FC">
                              <w:rPr>
                                <w:rFonts w:hint="eastAsia"/>
                                <w:color w:val="FF0000"/>
                                <w:sz w:val="16"/>
                                <w:szCs w:val="18"/>
                              </w:rPr>
                              <w:t>コンボボックス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BB78D2" id="テキスト ボックス 2111172859" o:spid="_x0000_s1153" type="#_x0000_t202" style="position:absolute;left:0;text-align:left;margin-left:94pt;margin-top:3.5pt;width:112.5pt;height:21.5pt;z-index:2516583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" filled="f" stroked="f" strokeweight=".5pt">
                <v:textbox>
                  <w:txbxContent>
                    <w:p w14:paraId="0DD3E143" w14:textId="2BC9CA95" w:rsidR="0038459F" w:rsidRPr="009C14FC" w:rsidRDefault="0038459F" w:rsidP="0038459F">
                      <w:pPr>
                        <w:rPr>
                          <w:color w:val="FF0000"/>
                          <w:sz w:val="16"/>
                          <w:szCs w:val="18"/>
                        </w:rPr>
                      </w:pPr>
                      <w:r>
                        <w:rPr>
                          <w:rFonts w:hint="eastAsia"/>
                          <w:color w:val="FF0000"/>
                          <w:sz w:val="16"/>
                          <w:szCs w:val="18"/>
                        </w:rPr>
                        <w:t>利用開始分</w:t>
                      </w:r>
                      <w:r w:rsidRPr="009C14FC">
                        <w:rPr>
                          <w:rFonts w:hint="eastAsia"/>
                          <w:color w:val="FF0000"/>
                          <w:sz w:val="16"/>
                          <w:szCs w:val="18"/>
                        </w:rPr>
                        <w:t>コンボボックス</w:t>
                      </w:r>
                    </w:p>
                  </w:txbxContent>
                </v:textbox>
              </v:shape>
            </w:pict>
          </mc:Fallback>
        </mc:AlternateContent>
      </w:r>
    </w:p>
    <w:p w14:paraId="6A747FA1" w14:textId="428A04C3" w:rsidR="00CE1D18" w:rsidRDefault="004B3B11" w:rsidP="000E475D">
      <w:pPr>
        <w:widowControl/>
        <w:ind w:leftChars="500" w:left="1050"/>
        <w:jc w:val="left"/>
      </w:pPr>
      <w:r w:rsidRPr="00CD0112">
        <w:rPr>
          <w:noProof/>
        </w:rPr>
        <mc:AlternateContent>
          <mc:Choice Requires="wps">
            <w:drawing>
              <wp:anchor distT="0" distB="0" distL="114300" distR="114300" simplePos="0" relativeHeight="251658328" behindDoc="0" locked="0" layoutInCell="1" allowOverlap="1" wp14:anchorId="256F78E3" wp14:editId="67976473">
                <wp:simplePos x="0" y="0"/>
                <wp:positionH relativeFrom="column">
                  <wp:posOffset>4997450</wp:posOffset>
                </wp:positionH>
                <wp:positionV relativeFrom="paragraph">
                  <wp:posOffset>25400</wp:posOffset>
                </wp:positionV>
                <wp:extent cx="1041400" cy="311150"/>
                <wp:effectExtent l="0" t="0" r="25400" b="12700"/>
                <wp:wrapNone/>
                <wp:docPr id="1789151321" name="テキスト ボックス 1789151321"/>
                <wp:cNvGraphicFramePr/>
                <a:graphic xmlns:a="http://schemas.openxmlformats.org/drawingml/2006/main">
                  <a:graphicData uri="http://schemas.microsoft.com/office/word/2010/wordprocessingShape">
                    <wps:wsp>
                      <wps:cNvSpPr txBox="1"/>
                      <wps:spPr>
                        <a:xfrm>
                          <a:off x="0" y="0"/>
                          <a:ext cx="1041400" cy="311150"/>
                        </a:xfrm>
                        <a:prstGeom prst="rect">
                          <a:avLst/>
                        </a:prstGeom>
                        <a:noFill/>
                        <a:ln w="22225">
                          <a:solidFill>
                            <a:srgbClr val="FF0000"/>
                          </a:solidFill>
                          <a:prstDash val="dash"/>
                        </a:ln>
                      </wps:spPr>
                      <wps:txbx>
                        <w:txbxContent>
                          <w:p w14:paraId="55324950" w14:textId="77777777" w:rsidR="00DA05CC" w:rsidRPr="00825851" w:rsidRDefault="00DA05CC" w:rsidP="00DA05CC">
                            <w:pPr>
                              <w:rPr>
                                <w:color w:val="FF0000"/>
                              </w:rPr>
                            </w:pPr>
                            <w:r>
                              <w:rPr>
                                <w:rFonts w:hint="eastAsia"/>
                                <w:color w:val="FF0000"/>
                              </w:rPr>
                              <w:t>表示用ラベル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F78E3" id="テキスト ボックス 1789151321" o:spid="_x0000_s1154" type="#_x0000_t202" style="position:absolute;left:0;text-align:left;margin-left:393.5pt;margin-top:2pt;width:82pt;height:24.5pt;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" filled="f" strokecolor="red" strokeweight="1.75pt">
                <v:stroke dashstyle="dash"/>
                <v:textbox>
                  <w:txbxContent>
                    <w:p w14:paraId="55324950" w14:textId="77777777" w:rsidR="00DA05CC" w:rsidRPr="00825851" w:rsidRDefault="00DA05CC" w:rsidP="00DA05CC">
                      <w:pPr>
                        <w:rPr>
                          <w:color w:val="FF0000"/>
                        </w:rPr>
                      </w:pPr>
                      <w:r>
                        <w:rPr>
                          <w:rFonts w:hint="eastAsia"/>
                          <w:color w:val="FF0000"/>
                        </w:rPr>
                        <w:t>表示用ラベル</w:t>
                      </w:r>
                    </w:p>
                  </w:txbxContent>
                </v:textbox>
              </v:shape>
            </w:pict>
          </mc:Fallback>
        </mc:AlternateContent>
      </w:r>
    </w:p>
    <w:p w14:paraId="4462356B" w14:textId="77777777" w:rsidR="00382A00" w:rsidRDefault="00382A00" w:rsidP="00382A00">
      <w:pPr>
        <w:pStyle w:val="a4"/>
        <w:numPr>
          <w:ilvl w:val="2"/>
          <w:numId w:val="1"/>
        </w:numPr>
        <w:ind w:leftChars="0"/>
        <w:jc w:val="left"/>
        <w:outlineLvl w:val="2"/>
      </w:pPr>
      <w:r>
        <w:rPr>
          <w:rFonts w:hint="eastAsia"/>
        </w:rPr>
        <w:t>新規予約ダイアログ</w:t>
      </w:r>
    </w:p>
    <w:p w14:paraId="7D88DA4A" w14:textId="77777777" w:rsidR="00DF2EB3" w:rsidRDefault="00DF2EB3" w:rsidP="00DF2EB3">
      <w:pPr>
        <w:pStyle w:val="a4"/>
        <w:ind w:leftChars="602" w:left="1264"/>
        <w:jc w:val="left"/>
      </w:pPr>
      <w:r>
        <w:rPr>
          <w:rFonts w:hint="eastAsia"/>
        </w:rPr>
        <w:t>初期Window位置　：（ 100,</w:t>
      </w:r>
      <w:r>
        <w:t xml:space="preserve"> </w:t>
      </w:r>
      <w:r>
        <w:rPr>
          <w:rFonts w:hint="eastAsia"/>
        </w:rPr>
        <w:t>100</w:t>
      </w:r>
      <w:r>
        <w:t>）</w:t>
      </w:r>
    </w:p>
    <w:p w14:paraId="062B56BA" w14:textId="6D6283C8" w:rsidR="00DF2EB3" w:rsidRDefault="00DF2EB3" w:rsidP="00DF2EB3">
      <w:pPr>
        <w:pStyle w:val="a4"/>
        <w:ind w:leftChars="602" w:left="1264"/>
        <w:jc w:val="left"/>
      </w:pPr>
      <w:r>
        <w:rPr>
          <w:rFonts w:hint="eastAsia"/>
        </w:rPr>
        <w:t xml:space="preserve">初期Windowサイズ：（ </w:t>
      </w:r>
      <w:r w:rsidR="00C64771">
        <w:t>500</w:t>
      </w:r>
      <w:r>
        <w:t>, 150</w:t>
      </w:r>
      <w:r>
        <w:rPr>
          <w:rFonts w:hint="eastAsia"/>
        </w:rPr>
        <w:t>）※サイズ変更不可</w:t>
      </w:r>
    </w:p>
    <w:p w14:paraId="47AACB34" w14:textId="21DB66E7" w:rsidR="00DF2EB3" w:rsidRDefault="004C00BA" w:rsidP="00DF2EB3">
      <w:pPr>
        <w:pStyle w:val="a4"/>
        <w:ind w:leftChars="602" w:left="1264"/>
        <w:jc w:val="left"/>
      </w:pPr>
      <w:r>
        <w:rPr>
          <w:rFonts w:hint="eastAsia"/>
        </w:rPr>
        <w:t>新規予約</w:t>
      </w:r>
      <w:r w:rsidR="00DF2EB3">
        <w:rPr>
          <w:rFonts w:hint="eastAsia"/>
        </w:rPr>
        <w:t>ダイアログ以外（Main Frame）の操作：禁止</w:t>
      </w:r>
    </w:p>
    <w:p w14:paraId="7E42551D" w14:textId="1A32D322" w:rsidR="00DF2EB3" w:rsidRDefault="00DF2EB3" w:rsidP="00DF2EB3">
      <w:pPr>
        <w:pStyle w:val="a4"/>
        <w:ind w:leftChars="602" w:left="1264"/>
        <w:jc w:val="left"/>
      </w:pPr>
      <w:r>
        <w:rPr>
          <w:rFonts w:hint="eastAsia"/>
        </w:rPr>
        <w:t>Windowサイズ変更：固定サイズとし</w:t>
      </w:r>
      <w:r w:rsidR="00F60242">
        <w:rPr>
          <w:rFonts w:hint="eastAsia"/>
        </w:rPr>
        <w:t>、</w:t>
      </w:r>
      <w:r>
        <w:rPr>
          <w:rFonts w:hint="eastAsia"/>
        </w:rPr>
        <w:t>最大化含め無効とする</w:t>
      </w:r>
      <w:r w:rsidR="00F60242">
        <w:rPr>
          <w:rFonts w:hint="eastAsia"/>
        </w:rPr>
        <w:t>。</w:t>
      </w:r>
    </w:p>
    <w:p w14:paraId="51C847D3" w14:textId="77777777" w:rsidR="00DF2EB3" w:rsidRDefault="00DF2EB3" w:rsidP="00DF2EB3">
      <w:pPr>
        <w:pStyle w:val="a4"/>
        <w:ind w:leftChars="0" w:left="425"/>
        <w:jc w:val="left"/>
      </w:pPr>
    </w:p>
    <w:p w14:paraId="45068F88" w14:textId="77777777" w:rsidR="00382A00" w:rsidRDefault="00382A00" w:rsidP="00382A00">
      <w:pPr>
        <w:pStyle w:val="a4"/>
        <w:numPr>
          <w:ilvl w:val="2"/>
          <w:numId w:val="1"/>
        </w:numPr>
        <w:ind w:leftChars="0"/>
        <w:jc w:val="left"/>
        <w:outlineLvl w:val="2"/>
      </w:pPr>
      <w:r>
        <w:rPr>
          <w:rFonts w:hint="eastAsia"/>
        </w:rPr>
        <w:t>教室選択コンボボックス</w:t>
      </w:r>
    </w:p>
    <w:p w14:paraId="798D1C91" w14:textId="707BDADC" w:rsidR="00256D47" w:rsidRPr="00DF2EB3" w:rsidRDefault="00256D47" w:rsidP="00256D47">
      <w:pPr>
        <w:widowControl/>
        <w:ind w:leftChars="600" w:left="1260"/>
        <w:jc w:val="left"/>
      </w:pPr>
      <w:r>
        <w:rPr>
          <w:rFonts w:hint="eastAsia"/>
        </w:rPr>
        <w:t>3.1.4 同様</w:t>
      </w:r>
      <w:r w:rsidR="00F60242">
        <w:rPr>
          <w:rFonts w:hint="eastAsia"/>
        </w:rPr>
        <w:t>。</w:t>
      </w:r>
    </w:p>
    <w:p w14:paraId="74CB9EB7" w14:textId="77777777" w:rsidR="00CE1D18" w:rsidRDefault="00CE1D18" w:rsidP="000E475D">
      <w:pPr>
        <w:widowControl/>
        <w:ind w:leftChars="500" w:left="1050"/>
        <w:jc w:val="left"/>
      </w:pPr>
    </w:p>
    <w:p w14:paraId="0F22BA26" w14:textId="77777777" w:rsidR="00382A00" w:rsidRDefault="00382A00" w:rsidP="00382A00">
      <w:pPr>
        <w:pStyle w:val="a4"/>
        <w:numPr>
          <w:ilvl w:val="2"/>
          <w:numId w:val="1"/>
        </w:numPr>
        <w:ind w:leftChars="0"/>
        <w:jc w:val="left"/>
        <w:outlineLvl w:val="2"/>
      </w:pPr>
      <w:r>
        <w:rPr>
          <w:rFonts w:hint="eastAsia"/>
        </w:rPr>
        <w:t>予約年入力テキストフィールド</w:t>
      </w:r>
    </w:p>
    <w:p w14:paraId="60D51400" w14:textId="7F455C32" w:rsidR="00256D47" w:rsidRDefault="00256D47" w:rsidP="00256D47">
      <w:pPr>
        <w:ind w:leftChars="600" w:left="1260"/>
        <w:jc w:val="left"/>
      </w:pPr>
      <w:r>
        <w:rPr>
          <w:rFonts w:hint="eastAsia"/>
        </w:rPr>
        <w:t>最大表示文字数：</w:t>
      </w:r>
      <w:r w:rsidR="00A10F4B">
        <w:rPr>
          <w:rFonts w:hint="eastAsia"/>
        </w:rPr>
        <w:t>4</w:t>
      </w:r>
      <w:r>
        <w:rPr>
          <w:rFonts w:hint="eastAsia"/>
        </w:rPr>
        <w:t>文字</w:t>
      </w:r>
    </w:p>
    <w:p w14:paraId="696D24F4" w14:textId="672EA268" w:rsidR="00256D47" w:rsidRDefault="00256D47" w:rsidP="00256D47">
      <w:pPr>
        <w:ind w:leftChars="600" w:left="1260"/>
        <w:jc w:val="left"/>
      </w:pPr>
      <w:r>
        <w:rPr>
          <w:rFonts w:hint="eastAsia"/>
        </w:rPr>
        <w:t>表示内容：起動時は何も表示されない</w:t>
      </w:r>
      <w:r w:rsidR="00F60242">
        <w:rPr>
          <w:rFonts w:hint="eastAsia"/>
        </w:rPr>
        <w:t>。</w:t>
      </w:r>
      <w:r>
        <w:rPr>
          <w:rFonts w:hint="eastAsia"/>
        </w:rPr>
        <w:t>ユーザによる入力が可能</w:t>
      </w:r>
      <w:r w:rsidR="00F60242">
        <w:rPr>
          <w:rFonts w:hint="eastAsia"/>
        </w:rPr>
        <w:t>。</w:t>
      </w:r>
    </w:p>
    <w:p w14:paraId="08E47409" w14:textId="77777777" w:rsidR="006A23C1" w:rsidRDefault="006A23C1" w:rsidP="00256D47">
      <w:pPr>
        <w:ind w:leftChars="600" w:left="1260"/>
        <w:jc w:val="left"/>
      </w:pPr>
    </w:p>
    <w:p w14:paraId="7A2FE177" w14:textId="77777777" w:rsidR="00377E26" w:rsidRDefault="00377E26" w:rsidP="00377E26">
      <w:pPr>
        <w:pStyle w:val="a4"/>
        <w:numPr>
          <w:ilvl w:val="2"/>
          <w:numId w:val="1"/>
        </w:numPr>
        <w:ind w:leftChars="0"/>
        <w:jc w:val="left"/>
        <w:outlineLvl w:val="2"/>
      </w:pPr>
      <w:r>
        <w:rPr>
          <w:rFonts w:hint="eastAsia"/>
        </w:rPr>
        <w:t>予約月入力テキストフィールド</w:t>
      </w:r>
    </w:p>
    <w:p w14:paraId="2584B1E0" w14:textId="14CC404E" w:rsidR="006A23C1" w:rsidRDefault="006A23C1" w:rsidP="006A23C1">
      <w:pPr>
        <w:ind w:leftChars="600" w:left="1260"/>
        <w:jc w:val="left"/>
      </w:pPr>
      <w:r>
        <w:rPr>
          <w:rFonts w:hint="eastAsia"/>
        </w:rPr>
        <w:t>最大表示文字数：2文字</w:t>
      </w:r>
    </w:p>
    <w:p w14:paraId="6EA8B2D1" w14:textId="00463B1B" w:rsidR="006A23C1" w:rsidRDefault="006A23C1" w:rsidP="006A23C1">
      <w:pPr>
        <w:ind w:leftChars="600" w:left="1260"/>
        <w:jc w:val="left"/>
      </w:pPr>
      <w:r>
        <w:rPr>
          <w:rFonts w:hint="eastAsia"/>
        </w:rPr>
        <w:t>表示内容：起動時は何も表示されない</w:t>
      </w:r>
      <w:r w:rsidR="00F60242">
        <w:rPr>
          <w:rFonts w:hint="eastAsia"/>
        </w:rPr>
        <w:t>。</w:t>
      </w:r>
      <w:r>
        <w:rPr>
          <w:rFonts w:hint="eastAsia"/>
        </w:rPr>
        <w:t>ユーザによる入力が可能</w:t>
      </w:r>
    </w:p>
    <w:p w14:paraId="36A45A56" w14:textId="77777777" w:rsidR="006A23C1" w:rsidRDefault="006A23C1" w:rsidP="00256D47">
      <w:pPr>
        <w:ind w:leftChars="600" w:left="1260"/>
        <w:jc w:val="left"/>
      </w:pPr>
    </w:p>
    <w:p w14:paraId="51121096" w14:textId="77777777" w:rsidR="00377E26" w:rsidRDefault="00377E26" w:rsidP="00377E26">
      <w:pPr>
        <w:pStyle w:val="a4"/>
        <w:numPr>
          <w:ilvl w:val="2"/>
          <w:numId w:val="1"/>
        </w:numPr>
        <w:ind w:leftChars="0"/>
        <w:jc w:val="left"/>
        <w:outlineLvl w:val="2"/>
      </w:pPr>
      <w:r>
        <w:rPr>
          <w:rFonts w:hint="eastAsia"/>
        </w:rPr>
        <w:t>予約日入力テキストフィールド</w:t>
      </w:r>
    </w:p>
    <w:p w14:paraId="413A990A" w14:textId="5A8F19EE" w:rsidR="00736868" w:rsidRDefault="00736868" w:rsidP="00736868">
      <w:pPr>
        <w:ind w:leftChars="600" w:left="1260"/>
        <w:jc w:val="left"/>
      </w:pPr>
      <w:r>
        <w:rPr>
          <w:rFonts w:hint="eastAsia"/>
        </w:rPr>
        <w:t>最大表示文字数：2文字</w:t>
      </w:r>
    </w:p>
    <w:p w14:paraId="000DFE96" w14:textId="0057A4EB" w:rsidR="00736868" w:rsidRDefault="00736868" w:rsidP="00736868">
      <w:pPr>
        <w:ind w:leftChars="600" w:left="1260"/>
        <w:jc w:val="left"/>
      </w:pPr>
      <w:r>
        <w:rPr>
          <w:rFonts w:hint="eastAsia"/>
        </w:rPr>
        <w:t>表示内容：起動時は何も表示されない</w:t>
      </w:r>
      <w:r w:rsidR="00F60242">
        <w:rPr>
          <w:rFonts w:hint="eastAsia"/>
        </w:rPr>
        <w:t>。</w:t>
      </w:r>
      <w:r>
        <w:rPr>
          <w:rFonts w:hint="eastAsia"/>
        </w:rPr>
        <w:t>ユーザによる入力が可能</w:t>
      </w:r>
    </w:p>
    <w:p w14:paraId="7898ECBC" w14:textId="77777777" w:rsidR="00736868" w:rsidRDefault="00736868" w:rsidP="00256D47">
      <w:pPr>
        <w:ind w:leftChars="600" w:left="1260"/>
        <w:jc w:val="left"/>
      </w:pPr>
    </w:p>
    <w:p w14:paraId="6F0A976F" w14:textId="77777777" w:rsidR="00377E26" w:rsidRDefault="00377E26" w:rsidP="00377E26">
      <w:pPr>
        <w:pStyle w:val="a4"/>
        <w:numPr>
          <w:ilvl w:val="2"/>
          <w:numId w:val="1"/>
        </w:numPr>
        <w:ind w:leftChars="0"/>
        <w:jc w:val="left"/>
        <w:outlineLvl w:val="2"/>
      </w:pPr>
      <w:r>
        <w:rPr>
          <w:rFonts w:hint="eastAsia"/>
        </w:rPr>
        <w:t>利用開始時コンボボックス</w:t>
      </w:r>
    </w:p>
    <w:p w14:paraId="38D3EBB4" w14:textId="6F5D03AC" w:rsidR="00736868" w:rsidRDefault="000970C8" w:rsidP="006C5F57">
      <w:pPr>
        <w:ind w:leftChars="600" w:left="1260" w:firstLineChars="100" w:firstLine="210"/>
        <w:jc w:val="left"/>
      </w:pPr>
      <w:r>
        <w:rPr>
          <w:rFonts w:hint="eastAsia"/>
        </w:rPr>
        <w:t>教室選択コンボボックス</w:t>
      </w:r>
      <w:r w:rsidR="00B951C1">
        <w:rPr>
          <w:rFonts w:hint="eastAsia"/>
        </w:rPr>
        <w:t>にて選択されている教室の利用可能開始「時」を選択可能</w:t>
      </w:r>
      <w:r w:rsidR="00F60242">
        <w:rPr>
          <w:rFonts w:hint="eastAsia"/>
        </w:rPr>
        <w:t>。</w:t>
      </w:r>
    </w:p>
    <w:p w14:paraId="16CC68E3" w14:textId="77777777" w:rsidR="00736868" w:rsidRDefault="00736868" w:rsidP="00256D47">
      <w:pPr>
        <w:ind w:leftChars="600" w:left="1260"/>
        <w:jc w:val="left"/>
      </w:pPr>
    </w:p>
    <w:p w14:paraId="3CED636A" w14:textId="77777777" w:rsidR="00377E26" w:rsidRDefault="00377E26" w:rsidP="00377E26">
      <w:pPr>
        <w:pStyle w:val="a4"/>
        <w:numPr>
          <w:ilvl w:val="2"/>
          <w:numId w:val="1"/>
        </w:numPr>
        <w:ind w:leftChars="0"/>
        <w:jc w:val="left"/>
        <w:outlineLvl w:val="2"/>
      </w:pPr>
      <w:r>
        <w:rPr>
          <w:rFonts w:hint="eastAsia"/>
        </w:rPr>
        <w:lastRenderedPageBreak/>
        <w:t>利用開始分コンボボックス</w:t>
      </w:r>
    </w:p>
    <w:p w14:paraId="3B35E15D" w14:textId="5043C8EE" w:rsidR="00ED6234" w:rsidRDefault="00ED6234" w:rsidP="006C5F57">
      <w:pPr>
        <w:ind w:leftChars="600" w:left="1260" w:firstLineChars="100" w:firstLine="210"/>
        <w:jc w:val="left"/>
      </w:pPr>
      <w:r>
        <w:rPr>
          <w:rFonts w:hint="eastAsia"/>
        </w:rPr>
        <w:t>利用開始</w:t>
      </w:r>
      <w:r w:rsidR="00A0470F">
        <w:rPr>
          <w:rFonts w:hint="eastAsia"/>
        </w:rPr>
        <w:t>「分」を0</w:t>
      </w:r>
      <w:r w:rsidR="004C00BA">
        <w:t>0</w:t>
      </w:r>
      <w:r w:rsidR="00A0470F">
        <w:rPr>
          <w:rFonts w:hint="eastAsia"/>
        </w:rPr>
        <w:t>,15,30,45の中から</w:t>
      </w:r>
      <w:r>
        <w:rPr>
          <w:rFonts w:hint="eastAsia"/>
        </w:rPr>
        <w:t>選択可能</w:t>
      </w:r>
      <w:r w:rsidR="00F60242">
        <w:rPr>
          <w:rFonts w:hint="eastAsia"/>
        </w:rPr>
        <w:t>。</w:t>
      </w:r>
    </w:p>
    <w:p w14:paraId="1A00118F" w14:textId="77777777" w:rsidR="009908F0" w:rsidRDefault="009908F0" w:rsidP="006C5F57">
      <w:pPr>
        <w:ind w:leftChars="600" w:left="1260" w:firstLineChars="100" w:firstLine="210"/>
        <w:jc w:val="left"/>
      </w:pPr>
    </w:p>
    <w:p w14:paraId="4C73207F" w14:textId="77777777" w:rsidR="00377E26" w:rsidRDefault="00377E26" w:rsidP="00377E26">
      <w:pPr>
        <w:pStyle w:val="a4"/>
        <w:numPr>
          <w:ilvl w:val="2"/>
          <w:numId w:val="1"/>
        </w:numPr>
        <w:ind w:leftChars="0"/>
        <w:jc w:val="left"/>
        <w:outlineLvl w:val="2"/>
      </w:pPr>
      <w:r>
        <w:rPr>
          <w:rFonts w:hint="eastAsia"/>
        </w:rPr>
        <w:t>利用終了時コンボボックス</w:t>
      </w:r>
    </w:p>
    <w:p w14:paraId="5FDD4702" w14:textId="17B17EC3" w:rsidR="00A90163" w:rsidRDefault="00A90163" w:rsidP="006C5F57">
      <w:pPr>
        <w:ind w:leftChars="600" w:left="1260" w:firstLineChars="100" w:firstLine="210"/>
        <w:jc w:val="left"/>
      </w:pPr>
      <w:r>
        <w:rPr>
          <w:rFonts w:hint="eastAsia"/>
        </w:rPr>
        <w:t>教室選択コンボボックスにて選択されている教室の利用可能</w:t>
      </w:r>
      <w:r w:rsidR="00461276">
        <w:rPr>
          <w:rFonts w:hint="eastAsia"/>
        </w:rPr>
        <w:t>終了</w:t>
      </w:r>
      <w:r>
        <w:rPr>
          <w:rFonts w:hint="eastAsia"/>
        </w:rPr>
        <w:t>「時」を選択可能</w:t>
      </w:r>
      <w:r w:rsidR="00F60242">
        <w:rPr>
          <w:rFonts w:hint="eastAsia"/>
        </w:rPr>
        <w:t>。</w:t>
      </w:r>
    </w:p>
    <w:p w14:paraId="46F9F829" w14:textId="77777777" w:rsidR="00A90163" w:rsidRPr="00461276" w:rsidRDefault="00A90163" w:rsidP="00A90163">
      <w:pPr>
        <w:ind w:leftChars="600" w:left="1260"/>
        <w:jc w:val="left"/>
      </w:pPr>
    </w:p>
    <w:p w14:paraId="684F2DA0" w14:textId="77777777" w:rsidR="00377E26" w:rsidRDefault="00377E26" w:rsidP="00377E26">
      <w:pPr>
        <w:pStyle w:val="a4"/>
        <w:numPr>
          <w:ilvl w:val="2"/>
          <w:numId w:val="1"/>
        </w:numPr>
        <w:ind w:leftChars="0"/>
        <w:jc w:val="left"/>
        <w:outlineLvl w:val="2"/>
      </w:pPr>
      <w:r>
        <w:rPr>
          <w:rFonts w:hint="eastAsia"/>
        </w:rPr>
        <w:t>利用終了分コンボボックス</w:t>
      </w:r>
    </w:p>
    <w:p w14:paraId="38464FDA" w14:textId="538025DB" w:rsidR="00461276" w:rsidRDefault="00461276" w:rsidP="006C5F57">
      <w:pPr>
        <w:ind w:leftChars="600" w:left="1260" w:firstLineChars="100" w:firstLine="210"/>
        <w:jc w:val="left"/>
      </w:pPr>
      <w:r>
        <w:rPr>
          <w:rFonts w:hint="eastAsia"/>
        </w:rPr>
        <w:t>利用終了「分」を0</w:t>
      </w:r>
      <w:r w:rsidR="004C00BA">
        <w:t>0</w:t>
      </w:r>
      <w:r>
        <w:rPr>
          <w:rFonts w:hint="eastAsia"/>
        </w:rPr>
        <w:t>,15,30,45の中から選択可能</w:t>
      </w:r>
      <w:r w:rsidR="00F60242">
        <w:rPr>
          <w:rFonts w:hint="eastAsia"/>
        </w:rPr>
        <w:t>。</w:t>
      </w:r>
    </w:p>
    <w:p w14:paraId="7C7225F9" w14:textId="77777777" w:rsidR="00461276" w:rsidRPr="00BE260A" w:rsidRDefault="00461276" w:rsidP="00461276">
      <w:pPr>
        <w:ind w:leftChars="600" w:left="1260"/>
        <w:jc w:val="left"/>
      </w:pPr>
    </w:p>
    <w:p w14:paraId="4B4FAC92" w14:textId="77777777" w:rsidR="00377E26" w:rsidRDefault="00377E26" w:rsidP="00377E26">
      <w:pPr>
        <w:pStyle w:val="a4"/>
        <w:numPr>
          <w:ilvl w:val="2"/>
          <w:numId w:val="1"/>
        </w:numPr>
        <w:ind w:leftChars="0"/>
        <w:jc w:val="left"/>
        <w:outlineLvl w:val="2"/>
      </w:pPr>
      <w:r>
        <w:rPr>
          <w:rFonts w:hint="eastAsia"/>
        </w:rPr>
        <w:t>利用開始時・終了時コンボボックスの選択可能範囲</w:t>
      </w:r>
    </w:p>
    <w:p w14:paraId="58474728" w14:textId="1F7CE453" w:rsidR="00BE260A" w:rsidRDefault="00BE260A" w:rsidP="00D06E79">
      <w:pPr>
        <w:ind w:leftChars="600" w:left="1260" w:firstLineChars="100" w:firstLine="210"/>
        <w:jc w:val="left"/>
      </w:pPr>
      <w:r>
        <w:rPr>
          <w:rFonts w:hint="eastAsia"/>
        </w:rPr>
        <w:t>本ダイアログ起動時及び</w:t>
      </w:r>
      <w:r w:rsidR="00D06E79">
        <w:rPr>
          <w:rFonts w:hint="eastAsia"/>
        </w:rPr>
        <w:t>教室選択コンボボックスから教室を選択した時は</w:t>
      </w:r>
      <w:r w:rsidR="00F60242">
        <w:rPr>
          <w:rFonts w:hint="eastAsia"/>
        </w:rPr>
        <w:t>、</w:t>
      </w:r>
      <w:r w:rsidR="00D06E79">
        <w:rPr>
          <w:rFonts w:hint="eastAsia"/>
        </w:rPr>
        <w:t>利用開始時・終了時共に</w:t>
      </w:r>
      <w:r w:rsidR="00F60242">
        <w:rPr>
          <w:rFonts w:hint="eastAsia"/>
        </w:rPr>
        <w:t>、</w:t>
      </w:r>
      <w:r w:rsidR="006C5F57">
        <w:rPr>
          <w:rFonts w:hint="eastAsia"/>
        </w:rPr>
        <w:t>選択されている教室の利用可能時の範囲で選択可能</w:t>
      </w:r>
      <w:r w:rsidR="00F60242">
        <w:rPr>
          <w:rFonts w:hint="eastAsia"/>
        </w:rPr>
        <w:t>。</w:t>
      </w:r>
    </w:p>
    <w:p w14:paraId="0E221975" w14:textId="7B600206" w:rsidR="009374AB" w:rsidRDefault="009374AB" w:rsidP="00D06E79">
      <w:pPr>
        <w:ind w:leftChars="600" w:left="1260" w:firstLineChars="100" w:firstLine="210"/>
        <w:jc w:val="left"/>
      </w:pPr>
      <w:r>
        <w:rPr>
          <w:rFonts w:hint="eastAsia"/>
        </w:rPr>
        <w:t>開始時を任意の時間に設定した場合</w:t>
      </w:r>
      <w:r w:rsidR="00F60242">
        <w:rPr>
          <w:rFonts w:hint="eastAsia"/>
        </w:rPr>
        <w:t>、</w:t>
      </w:r>
      <w:r>
        <w:rPr>
          <w:rFonts w:hint="eastAsia"/>
        </w:rPr>
        <w:t>終了時の範囲は開始時から</w:t>
      </w:r>
      <w:r w:rsidR="00FB30F2">
        <w:rPr>
          <w:rFonts w:hint="eastAsia"/>
        </w:rPr>
        <w:t>利用可能時の最後の</w:t>
      </w:r>
      <w:r w:rsidR="00DA1F76">
        <w:rPr>
          <w:rFonts w:hint="eastAsia"/>
        </w:rPr>
        <w:t>時間までとなる</w:t>
      </w:r>
      <w:r w:rsidR="00F60242">
        <w:rPr>
          <w:rFonts w:hint="eastAsia"/>
        </w:rPr>
        <w:t>。</w:t>
      </w:r>
      <w:r w:rsidR="00DA1F76">
        <w:rPr>
          <w:rFonts w:hint="eastAsia"/>
        </w:rPr>
        <w:t>また終了時を任意の時間に設定した場合は</w:t>
      </w:r>
      <w:r w:rsidR="00F60242">
        <w:rPr>
          <w:rFonts w:hint="eastAsia"/>
        </w:rPr>
        <w:t>、</w:t>
      </w:r>
      <w:r w:rsidR="00DA1F76">
        <w:rPr>
          <w:rFonts w:hint="eastAsia"/>
        </w:rPr>
        <w:t>開始時は</w:t>
      </w:r>
      <w:r w:rsidR="00F60242">
        <w:rPr>
          <w:rFonts w:hint="eastAsia"/>
        </w:rPr>
        <w:t>、</w:t>
      </w:r>
      <w:r w:rsidR="00E36260">
        <w:rPr>
          <w:rFonts w:hint="eastAsia"/>
        </w:rPr>
        <w:t>利用可能時の最初の時間から終了時までの範囲で選択可能となる</w:t>
      </w:r>
      <w:r w:rsidR="00F60242">
        <w:rPr>
          <w:rFonts w:hint="eastAsia"/>
        </w:rPr>
        <w:t>。</w:t>
      </w:r>
    </w:p>
    <w:p w14:paraId="5216F429" w14:textId="2F61CE0F" w:rsidR="00A82B9F" w:rsidRDefault="00A82B9F" w:rsidP="00D06E79">
      <w:pPr>
        <w:ind w:leftChars="600" w:left="1260" w:firstLineChars="100" w:firstLine="210"/>
        <w:jc w:val="left"/>
      </w:pPr>
      <w:r>
        <w:rPr>
          <w:rFonts w:hint="eastAsia"/>
        </w:rPr>
        <w:t>ex)選択されている教室の利用可能時間が8:00～21:40の場合</w:t>
      </w:r>
    </w:p>
    <w:p w14:paraId="45B817BF" w14:textId="33669EB5" w:rsidR="00A82B9F" w:rsidRDefault="0045097D" w:rsidP="0045097D">
      <w:pPr>
        <w:ind w:leftChars="700" w:left="1470" w:firstLineChars="100" w:firstLine="210"/>
        <w:jc w:val="left"/>
      </w:pPr>
      <w:r>
        <w:rPr>
          <w:rFonts w:hint="eastAsia"/>
        </w:rPr>
        <w:t>最初は</w:t>
      </w:r>
      <w:r w:rsidR="00F60242">
        <w:rPr>
          <w:rFonts w:hint="eastAsia"/>
        </w:rPr>
        <w:t>、</w:t>
      </w:r>
      <w:r>
        <w:rPr>
          <w:rFonts w:hint="eastAsia"/>
        </w:rPr>
        <w:t>利用開始時</w:t>
      </w:r>
      <w:r w:rsidR="00F60242">
        <w:rPr>
          <w:rFonts w:hint="eastAsia"/>
        </w:rPr>
        <w:t>、</w:t>
      </w:r>
      <w:r>
        <w:rPr>
          <w:rFonts w:hint="eastAsia"/>
        </w:rPr>
        <w:t>利用終了時共に</w:t>
      </w:r>
      <w:r w:rsidR="0056019E">
        <w:rPr>
          <w:rFonts w:hint="eastAsia"/>
        </w:rPr>
        <w:t>8～21の間で選択可能</w:t>
      </w:r>
      <w:r w:rsidR="00F60242">
        <w:rPr>
          <w:rFonts w:hint="eastAsia"/>
        </w:rPr>
        <w:t>。</w:t>
      </w:r>
    </w:p>
    <w:p w14:paraId="22524367" w14:textId="6408A7BB" w:rsidR="0056019E" w:rsidRDefault="0056019E" w:rsidP="0045097D">
      <w:pPr>
        <w:ind w:leftChars="700" w:left="1470" w:firstLineChars="100" w:firstLine="210"/>
        <w:jc w:val="left"/>
      </w:pPr>
      <w:r>
        <w:rPr>
          <w:rFonts w:hint="eastAsia"/>
        </w:rPr>
        <w:t>ここで</w:t>
      </w:r>
      <w:r w:rsidR="00E81084">
        <w:rPr>
          <w:rFonts w:hint="eastAsia"/>
        </w:rPr>
        <w:t>利用開始時に「12」を選択すると</w:t>
      </w:r>
      <w:r w:rsidR="00F60242">
        <w:rPr>
          <w:rFonts w:hint="eastAsia"/>
        </w:rPr>
        <w:t>、</w:t>
      </w:r>
      <w:r w:rsidR="00E81084">
        <w:rPr>
          <w:rFonts w:hint="eastAsia"/>
        </w:rPr>
        <w:t>利用終了時の選択範囲は12～21となる</w:t>
      </w:r>
      <w:r w:rsidR="00F60242">
        <w:rPr>
          <w:rFonts w:hint="eastAsia"/>
        </w:rPr>
        <w:t>。</w:t>
      </w:r>
    </w:p>
    <w:p w14:paraId="4DCCD767" w14:textId="746577DF" w:rsidR="00E81084" w:rsidRDefault="00E81084" w:rsidP="0045097D">
      <w:pPr>
        <w:ind w:leftChars="700" w:left="1470" w:firstLineChars="100" w:firstLine="210"/>
        <w:jc w:val="left"/>
      </w:pPr>
      <w:r>
        <w:rPr>
          <w:rFonts w:hint="eastAsia"/>
        </w:rPr>
        <w:t>更に</w:t>
      </w:r>
      <w:r w:rsidR="00F60242">
        <w:rPr>
          <w:rFonts w:hint="eastAsia"/>
        </w:rPr>
        <w:t>、</w:t>
      </w:r>
      <w:r>
        <w:rPr>
          <w:rFonts w:hint="eastAsia"/>
        </w:rPr>
        <w:t>利用終了時に「14」を選択すると</w:t>
      </w:r>
      <w:r w:rsidR="00F60242">
        <w:rPr>
          <w:rFonts w:hint="eastAsia"/>
        </w:rPr>
        <w:t>、</w:t>
      </w:r>
      <w:r>
        <w:rPr>
          <w:rFonts w:hint="eastAsia"/>
        </w:rPr>
        <w:t>利用開始時の選択範囲は</w:t>
      </w:r>
      <w:r w:rsidR="00B26D49">
        <w:rPr>
          <w:rFonts w:hint="eastAsia"/>
        </w:rPr>
        <w:t>8～14となる</w:t>
      </w:r>
      <w:r w:rsidR="00F60242">
        <w:rPr>
          <w:rFonts w:hint="eastAsia"/>
        </w:rPr>
        <w:t>。</w:t>
      </w:r>
    </w:p>
    <w:p w14:paraId="34FB8DF6" w14:textId="77777777" w:rsidR="00370D0F" w:rsidRDefault="00370D0F" w:rsidP="00370D0F">
      <w:pPr>
        <w:ind w:leftChars="600" w:left="1260"/>
        <w:jc w:val="left"/>
      </w:pPr>
    </w:p>
    <w:p w14:paraId="69FE9792" w14:textId="77777777" w:rsidR="00377E26" w:rsidRDefault="00377E26" w:rsidP="00377E26">
      <w:pPr>
        <w:pStyle w:val="a4"/>
        <w:numPr>
          <w:ilvl w:val="2"/>
          <w:numId w:val="1"/>
        </w:numPr>
        <w:ind w:leftChars="0"/>
        <w:jc w:val="left"/>
        <w:outlineLvl w:val="2"/>
      </w:pPr>
      <w:r>
        <w:rPr>
          <w:rFonts w:hint="eastAsia"/>
        </w:rPr>
        <w:t>利用開始時・終了時選択後に選択教室を変更した場合</w:t>
      </w:r>
    </w:p>
    <w:p w14:paraId="00DDE951" w14:textId="16064BF6" w:rsidR="00CA2DEA" w:rsidRDefault="00303587" w:rsidP="00303587">
      <w:pPr>
        <w:ind w:leftChars="600" w:left="1260"/>
        <w:jc w:val="left"/>
      </w:pPr>
      <w:r>
        <w:rPr>
          <w:rFonts w:hint="eastAsia"/>
        </w:rPr>
        <w:t>3.3.10 で示した通り</w:t>
      </w:r>
      <w:r w:rsidR="00F60242">
        <w:rPr>
          <w:rFonts w:hint="eastAsia"/>
        </w:rPr>
        <w:t>、</w:t>
      </w:r>
      <w:r>
        <w:rPr>
          <w:rFonts w:hint="eastAsia"/>
        </w:rPr>
        <w:t>利用開始時及び利用終了時の選択範囲が</w:t>
      </w:r>
      <w:r w:rsidR="00E579AE">
        <w:rPr>
          <w:rFonts w:hint="eastAsia"/>
        </w:rPr>
        <w:t>相互の関係から狭められている</w:t>
      </w:r>
      <w:r w:rsidR="008F76E5">
        <w:rPr>
          <w:rFonts w:hint="eastAsia"/>
        </w:rPr>
        <w:t>状態で</w:t>
      </w:r>
      <w:r w:rsidR="00F60242">
        <w:rPr>
          <w:rFonts w:hint="eastAsia"/>
        </w:rPr>
        <w:t>、</w:t>
      </w:r>
      <w:r w:rsidR="00CA2DEA">
        <w:rPr>
          <w:rFonts w:hint="eastAsia"/>
        </w:rPr>
        <w:t>教室選択コンボボックスより教室を選択し直すと</w:t>
      </w:r>
      <w:r w:rsidR="00F60242">
        <w:rPr>
          <w:rFonts w:hint="eastAsia"/>
        </w:rPr>
        <w:t>、</w:t>
      </w:r>
      <w:r w:rsidR="00CA2DEA">
        <w:rPr>
          <w:rFonts w:hint="eastAsia"/>
        </w:rPr>
        <w:t>利用開始時</w:t>
      </w:r>
      <w:r w:rsidR="00F60242">
        <w:rPr>
          <w:rFonts w:hint="eastAsia"/>
        </w:rPr>
        <w:t>、</w:t>
      </w:r>
      <w:r w:rsidR="00CA2DEA">
        <w:rPr>
          <w:rFonts w:hint="eastAsia"/>
        </w:rPr>
        <w:t>終了時共にその教室の利用可能開始時～利用可能終了時までの範囲となる</w:t>
      </w:r>
      <w:r w:rsidR="00F60242">
        <w:rPr>
          <w:rFonts w:hint="eastAsia"/>
        </w:rPr>
        <w:t>。</w:t>
      </w:r>
    </w:p>
    <w:p w14:paraId="210C5428" w14:textId="0E326015" w:rsidR="0018078F" w:rsidRDefault="0018078F" w:rsidP="0018078F">
      <w:pPr>
        <w:ind w:leftChars="700" w:left="1470"/>
        <w:jc w:val="left"/>
      </w:pPr>
      <w:r>
        <w:rPr>
          <w:rFonts w:hint="eastAsia"/>
        </w:rPr>
        <w:t>ex)</w:t>
      </w:r>
      <w:r w:rsidR="00447692">
        <w:rPr>
          <w:rFonts w:hint="eastAsia"/>
        </w:rPr>
        <w:t>371教室が選択されている状態で利用開始時を「12」</w:t>
      </w:r>
      <w:r w:rsidR="00345217">
        <w:rPr>
          <w:rFonts w:hint="eastAsia"/>
        </w:rPr>
        <w:t>に変更</w:t>
      </w:r>
      <w:r w:rsidR="00F60242">
        <w:rPr>
          <w:rFonts w:hint="eastAsia"/>
        </w:rPr>
        <w:t>。</w:t>
      </w:r>
      <w:r w:rsidR="00345217">
        <w:rPr>
          <w:rFonts w:hint="eastAsia"/>
        </w:rPr>
        <w:t>利用終了時を「13」に変更</w:t>
      </w:r>
      <w:r w:rsidR="00F60242">
        <w:rPr>
          <w:rFonts w:hint="eastAsia"/>
        </w:rPr>
        <w:t>。</w:t>
      </w:r>
    </w:p>
    <w:p w14:paraId="6D32E8D9" w14:textId="3E00B614" w:rsidR="00345217" w:rsidRDefault="00345217" w:rsidP="0018078F">
      <w:pPr>
        <w:ind w:leftChars="700" w:left="1470"/>
        <w:jc w:val="left"/>
      </w:pPr>
      <w:r>
        <w:rPr>
          <w:rFonts w:hint="eastAsia"/>
        </w:rPr>
        <w:t xml:space="preserve">　</w:t>
      </w:r>
      <w:r w:rsidR="005E02BB">
        <w:rPr>
          <w:rFonts w:hint="eastAsia"/>
        </w:rPr>
        <w:t>この時利用開始時の選択可能範囲は8～13</w:t>
      </w:r>
      <w:r w:rsidR="00F60242">
        <w:rPr>
          <w:rFonts w:hint="eastAsia"/>
        </w:rPr>
        <w:t>、</w:t>
      </w:r>
      <w:r w:rsidR="005E02BB">
        <w:rPr>
          <w:rFonts w:hint="eastAsia"/>
        </w:rPr>
        <w:t>利用終了時の選択可能範囲は</w:t>
      </w:r>
      <w:r w:rsidR="00B676CC">
        <w:rPr>
          <w:rFonts w:hint="eastAsia"/>
        </w:rPr>
        <w:t>12～21となる</w:t>
      </w:r>
      <w:r w:rsidR="00F60242">
        <w:rPr>
          <w:rFonts w:hint="eastAsia"/>
        </w:rPr>
        <w:t>。</w:t>
      </w:r>
    </w:p>
    <w:p w14:paraId="377B32D4" w14:textId="06536587" w:rsidR="00B676CC" w:rsidRDefault="00B676CC" w:rsidP="0077405C">
      <w:pPr>
        <w:ind w:leftChars="800" w:left="1680"/>
        <w:jc w:val="left"/>
      </w:pPr>
      <w:r>
        <w:rPr>
          <w:rFonts w:hint="eastAsia"/>
        </w:rPr>
        <w:t>ここで373教室を選択すると</w:t>
      </w:r>
      <w:r w:rsidR="00F60242">
        <w:rPr>
          <w:rFonts w:hint="eastAsia"/>
        </w:rPr>
        <w:t>、</w:t>
      </w:r>
      <w:r w:rsidR="00677671">
        <w:rPr>
          <w:rFonts w:hint="eastAsia"/>
        </w:rPr>
        <w:t>利用開始時は「12」利用終了時は「13」だが</w:t>
      </w:r>
      <w:r w:rsidR="00F60242">
        <w:rPr>
          <w:rFonts w:hint="eastAsia"/>
        </w:rPr>
        <w:t>、</w:t>
      </w:r>
      <w:r w:rsidR="00677671">
        <w:rPr>
          <w:rFonts w:hint="eastAsia"/>
        </w:rPr>
        <w:t>選択可能利用開始時</w:t>
      </w:r>
      <w:r w:rsidR="005C100F">
        <w:rPr>
          <w:rFonts w:hint="eastAsia"/>
        </w:rPr>
        <w:t>及び選択可能利用終了時</w:t>
      </w:r>
      <w:r w:rsidR="00677671">
        <w:rPr>
          <w:rFonts w:hint="eastAsia"/>
        </w:rPr>
        <w:t>の選択可能範囲は</w:t>
      </w:r>
      <w:r w:rsidR="005C100F">
        <w:rPr>
          <w:rFonts w:hint="eastAsia"/>
        </w:rPr>
        <w:t>8～21となる</w:t>
      </w:r>
      <w:r w:rsidR="00F60242">
        <w:rPr>
          <w:rFonts w:hint="eastAsia"/>
        </w:rPr>
        <w:t>。</w:t>
      </w:r>
    </w:p>
    <w:p w14:paraId="31226F23" w14:textId="77777777" w:rsidR="003C6DFB" w:rsidRDefault="003C6DFB" w:rsidP="0077405C">
      <w:pPr>
        <w:ind w:leftChars="800" w:left="1680"/>
        <w:jc w:val="left"/>
      </w:pPr>
    </w:p>
    <w:p w14:paraId="725F4AF6" w14:textId="16319A7D" w:rsidR="008F76E5" w:rsidRDefault="008F76E5" w:rsidP="003C6DFB">
      <w:pPr>
        <w:ind w:leftChars="600" w:left="1260" w:firstLineChars="100" w:firstLine="210"/>
        <w:jc w:val="left"/>
      </w:pPr>
      <w:r>
        <w:rPr>
          <w:rFonts w:hint="eastAsia"/>
        </w:rPr>
        <w:t>また</w:t>
      </w:r>
      <w:r w:rsidR="00F60242">
        <w:rPr>
          <w:rFonts w:hint="eastAsia"/>
        </w:rPr>
        <w:t>、</w:t>
      </w:r>
      <w:r w:rsidR="000B303F">
        <w:rPr>
          <w:rFonts w:hint="eastAsia"/>
        </w:rPr>
        <w:t>この時選択されている</w:t>
      </w:r>
      <w:r w:rsidR="00090777">
        <w:rPr>
          <w:rFonts w:hint="eastAsia"/>
        </w:rPr>
        <w:t>利用開始時及び終了時は</w:t>
      </w:r>
      <w:r w:rsidR="00F60242">
        <w:rPr>
          <w:rFonts w:hint="eastAsia"/>
        </w:rPr>
        <w:t>、</w:t>
      </w:r>
      <w:r w:rsidR="00772C2C">
        <w:rPr>
          <w:rFonts w:hint="eastAsia"/>
        </w:rPr>
        <w:t>教室を選択し直す前の</w:t>
      </w:r>
      <w:r w:rsidR="0099064B">
        <w:rPr>
          <w:rFonts w:hint="eastAsia"/>
        </w:rPr>
        <w:t>値を保持する</w:t>
      </w:r>
      <w:r w:rsidR="00F60242">
        <w:rPr>
          <w:rFonts w:hint="eastAsia"/>
        </w:rPr>
        <w:t>。</w:t>
      </w:r>
      <w:r w:rsidR="0099064B">
        <w:rPr>
          <w:rFonts w:hint="eastAsia"/>
        </w:rPr>
        <w:t>ただし</w:t>
      </w:r>
      <w:r w:rsidR="002D48D1">
        <w:rPr>
          <w:rFonts w:hint="eastAsia"/>
        </w:rPr>
        <w:t>利用開始時及び終了時が</w:t>
      </w:r>
      <w:r w:rsidR="0099064B">
        <w:rPr>
          <w:rFonts w:hint="eastAsia"/>
        </w:rPr>
        <w:t>新しく選択された教室の利用可能時間</w:t>
      </w:r>
      <w:r w:rsidR="002D48D1">
        <w:rPr>
          <w:rFonts w:hint="eastAsia"/>
        </w:rPr>
        <w:t>外だった場合は</w:t>
      </w:r>
      <w:r w:rsidR="00F60242">
        <w:rPr>
          <w:rFonts w:hint="eastAsia"/>
        </w:rPr>
        <w:t>、</w:t>
      </w:r>
      <w:r w:rsidR="002D48D1">
        <w:rPr>
          <w:rFonts w:hint="eastAsia"/>
        </w:rPr>
        <w:t>利用可能な直近の「時」に変更する</w:t>
      </w:r>
      <w:r w:rsidR="00F60242">
        <w:rPr>
          <w:rFonts w:hint="eastAsia"/>
        </w:rPr>
        <w:t>。</w:t>
      </w:r>
    </w:p>
    <w:p w14:paraId="713679A2" w14:textId="115278FC" w:rsidR="005D02AC" w:rsidRDefault="0077405C" w:rsidP="005D02AC">
      <w:pPr>
        <w:ind w:leftChars="700" w:left="1470"/>
        <w:jc w:val="left"/>
      </w:pPr>
      <w:r>
        <w:rPr>
          <w:rFonts w:hint="eastAsia"/>
        </w:rPr>
        <w:t>ex)</w:t>
      </w:r>
      <w:r w:rsidR="005D02AC">
        <w:rPr>
          <w:rFonts w:hint="eastAsia"/>
        </w:rPr>
        <w:t>371教室が選択されている状態で利用開始時を「8」</w:t>
      </w:r>
      <w:r w:rsidR="00F60242">
        <w:rPr>
          <w:rFonts w:hint="eastAsia"/>
        </w:rPr>
        <w:t>、</w:t>
      </w:r>
      <w:r w:rsidR="005D02AC">
        <w:rPr>
          <w:rFonts w:hint="eastAsia"/>
        </w:rPr>
        <w:t>利用終了時を「</w:t>
      </w:r>
      <w:r w:rsidR="006E1E82">
        <w:rPr>
          <w:rFonts w:hint="eastAsia"/>
        </w:rPr>
        <w:t>10」に変更</w:t>
      </w:r>
      <w:r w:rsidR="00F60242">
        <w:rPr>
          <w:rFonts w:hint="eastAsia"/>
        </w:rPr>
        <w:t>。</w:t>
      </w:r>
    </w:p>
    <w:p w14:paraId="55A25089" w14:textId="346DFDAD" w:rsidR="001A73FE" w:rsidRDefault="006E1E82" w:rsidP="00377E26">
      <w:pPr>
        <w:ind w:leftChars="800" w:left="1680"/>
        <w:jc w:val="left"/>
      </w:pPr>
      <w:r>
        <w:rPr>
          <w:rFonts w:hint="eastAsia"/>
        </w:rPr>
        <w:t>ここで教室を364教室に変更すると</w:t>
      </w:r>
      <w:r w:rsidR="00F60242">
        <w:rPr>
          <w:rFonts w:hint="eastAsia"/>
        </w:rPr>
        <w:t>、</w:t>
      </w:r>
      <w:r>
        <w:rPr>
          <w:rFonts w:hint="eastAsia"/>
        </w:rPr>
        <w:t>利用開始時は「9」</w:t>
      </w:r>
      <w:r w:rsidR="00F60242">
        <w:rPr>
          <w:rFonts w:hint="eastAsia"/>
        </w:rPr>
        <w:t>、</w:t>
      </w:r>
      <w:r>
        <w:rPr>
          <w:rFonts w:hint="eastAsia"/>
        </w:rPr>
        <w:t>利用終了時は「10」に変更される</w:t>
      </w:r>
      <w:r w:rsidR="00F60242">
        <w:rPr>
          <w:rFonts w:hint="eastAsia"/>
        </w:rPr>
        <w:t>。</w:t>
      </w:r>
    </w:p>
    <w:p w14:paraId="2D63500A" w14:textId="6CF85970" w:rsidR="00C60D6D" w:rsidRDefault="00C60D6D" w:rsidP="00C60D6D">
      <w:pPr>
        <w:widowControl/>
        <w:jc w:val="left"/>
      </w:pPr>
      <w:r>
        <w:br w:type="page"/>
      </w:r>
    </w:p>
    <w:p w14:paraId="77705963" w14:textId="77777777" w:rsidR="00377E26" w:rsidRDefault="00377E26" w:rsidP="00377E26">
      <w:pPr>
        <w:pStyle w:val="a4"/>
        <w:numPr>
          <w:ilvl w:val="1"/>
          <w:numId w:val="1"/>
        </w:numPr>
        <w:ind w:leftChars="0"/>
        <w:jc w:val="left"/>
        <w:outlineLvl w:val="1"/>
      </w:pPr>
      <w:bookmarkStart w:id="9" w:name="_Toc231922352"/>
      <w:bookmarkStart w:id="10" w:name="_Toc231950577"/>
      <w:bookmarkStart w:id="11" w:name="_Toc232068280"/>
      <w:bookmarkStart w:id="12" w:name="_Toc232635750"/>
      <w:bookmarkStart w:id="13" w:name="_Toc234575035"/>
      <w:bookmarkStart w:id="14" w:name="_Toc234575724"/>
      <w:bookmarkStart w:id="15" w:name="_Toc234940430"/>
      <w:proofErr w:type="spellStart"/>
      <w:r>
        <w:lastRenderedPageBreak/>
        <w:t>CheckReservationDialog</w:t>
      </w:r>
      <w:proofErr w:type="spellEnd"/>
    </w:p>
    <w:p w14:paraId="05F431EC" w14:textId="450BAC77" w:rsidR="007603A6" w:rsidRDefault="007603A6" w:rsidP="00D30438">
      <w:pPr>
        <w:widowControl/>
        <w:jc w:val="left"/>
      </w:pPr>
      <w:r w:rsidRPr="00CB61C1">
        <w:rPr>
          <w:noProof/>
        </w:rPr>
        <mc:AlternateContent>
          <mc:Choice Requires="wps">
            <w:drawing>
              <wp:anchor distT="0" distB="0" distL="114300" distR="114300" simplePos="0" relativeHeight="251658436" behindDoc="0" locked="0" layoutInCell="1" allowOverlap="1" wp14:anchorId="13690C1B" wp14:editId="192E7059">
                <wp:simplePos x="0" y="0"/>
                <wp:positionH relativeFrom="column">
                  <wp:posOffset>4318000</wp:posOffset>
                </wp:positionH>
                <wp:positionV relativeFrom="paragraph">
                  <wp:posOffset>147774</wp:posOffset>
                </wp:positionV>
                <wp:extent cx="1692275" cy="311150"/>
                <wp:effectExtent l="0" t="0" r="0" b="0"/>
                <wp:wrapNone/>
                <wp:docPr id="570235572" name="テキスト ボックス 570235572"/>
                <wp:cNvGraphicFramePr/>
                <a:graphic xmlns:a="http://schemas.openxmlformats.org/drawingml/2006/main">
                  <a:graphicData uri="http://schemas.microsoft.com/office/word/2010/wordprocessingShape">
                    <wps:wsp>
                      <wps:cNvSpPr txBox="1"/>
                      <wps:spPr>
                        <a:xfrm>
                          <a:off x="0" y="0"/>
                          <a:ext cx="1692275" cy="311150"/>
                        </a:xfrm>
                        <a:prstGeom prst="rect">
                          <a:avLst/>
                        </a:prstGeom>
                        <a:noFill/>
                        <a:ln w="6350">
                          <a:noFill/>
                        </a:ln>
                      </wps:spPr>
                      <wps:txbx>
                        <w:txbxContent>
                          <w:p w14:paraId="436A4A32" w14:textId="77777777" w:rsidR="00CF6836" w:rsidRPr="009C14FC" w:rsidRDefault="00CF6836" w:rsidP="00CF6836">
                            <w:pPr>
                              <w:rPr>
                                <w:color w:val="FF0000"/>
                                <w:sz w:val="16"/>
                                <w:szCs w:val="18"/>
                              </w:rPr>
                            </w:pPr>
                            <w:r w:rsidRPr="009C14FC">
                              <w:rPr>
                                <w:rFonts w:hint="eastAsia"/>
                                <w:color w:val="FF0000"/>
                                <w:sz w:val="16"/>
                                <w:szCs w:val="18"/>
                              </w:rPr>
                              <w:t>予約</w:t>
                            </w:r>
                            <w:r>
                              <w:rPr>
                                <w:rFonts w:hint="eastAsia"/>
                                <w:color w:val="FF0000"/>
                                <w:sz w:val="16"/>
                                <w:szCs w:val="18"/>
                              </w:rPr>
                              <w:t>日</w:t>
                            </w:r>
                            <w:r w:rsidRPr="009C14FC">
                              <w:rPr>
                                <w:rFonts w:hint="eastAsia"/>
                                <w:color w:val="FF0000"/>
                                <w:sz w:val="16"/>
                                <w:szCs w:val="18"/>
                              </w:rPr>
                              <w:t>入力テキストフィールド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90C1B" id="テキスト ボックス 570235572" o:spid="_x0000_s1155" type="#_x0000_t202" style="position:absolute;margin-left:340pt;margin-top:11.65pt;width:133.25pt;height:24.5pt;z-index:2516584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" filled="f" stroked="f" strokeweight=".5pt">
                <v:textbox>
                  <w:txbxContent>
                    <w:p w14:paraId="436A4A32" w14:textId="77777777" w:rsidR="00CF6836" w:rsidRPr="009C14FC" w:rsidRDefault="00CF6836" w:rsidP="00CF6836">
                      <w:pPr>
                        <w:rPr>
                          <w:color w:val="FF0000"/>
                          <w:sz w:val="16"/>
                          <w:szCs w:val="18"/>
                        </w:rPr>
                      </w:pPr>
                      <w:r w:rsidRPr="009C14FC">
                        <w:rPr>
                          <w:rFonts w:hint="eastAsia"/>
                          <w:color w:val="FF0000"/>
                          <w:sz w:val="16"/>
                          <w:szCs w:val="18"/>
                        </w:rPr>
                        <w:t>予約</w:t>
                      </w:r>
                      <w:r>
                        <w:rPr>
                          <w:rFonts w:hint="eastAsia"/>
                          <w:color w:val="FF0000"/>
                          <w:sz w:val="16"/>
                          <w:szCs w:val="18"/>
                        </w:rPr>
                        <w:t>日</w:t>
                      </w:r>
                      <w:r w:rsidRPr="009C14FC">
                        <w:rPr>
                          <w:rFonts w:hint="eastAsia"/>
                          <w:color w:val="FF0000"/>
                          <w:sz w:val="16"/>
                          <w:szCs w:val="18"/>
                        </w:rPr>
                        <w:t>入力テキストフィールド</w:t>
                      </w:r>
                    </w:p>
                  </w:txbxContent>
                </v:textbox>
              </v:shape>
            </w:pict>
          </mc:Fallback>
        </mc:AlternateContent>
      </w:r>
      <w:r w:rsidRPr="00CB61C1">
        <w:rPr>
          <w:noProof/>
        </w:rPr>
        <mc:AlternateContent>
          <mc:Choice Requires="wps">
            <w:drawing>
              <wp:anchor distT="0" distB="0" distL="114300" distR="114300" simplePos="0" relativeHeight="251658432" behindDoc="0" locked="0" layoutInCell="1" allowOverlap="1" wp14:anchorId="56C23C0A" wp14:editId="500E049F">
                <wp:simplePos x="0" y="0"/>
                <wp:positionH relativeFrom="column">
                  <wp:posOffset>2014855</wp:posOffset>
                </wp:positionH>
                <wp:positionV relativeFrom="paragraph">
                  <wp:posOffset>215628</wp:posOffset>
                </wp:positionV>
                <wp:extent cx="1692275" cy="311150"/>
                <wp:effectExtent l="0" t="0" r="0" b="0"/>
                <wp:wrapNone/>
                <wp:docPr id="237835820" name="テキスト ボックス 237835820"/>
                <wp:cNvGraphicFramePr/>
                <a:graphic xmlns:a="http://schemas.openxmlformats.org/drawingml/2006/main">
                  <a:graphicData uri="http://schemas.microsoft.com/office/word/2010/wordprocessingShape">
                    <wps:wsp>
                      <wps:cNvSpPr txBox="1"/>
                      <wps:spPr>
                        <a:xfrm>
                          <a:off x="0" y="0"/>
                          <a:ext cx="1692275" cy="311150"/>
                        </a:xfrm>
                        <a:prstGeom prst="rect">
                          <a:avLst/>
                        </a:prstGeom>
                        <a:noFill/>
                        <a:ln w="6350">
                          <a:noFill/>
                        </a:ln>
                      </wps:spPr>
                      <wps:txbx>
                        <w:txbxContent>
                          <w:p w14:paraId="6B5CC179" w14:textId="77777777" w:rsidR="00CF6836" w:rsidRPr="009C14FC" w:rsidRDefault="00CF6836" w:rsidP="00CF6836">
                            <w:pPr>
                              <w:rPr>
                                <w:color w:val="FF0000"/>
                                <w:sz w:val="16"/>
                                <w:szCs w:val="18"/>
                              </w:rPr>
                            </w:pPr>
                            <w:r w:rsidRPr="009C14FC">
                              <w:rPr>
                                <w:rFonts w:hint="eastAsia"/>
                                <w:color w:val="FF0000"/>
                                <w:sz w:val="16"/>
                                <w:szCs w:val="18"/>
                              </w:rPr>
                              <w:t>予約年入力テキストフィールド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23C0A" id="テキスト ボックス 237835820" o:spid="_x0000_s1156" type="#_x0000_t202" style="position:absolute;margin-left:158.65pt;margin-top:17pt;width:133.25pt;height:24.5pt;z-index:25165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" filled="f" stroked="f" strokeweight=".5pt">
                <v:textbox>
                  <w:txbxContent>
                    <w:p w14:paraId="6B5CC179" w14:textId="77777777" w:rsidR="00CF6836" w:rsidRPr="009C14FC" w:rsidRDefault="00CF6836" w:rsidP="00CF6836">
                      <w:pPr>
                        <w:rPr>
                          <w:color w:val="FF0000"/>
                          <w:sz w:val="16"/>
                          <w:szCs w:val="18"/>
                        </w:rPr>
                      </w:pPr>
                      <w:r w:rsidRPr="009C14FC">
                        <w:rPr>
                          <w:rFonts w:hint="eastAsia"/>
                          <w:color w:val="FF0000"/>
                          <w:sz w:val="16"/>
                          <w:szCs w:val="18"/>
                        </w:rPr>
                        <w:t>予約年入力テキストフィールド</w:t>
                      </w:r>
                    </w:p>
                  </w:txbxContent>
                </v:textbox>
              </v:shape>
            </w:pict>
          </mc:Fallback>
        </mc:AlternateContent>
      </w:r>
      <w:bookmarkEnd w:id="9"/>
      <w:bookmarkEnd w:id="10"/>
      <w:bookmarkEnd w:id="11"/>
      <w:bookmarkEnd w:id="12"/>
      <w:bookmarkEnd w:id="13"/>
      <w:bookmarkEnd w:id="14"/>
      <w:bookmarkEnd w:id="15"/>
    </w:p>
    <w:p w14:paraId="7FA9CBFC" w14:textId="1A35330D" w:rsidR="00D30438" w:rsidRDefault="00CF6836" w:rsidP="00D30438">
      <w:pPr>
        <w:widowControl/>
        <w:jc w:val="left"/>
      </w:pPr>
      <w:bookmarkStart w:id="16" w:name="_Toc231922353"/>
      <w:bookmarkStart w:id="17" w:name="_Toc231950578"/>
      <w:bookmarkStart w:id="18" w:name="_Toc232068281"/>
      <w:bookmarkStart w:id="19" w:name="_Toc232635751"/>
      <w:bookmarkStart w:id="20" w:name="_Toc234575036"/>
      <w:bookmarkStart w:id="21" w:name="_Toc234575725"/>
      <w:bookmarkStart w:id="22" w:name="_Toc234940431"/>
      <w:r w:rsidRPr="00CB61C1">
        <w:rPr>
          <w:noProof/>
        </w:rPr>
        <mc:AlternateContent>
          <mc:Choice Requires="wps">
            <w:drawing>
              <wp:anchor distT="0" distB="0" distL="114300" distR="114300" simplePos="0" relativeHeight="251658439" behindDoc="0" locked="0" layoutInCell="1" allowOverlap="1" wp14:anchorId="3D27D441" wp14:editId="4026219D">
                <wp:simplePos x="0" y="0"/>
                <wp:positionH relativeFrom="column">
                  <wp:posOffset>5232476</wp:posOffset>
                </wp:positionH>
                <wp:positionV relativeFrom="paragraph">
                  <wp:posOffset>186529</wp:posOffset>
                </wp:positionV>
                <wp:extent cx="711200" cy="311150"/>
                <wp:effectExtent l="0" t="0" r="0" b="0"/>
                <wp:wrapNone/>
                <wp:docPr id="1923014938" name="テキスト ボックス 1923014938"/>
                <wp:cNvGraphicFramePr/>
                <a:graphic xmlns:a="http://schemas.openxmlformats.org/drawingml/2006/main">
                  <a:graphicData uri="http://schemas.microsoft.com/office/word/2010/wordprocessingShape">
                    <wps:wsp>
                      <wps:cNvSpPr txBox="1"/>
                      <wps:spPr>
                        <a:xfrm>
                          <a:off x="0" y="0"/>
                          <a:ext cx="711200" cy="311150"/>
                        </a:xfrm>
                        <a:prstGeom prst="rect">
                          <a:avLst/>
                        </a:prstGeom>
                        <a:noFill/>
                        <a:ln w="6350">
                          <a:noFill/>
                        </a:ln>
                      </wps:spPr>
                      <wps:txbx>
                        <w:txbxContent>
                          <w:p w14:paraId="2ACB3616" w14:textId="77777777" w:rsidR="00CF6836" w:rsidRPr="009C14FC" w:rsidRDefault="00CF6836" w:rsidP="00CF6836">
                            <w:pPr>
                              <w:rPr>
                                <w:color w:val="FF0000"/>
                                <w:sz w:val="16"/>
                                <w:szCs w:val="18"/>
                              </w:rPr>
                            </w:pPr>
                            <w:r>
                              <w:rPr>
                                <w:rFonts w:hint="eastAsia"/>
                                <w:color w:val="FF0000"/>
                                <w:sz w:val="16"/>
                                <w:szCs w:val="18"/>
                              </w:rPr>
                              <w:t>終了ボタン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7D441" id="テキスト ボックス 1923014938" o:spid="_x0000_s1157" type="#_x0000_t202" style="position:absolute;margin-left:412pt;margin-top:14.7pt;width:56pt;height:24.5pt;z-index:2516584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" filled="f" stroked="f" strokeweight=".5pt">
                <v:textbox>
                  <w:txbxContent>
                    <w:p w14:paraId="2ACB3616" w14:textId="77777777" w:rsidR="00CF6836" w:rsidRPr="009C14FC" w:rsidRDefault="00CF6836" w:rsidP="00CF6836">
                      <w:pPr>
                        <w:rPr>
                          <w:color w:val="FF0000"/>
                          <w:sz w:val="16"/>
                          <w:szCs w:val="18"/>
                        </w:rPr>
                      </w:pPr>
                      <w:r>
                        <w:rPr>
                          <w:rFonts w:hint="eastAsia"/>
                          <w:color w:val="FF0000"/>
                          <w:sz w:val="16"/>
                          <w:szCs w:val="18"/>
                        </w:rPr>
                        <w:t>終了ボタン</w:t>
                      </w:r>
                    </w:p>
                  </w:txbxContent>
                </v:textbox>
              </v:shape>
            </w:pict>
          </mc:Fallback>
        </mc:AlternateContent>
      </w:r>
      <w:r w:rsidRPr="00CB61C1">
        <w:rPr>
          <w:noProof/>
        </w:rPr>
        <mc:AlternateContent>
          <mc:Choice Requires="wps">
            <w:drawing>
              <wp:anchor distT="0" distB="0" distL="114300" distR="114300" simplePos="0" relativeHeight="251658435" behindDoc="0" locked="0" layoutInCell="1" allowOverlap="1" wp14:anchorId="3486ADCC" wp14:editId="24F6552D">
                <wp:simplePos x="0" y="0"/>
                <wp:positionH relativeFrom="column">
                  <wp:posOffset>4460224</wp:posOffset>
                </wp:positionH>
                <wp:positionV relativeFrom="paragraph">
                  <wp:posOffset>138399</wp:posOffset>
                </wp:positionV>
                <wp:extent cx="508000" cy="660400"/>
                <wp:effectExtent l="38100" t="0" r="25400" b="63500"/>
                <wp:wrapNone/>
                <wp:docPr id="1386610351" name="直線矢印コネクタ 1386610351"/>
                <wp:cNvGraphicFramePr/>
                <a:graphic xmlns:a="http://schemas.openxmlformats.org/drawingml/2006/main">
                  <a:graphicData uri="http://schemas.microsoft.com/office/word/2010/wordprocessingShape">
                    <wps:wsp>
                      <wps:cNvCnPr/>
                      <wps:spPr>
                        <a:xfrm flipH="1">
                          <a:off x="0" y="0"/>
                          <a:ext cx="508000" cy="6604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7AD0C8" id="直線矢印コネクタ 1386610351" o:spid="_x0000_s1026" type="#_x0000_t32" style="position:absolute;margin-left:351.2pt;margin-top:10.9pt;width:40pt;height:52pt;flip:x;z-index:2516584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" strokecolor="red" strokeweight=".5pt">
                <v:stroke endarrow="block" joinstyle="miter"/>
              </v:shape>
            </w:pict>
          </mc:Fallback>
        </mc:AlternateContent>
      </w:r>
      <w:r w:rsidRPr="00CB61C1">
        <w:rPr>
          <w:noProof/>
        </w:rPr>
        <mc:AlternateContent>
          <mc:Choice Requires="wps">
            <w:drawing>
              <wp:anchor distT="0" distB="0" distL="114300" distR="114300" simplePos="0" relativeHeight="251658434" behindDoc="0" locked="0" layoutInCell="1" allowOverlap="1" wp14:anchorId="1CDDA442" wp14:editId="1808CEE8">
                <wp:simplePos x="0" y="0"/>
                <wp:positionH relativeFrom="column">
                  <wp:posOffset>3052046</wp:posOffset>
                </wp:positionH>
                <wp:positionV relativeFrom="paragraph">
                  <wp:posOffset>154145</wp:posOffset>
                </wp:positionV>
                <wp:extent cx="1692275" cy="311150"/>
                <wp:effectExtent l="0" t="0" r="0" b="0"/>
                <wp:wrapNone/>
                <wp:docPr id="337494711" name="テキスト ボックス 337494711"/>
                <wp:cNvGraphicFramePr/>
                <a:graphic xmlns:a="http://schemas.openxmlformats.org/drawingml/2006/main">
                  <a:graphicData uri="http://schemas.microsoft.com/office/word/2010/wordprocessingShape">
                    <wps:wsp>
                      <wps:cNvSpPr txBox="1"/>
                      <wps:spPr>
                        <a:xfrm>
                          <a:off x="0" y="0"/>
                          <a:ext cx="1692275" cy="311150"/>
                        </a:xfrm>
                        <a:prstGeom prst="rect">
                          <a:avLst/>
                        </a:prstGeom>
                        <a:noFill/>
                        <a:ln w="6350">
                          <a:noFill/>
                        </a:ln>
                      </wps:spPr>
                      <wps:txbx>
                        <w:txbxContent>
                          <w:p w14:paraId="3E07EEA2" w14:textId="77777777" w:rsidR="00CF6836" w:rsidRPr="009C14FC" w:rsidRDefault="00CF6836" w:rsidP="00CF6836">
                            <w:pPr>
                              <w:rPr>
                                <w:color w:val="FF0000"/>
                                <w:sz w:val="16"/>
                                <w:szCs w:val="18"/>
                              </w:rPr>
                            </w:pPr>
                            <w:r w:rsidRPr="009C14FC">
                              <w:rPr>
                                <w:rFonts w:hint="eastAsia"/>
                                <w:color w:val="FF0000"/>
                                <w:sz w:val="16"/>
                                <w:szCs w:val="18"/>
                              </w:rPr>
                              <w:t>予約</w:t>
                            </w:r>
                            <w:r>
                              <w:rPr>
                                <w:rFonts w:hint="eastAsia"/>
                                <w:color w:val="FF0000"/>
                                <w:sz w:val="16"/>
                                <w:szCs w:val="18"/>
                              </w:rPr>
                              <w:t>月</w:t>
                            </w:r>
                            <w:r w:rsidRPr="009C14FC">
                              <w:rPr>
                                <w:rFonts w:hint="eastAsia"/>
                                <w:color w:val="FF0000"/>
                                <w:sz w:val="16"/>
                                <w:szCs w:val="18"/>
                              </w:rPr>
                              <w:t>入力テキストフィールド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DA442" id="テキスト ボックス 337494711" o:spid="_x0000_s1158" type="#_x0000_t202" style="position:absolute;margin-left:240.3pt;margin-top:12.15pt;width:133.25pt;height:24.5pt;z-index:2516584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" filled="f" stroked="f" strokeweight=".5pt">
                <v:textbox>
                  <w:txbxContent>
                    <w:p w14:paraId="3E07EEA2" w14:textId="77777777" w:rsidR="00CF6836" w:rsidRPr="009C14FC" w:rsidRDefault="00CF6836" w:rsidP="00CF6836">
                      <w:pPr>
                        <w:rPr>
                          <w:color w:val="FF0000"/>
                          <w:sz w:val="16"/>
                          <w:szCs w:val="18"/>
                        </w:rPr>
                      </w:pPr>
                      <w:r w:rsidRPr="009C14FC">
                        <w:rPr>
                          <w:rFonts w:hint="eastAsia"/>
                          <w:color w:val="FF0000"/>
                          <w:sz w:val="16"/>
                          <w:szCs w:val="18"/>
                        </w:rPr>
                        <w:t>予約</w:t>
                      </w:r>
                      <w:r>
                        <w:rPr>
                          <w:rFonts w:hint="eastAsia"/>
                          <w:color w:val="FF0000"/>
                          <w:sz w:val="16"/>
                          <w:szCs w:val="18"/>
                        </w:rPr>
                        <w:t>月</w:t>
                      </w:r>
                      <w:r w:rsidRPr="009C14FC">
                        <w:rPr>
                          <w:rFonts w:hint="eastAsia"/>
                          <w:color w:val="FF0000"/>
                          <w:sz w:val="16"/>
                          <w:szCs w:val="18"/>
                        </w:rPr>
                        <w:t>入力テキストフィールド</w:t>
                      </w:r>
                    </w:p>
                  </w:txbxContent>
                </v:textbox>
              </v:shape>
            </w:pict>
          </mc:Fallback>
        </mc:AlternateContent>
      </w:r>
      <w:r w:rsidRPr="00CB61C1">
        <w:rPr>
          <w:noProof/>
        </w:rPr>
        <mc:AlternateContent>
          <mc:Choice Requires="wps">
            <w:drawing>
              <wp:anchor distT="0" distB="0" distL="114300" distR="114300" simplePos="0" relativeHeight="251658431" behindDoc="0" locked="0" layoutInCell="1" allowOverlap="1" wp14:anchorId="5257E690" wp14:editId="1A1FC67A">
                <wp:simplePos x="0" y="0"/>
                <wp:positionH relativeFrom="column">
                  <wp:posOffset>2812537</wp:posOffset>
                </wp:positionH>
                <wp:positionV relativeFrom="paragraph">
                  <wp:posOffset>192107</wp:posOffset>
                </wp:positionV>
                <wp:extent cx="139065" cy="628650"/>
                <wp:effectExtent l="0" t="0" r="70485" b="57150"/>
                <wp:wrapNone/>
                <wp:docPr id="1404876547" name="直線矢印コネクタ 1404876547"/>
                <wp:cNvGraphicFramePr/>
                <a:graphic xmlns:a="http://schemas.openxmlformats.org/drawingml/2006/main">
                  <a:graphicData uri="http://schemas.microsoft.com/office/word/2010/wordprocessingShape">
                    <wps:wsp>
                      <wps:cNvCnPr/>
                      <wps:spPr>
                        <a:xfrm>
                          <a:off x="0" y="0"/>
                          <a:ext cx="139065" cy="6286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019594" id="直線矢印コネクタ 1404876547" o:spid="_x0000_s1026" type="#_x0000_t32" style="position:absolute;margin-left:221.45pt;margin-top:15.15pt;width:10.95pt;height:49.5pt;z-index:2516584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" strokecolor="red" strokeweight=".5pt">
                <v:stroke endarrow="block" joinstyle="miter"/>
              </v:shape>
            </w:pict>
          </mc:Fallback>
        </mc:AlternateContent>
      </w:r>
      <w:r w:rsidRPr="00CB61C1">
        <w:rPr>
          <w:noProof/>
        </w:rPr>
        <mc:AlternateContent>
          <mc:Choice Requires="wps">
            <w:drawing>
              <wp:anchor distT="0" distB="0" distL="114300" distR="114300" simplePos="0" relativeHeight="251658430" behindDoc="0" locked="0" layoutInCell="1" allowOverlap="1" wp14:anchorId="217C11C9" wp14:editId="1948D4FE">
                <wp:simplePos x="0" y="0"/>
                <wp:positionH relativeFrom="column">
                  <wp:posOffset>952959</wp:posOffset>
                </wp:positionH>
                <wp:positionV relativeFrom="paragraph">
                  <wp:posOffset>137328</wp:posOffset>
                </wp:positionV>
                <wp:extent cx="1365250" cy="273050"/>
                <wp:effectExtent l="0" t="0" r="0" b="0"/>
                <wp:wrapNone/>
                <wp:docPr id="2124850325" name="テキスト ボックス 2124850325"/>
                <wp:cNvGraphicFramePr/>
                <a:graphic xmlns:a="http://schemas.openxmlformats.org/drawingml/2006/main">
                  <a:graphicData uri="http://schemas.microsoft.com/office/word/2010/wordprocessingShape">
                    <wps:wsp>
                      <wps:cNvSpPr txBox="1"/>
                      <wps:spPr>
                        <a:xfrm>
                          <a:off x="0" y="0"/>
                          <a:ext cx="1365250" cy="273050"/>
                        </a:xfrm>
                        <a:prstGeom prst="rect">
                          <a:avLst/>
                        </a:prstGeom>
                        <a:noFill/>
                        <a:ln w="6350">
                          <a:noFill/>
                        </a:ln>
                      </wps:spPr>
                      <wps:txbx>
                        <w:txbxContent>
                          <w:p w14:paraId="5AA61203" w14:textId="77777777" w:rsidR="00CF6836" w:rsidRPr="009C14FC" w:rsidRDefault="00CF6836" w:rsidP="00CF6836">
                            <w:pPr>
                              <w:rPr>
                                <w:color w:val="FF0000"/>
                                <w:sz w:val="16"/>
                                <w:szCs w:val="18"/>
                              </w:rPr>
                            </w:pPr>
                            <w:r w:rsidRPr="009C14FC">
                              <w:rPr>
                                <w:rFonts w:hint="eastAsia"/>
                                <w:color w:val="FF0000"/>
                                <w:sz w:val="16"/>
                                <w:szCs w:val="18"/>
                              </w:rPr>
                              <w:t>教室選択コンボボックス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C11C9" id="テキスト ボックス 2124850325" o:spid="_x0000_s1159" type="#_x0000_t202" style="position:absolute;margin-left:75.05pt;margin-top:10.8pt;width:107.5pt;height:21.5pt;z-index:2516584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" filled="f" stroked="f" strokeweight=".5pt">
                <v:textbox>
                  <w:txbxContent>
                    <w:p w14:paraId="5AA61203" w14:textId="77777777" w:rsidR="00CF6836" w:rsidRPr="009C14FC" w:rsidRDefault="00CF6836" w:rsidP="00CF6836">
                      <w:pPr>
                        <w:rPr>
                          <w:color w:val="FF0000"/>
                          <w:sz w:val="16"/>
                          <w:szCs w:val="18"/>
                        </w:rPr>
                      </w:pPr>
                      <w:r w:rsidRPr="009C14FC">
                        <w:rPr>
                          <w:rFonts w:hint="eastAsia"/>
                          <w:color w:val="FF0000"/>
                          <w:sz w:val="16"/>
                          <w:szCs w:val="18"/>
                        </w:rPr>
                        <w:t>教室選択コンボボックス</w:t>
                      </w:r>
                    </w:p>
                  </w:txbxContent>
                </v:textbox>
              </v:shape>
            </w:pict>
          </mc:Fallback>
        </mc:AlternateContent>
      </w:r>
      <w:bookmarkEnd w:id="16"/>
      <w:bookmarkEnd w:id="17"/>
      <w:bookmarkEnd w:id="18"/>
      <w:bookmarkEnd w:id="19"/>
      <w:bookmarkEnd w:id="20"/>
      <w:bookmarkEnd w:id="21"/>
      <w:bookmarkEnd w:id="22"/>
    </w:p>
    <w:bookmarkStart w:id="23" w:name="_Toc231922354"/>
    <w:bookmarkStart w:id="24" w:name="_Toc231950579"/>
    <w:bookmarkStart w:id="25" w:name="_Toc232068282"/>
    <w:bookmarkStart w:id="26" w:name="_Toc232635752"/>
    <w:bookmarkStart w:id="27" w:name="_Toc234575037"/>
    <w:bookmarkStart w:id="28" w:name="_Toc234575726"/>
    <w:bookmarkStart w:id="29" w:name="_Toc234940432"/>
    <w:p w14:paraId="2800FADD" w14:textId="0EF4B586" w:rsidR="00CF6836" w:rsidRDefault="00CF6836" w:rsidP="00D30438">
      <w:pPr>
        <w:widowControl/>
        <w:jc w:val="left"/>
      </w:pPr>
      <w:r w:rsidRPr="00CB61C1">
        <w:rPr>
          <w:noProof/>
        </w:rPr>
        <mc:AlternateContent>
          <mc:Choice Requires="wps">
            <w:drawing>
              <wp:anchor distT="0" distB="0" distL="114300" distR="114300" simplePos="0" relativeHeight="251658438" behindDoc="0" locked="0" layoutInCell="1" allowOverlap="1" wp14:anchorId="2BB7FA27" wp14:editId="71255476">
                <wp:simplePos x="0" y="0"/>
                <wp:positionH relativeFrom="column">
                  <wp:posOffset>5152451</wp:posOffset>
                </wp:positionH>
                <wp:positionV relativeFrom="paragraph">
                  <wp:posOffset>176048</wp:posOffset>
                </wp:positionV>
                <wp:extent cx="305435" cy="209550"/>
                <wp:effectExtent l="38100" t="0" r="18415" b="57150"/>
                <wp:wrapNone/>
                <wp:docPr id="142708674" name="直線矢印コネクタ 142708674"/>
                <wp:cNvGraphicFramePr/>
                <a:graphic xmlns:a="http://schemas.openxmlformats.org/drawingml/2006/main">
                  <a:graphicData uri="http://schemas.microsoft.com/office/word/2010/wordprocessingShape">
                    <wps:wsp>
                      <wps:cNvCnPr/>
                      <wps:spPr>
                        <a:xfrm flipH="1">
                          <a:off x="0" y="0"/>
                          <a:ext cx="305435" cy="2095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848BB3" id="直線矢印コネクタ 142708674" o:spid="_x0000_s1026" type="#_x0000_t32" style="position:absolute;margin-left:405.7pt;margin-top:13.85pt;width:24.05pt;height:16.5pt;flip:x;z-index:2516584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" strokecolor="red" strokeweight=".5pt">
                <v:stroke endarrow="block" joinstyle="miter"/>
              </v:shape>
            </w:pict>
          </mc:Fallback>
        </mc:AlternateContent>
      </w:r>
      <w:r>
        <w:rPr>
          <w:noProof/>
        </w:rPr>
        <mc:AlternateContent>
          <mc:Choice Requires="wps">
            <w:drawing>
              <wp:anchor distT="0" distB="0" distL="114300" distR="114300" simplePos="0" relativeHeight="251658437" behindDoc="0" locked="0" layoutInCell="1" allowOverlap="1" wp14:anchorId="2CC2D2B7" wp14:editId="2598C75F">
                <wp:simplePos x="0" y="0"/>
                <wp:positionH relativeFrom="column">
                  <wp:posOffset>4901894</wp:posOffset>
                </wp:positionH>
                <wp:positionV relativeFrom="paragraph">
                  <wp:posOffset>221317</wp:posOffset>
                </wp:positionV>
                <wp:extent cx="303267" cy="341237"/>
                <wp:effectExtent l="0" t="0" r="0" b="0"/>
                <wp:wrapNone/>
                <wp:docPr id="1645017423" name="テキスト ボックス 51"/>
                <wp:cNvGraphicFramePr/>
                <a:graphic xmlns:a="http://schemas.openxmlformats.org/drawingml/2006/main">
                  <a:graphicData uri="http://schemas.microsoft.com/office/word/2010/wordprocessingShape">
                    <wps:wsp>
                      <wps:cNvSpPr txBox="1"/>
                      <wps:spPr>
                        <a:xfrm>
                          <a:off x="0" y="0"/>
                          <a:ext cx="303267" cy="341237"/>
                        </a:xfrm>
                        <a:prstGeom prst="rect">
                          <a:avLst/>
                        </a:prstGeom>
                        <a:noFill/>
                        <a:ln w="6350">
                          <a:noFill/>
                        </a:ln>
                      </wps:spPr>
                      <wps:txbx>
                        <w:txbxContent>
                          <w:p w14:paraId="0AD6F231" w14:textId="77777777" w:rsidR="00CF6836" w:rsidRDefault="00CF6836" w:rsidP="00CF6836">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C2D2B7" id="テキスト ボックス 51" o:spid="_x0000_s1160" type="#_x0000_t202" style="position:absolute;margin-left:386pt;margin-top:17.45pt;width:23.9pt;height:26.85pt;z-index:25165843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" filled="f" stroked="f" strokeweight=".5pt">
                <v:textbox>
                  <w:txbxContent>
                    <w:p w14:paraId="0AD6F231" w14:textId="77777777" w:rsidR="00CF6836" w:rsidRDefault="00CF6836" w:rsidP="00CF6836">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v:textbox>
              </v:shape>
            </w:pict>
          </mc:Fallback>
        </mc:AlternateContent>
      </w:r>
      <w:r w:rsidRPr="00CB61C1">
        <w:rPr>
          <w:noProof/>
        </w:rPr>
        <mc:AlternateContent>
          <mc:Choice Requires="wps">
            <w:drawing>
              <wp:anchor distT="0" distB="0" distL="114300" distR="114300" simplePos="0" relativeHeight="251658433" behindDoc="0" locked="0" layoutInCell="1" allowOverlap="1" wp14:anchorId="150ACF8E" wp14:editId="44D41A7C">
                <wp:simplePos x="0" y="0"/>
                <wp:positionH relativeFrom="column">
                  <wp:posOffset>3707750</wp:posOffset>
                </wp:positionH>
                <wp:positionV relativeFrom="paragraph">
                  <wp:posOffset>179070</wp:posOffset>
                </wp:positionV>
                <wp:extent cx="132661" cy="391787"/>
                <wp:effectExtent l="38100" t="0" r="20320" b="27940"/>
                <wp:wrapNone/>
                <wp:docPr id="5898428" name="直線矢印コネクタ 5898428"/>
                <wp:cNvGraphicFramePr/>
                <a:graphic xmlns:a="http://schemas.openxmlformats.org/drawingml/2006/main">
                  <a:graphicData uri="http://schemas.microsoft.com/office/word/2010/wordprocessingShape">
                    <wps:wsp>
                      <wps:cNvCnPr/>
                      <wps:spPr>
                        <a:xfrm flipH="1">
                          <a:off x="0" y="0"/>
                          <a:ext cx="132661" cy="39178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BB82AD" id="直線矢印コネクタ 5898428" o:spid="_x0000_s1026" type="#_x0000_t32" style="position:absolute;margin-left:291.95pt;margin-top:14.1pt;width:10.45pt;height:30.85pt;flip:x;z-index:2516584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" strokecolor="red" strokeweight=".5pt">
                <v:stroke endarrow="block" joinstyle="miter"/>
              </v:shape>
            </w:pict>
          </mc:Fallback>
        </mc:AlternateContent>
      </w:r>
      <w:r w:rsidRPr="00CB61C1">
        <w:rPr>
          <w:noProof/>
        </w:rPr>
        <mc:AlternateContent>
          <mc:Choice Requires="wps">
            <w:drawing>
              <wp:anchor distT="0" distB="0" distL="114300" distR="114300" simplePos="0" relativeHeight="251658429" behindDoc="0" locked="0" layoutInCell="1" allowOverlap="1" wp14:anchorId="2B76A4ED" wp14:editId="48AFBF40">
                <wp:simplePos x="0" y="0"/>
                <wp:positionH relativeFrom="column">
                  <wp:posOffset>1772698</wp:posOffset>
                </wp:positionH>
                <wp:positionV relativeFrom="paragraph">
                  <wp:posOffset>178114</wp:posOffset>
                </wp:positionV>
                <wp:extent cx="45085" cy="389255"/>
                <wp:effectExtent l="38100" t="0" r="69215" b="48895"/>
                <wp:wrapNone/>
                <wp:docPr id="398362083" name="直線矢印コネクタ 398362083"/>
                <wp:cNvGraphicFramePr/>
                <a:graphic xmlns:a="http://schemas.openxmlformats.org/drawingml/2006/main">
                  <a:graphicData uri="http://schemas.microsoft.com/office/word/2010/wordprocessingShape">
                    <wps:wsp>
                      <wps:cNvCnPr/>
                      <wps:spPr>
                        <a:xfrm>
                          <a:off x="0" y="0"/>
                          <a:ext cx="45085" cy="38925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CE7680" id="直線矢印コネクタ 398362083" o:spid="_x0000_s1026" type="#_x0000_t32" style="position:absolute;margin-left:139.6pt;margin-top:14pt;width:3.55pt;height:30.65pt;z-index:2516584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" strokecolor="red" strokeweight=".5pt">
                <v:stroke endarrow="block" joinstyle="miter"/>
              </v:shape>
            </w:pict>
          </mc:Fallback>
        </mc:AlternateContent>
      </w:r>
      <w:bookmarkEnd w:id="23"/>
      <w:bookmarkEnd w:id="24"/>
      <w:bookmarkEnd w:id="25"/>
      <w:bookmarkEnd w:id="26"/>
      <w:bookmarkEnd w:id="27"/>
      <w:bookmarkEnd w:id="28"/>
      <w:bookmarkEnd w:id="29"/>
    </w:p>
    <w:p w14:paraId="3F9CEEAA" w14:textId="65FBFB5C" w:rsidR="00D30438" w:rsidRDefault="006379B6" w:rsidP="00D30438">
      <w:pPr>
        <w:widowControl/>
        <w:jc w:val="left"/>
      </w:pPr>
      <w:bookmarkStart w:id="30" w:name="_Toc231922355"/>
      <w:bookmarkStart w:id="31" w:name="_Toc231950580"/>
      <w:bookmarkStart w:id="32" w:name="_Toc232068283"/>
      <w:bookmarkStart w:id="33" w:name="_Toc232635753"/>
      <w:bookmarkStart w:id="34" w:name="_Toc234575038"/>
      <w:bookmarkStart w:id="35" w:name="_Toc234575727"/>
      <w:bookmarkStart w:id="36" w:name="_Toc234940433"/>
      <w:r>
        <w:rPr>
          <w:noProof/>
        </w:rPr>
        <mc:AlternateContent>
          <mc:Choice Requires="wps">
            <w:drawing>
              <wp:anchor distT="0" distB="0" distL="114300" distR="114300" simplePos="0" relativeHeight="251658420" behindDoc="0" locked="0" layoutInCell="1" allowOverlap="1" wp14:anchorId="73D66B14" wp14:editId="562B1D22">
                <wp:simplePos x="0" y="0"/>
                <wp:positionH relativeFrom="column">
                  <wp:posOffset>3800719</wp:posOffset>
                </wp:positionH>
                <wp:positionV relativeFrom="paragraph">
                  <wp:posOffset>184297</wp:posOffset>
                </wp:positionV>
                <wp:extent cx="263276" cy="285163"/>
                <wp:effectExtent l="0" t="0" r="0" b="0"/>
                <wp:wrapNone/>
                <wp:docPr id="932071280" name="テキスト ボックス 22"/>
                <wp:cNvGraphicFramePr/>
                <a:graphic xmlns:a="http://schemas.openxmlformats.org/drawingml/2006/main">
                  <a:graphicData uri="http://schemas.microsoft.com/office/word/2010/wordprocessingShape">
                    <wps:wsp>
                      <wps:cNvSpPr txBox="1"/>
                      <wps:spPr>
                        <a:xfrm>
                          <a:off x="0" y="0"/>
                          <a:ext cx="263276" cy="285163"/>
                        </a:xfrm>
                        <a:prstGeom prst="rect">
                          <a:avLst/>
                        </a:prstGeom>
                        <a:noFill/>
                        <a:ln w="6350">
                          <a:noFill/>
                        </a:ln>
                      </wps:spPr>
                      <wps:txbx>
                        <w:txbxContent>
                          <w:p w14:paraId="0C15523A" w14:textId="77777777" w:rsidR="00D30438" w:rsidRPr="009B1C3D" w:rsidRDefault="00D30438" w:rsidP="00D30438">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年</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D66B14" id="テキスト ボックス 22" o:spid="_x0000_s1161" type="#_x0000_t202" style="position:absolute;margin-left:299.25pt;margin-top:14.5pt;width:20.75pt;height:22.45pt;z-index:2516584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" filled="f" stroked="f" strokeweight=".5pt">
                <v:textbox>
                  <w:txbxContent>
                    <w:p w14:paraId="0C15523A" w14:textId="77777777" w:rsidR="00D30438" w:rsidRPr="009B1C3D" w:rsidRDefault="00D30438" w:rsidP="00D30438">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年</w:t>
                      </w:r>
                    </w:p>
                  </w:txbxContent>
                </v:textbox>
              </v:shape>
            </w:pict>
          </mc:Fallback>
        </mc:AlternateContent>
      </w:r>
      <w:r w:rsidR="007603A6">
        <w:rPr>
          <w:noProof/>
        </w:rPr>
        <mc:AlternateContent>
          <mc:Choice Requires="wps">
            <w:drawing>
              <wp:anchor distT="0" distB="0" distL="114300" distR="114300" simplePos="0" relativeHeight="251658403" behindDoc="0" locked="0" layoutInCell="1" allowOverlap="1" wp14:anchorId="45F38AD2" wp14:editId="1A7FEA5B">
                <wp:simplePos x="0" y="0"/>
                <wp:positionH relativeFrom="column">
                  <wp:posOffset>1038860</wp:posOffset>
                </wp:positionH>
                <wp:positionV relativeFrom="paragraph">
                  <wp:posOffset>39828</wp:posOffset>
                </wp:positionV>
                <wp:extent cx="4111625" cy="1173076"/>
                <wp:effectExtent l="38100" t="38100" r="41275" b="46355"/>
                <wp:wrapNone/>
                <wp:docPr id="1543560926" name="正方形/長方形 559696674"/>
                <wp:cNvGraphicFramePr/>
                <a:graphic xmlns:a="http://schemas.openxmlformats.org/drawingml/2006/main">
                  <a:graphicData uri="http://schemas.microsoft.com/office/word/2010/wordprocessingShape">
                    <wps:wsp>
                      <wps:cNvSpPr/>
                      <wps:spPr>
                        <a:xfrm>
                          <a:off x="0" y="0"/>
                          <a:ext cx="4111625" cy="1173076"/>
                        </a:xfrm>
                        <a:prstGeom prst="rect">
                          <a:avLst/>
                        </a:prstGeom>
                        <a:solidFill>
                          <a:schemeClr val="bg1"/>
                        </a:solidFill>
                        <a:ln w="19050">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C5410D" id="正方形/長方形 559696674" o:spid="_x0000_s1026" style="position:absolute;margin-left:81.8pt;margin-top:3.15pt;width:323.75pt;height:92.35pt;z-index:25165840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" fillcolor="white [3212]" strokecolor="black [3213]" strokeweight="1.5pt"/>
            </w:pict>
          </mc:Fallback>
        </mc:AlternateContent>
      </w:r>
      <w:r w:rsidR="00D30438">
        <w:rPr>
          <w:noProof/>
        </w:rPr>
        <mc:AlternateContent>
          <mc:Choice Requires="wps">
            <w:drawing>
              <wp:anchor distT="0" distB="0" distL="114300" distR="114300" simplePos="0" relativeHeight="251658413" behindDoc="0" locked="0" layoutInCell="1" allowOverlap="1" wp14:anchorId="3EBCF783" wp14:editId="0CC65C01">
                <wp:simplePos x="0" y="0"/>
                <wp:positionH relativeFrom="column">
                  <wp:posOffset>1040245</wp:posOffset>
                </wp:positionH>
                <wp:positionV relativeFrom="paragraph">
                  <wp:posOffset>10391</wp:posOffset>
                </wp:positionV>
                <wp:extent cx="906512" cy="279737"/>
                <wp:effectExtent l="0" t="0" r="0" b="0"/>
                <wp:wrapNone/>
                <wp:docPr id="1940100880" name="テキスト ボックス 52"/>
                <wp:cNvGraphicFramePr/>
                <a:graphic xmlns:a="http://schemas.openxmlformats.org/drawingml/2006/main">
                  <a:graphicData uri="http://schemas.microsoft.com/office/word/2010/wordprocessingShape">
                    <wps:wsp>
                      <wps:cNvSpPr txBox="1"/>
                      <wps:spPr>
                        <a:xfrm>
                          <a:off x="0" y="0"/>
                          <a:ext cx="906512" cy="279737"/>
                        </a:xfrm>
                        <a:prstGeom prst="rect">
                          <a:avLst/>
                        </a:prstGeom>
                        <a:noFill/>
                        <a:ln w="6350">
                          <a:noFill/>
                        </a:ln>
                      </wps:spPr>
                      <wps:txbx>
                        <w:txbxContent>
                          <w:p w14:paraId="1FC47A3E" w14:textId="5CF08AF9" w:rsidR="00D30438" w:rsidRPr="009B1C3D" w:rsidRDefault="00D30438" w:rsidP="00D30438">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教室確認</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BCF783" id="テキスト ボックス 52" o:spid="_x0000_s1162" type="#_x0000_t202" style="position:absolute;margin-left:81.9pt;margin-top:.8pt;width:71.4pt;height:22.05pt;z-index:2516584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" filled="f" stroked="f" strokeweight=".5pt">
                <v:textbox>
                  <w:txbxContent>
                    <w:p w14:paraId="1FC47A3E" w14:textId="5CF08AF9" w:rsidR="00D30438" w:rsidRPr="009B1C3D" w:rsidRDefault="00D30438" w:rsidP="00D30438">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教室確認</w:t>
                      </w:r>
                    </w:p>
                  </w:txbxContent>
                </v:textbox>
              </v:shape>
            </w:pict>
          </mc:Fallback>
        </mc:AlternateContent>
      </w:r>
      <w:bookmarkEnd w:id="30"/>
      <w:bookmarkEnd w:id="31"/>
      <w:bookmarkEnd w:id="32"/>
      <w:bookmarkEnd w:id="33"/>
      <w:bookmarkEnd w:id="34"/>
      <w:bookmarkEnd w:id="35"/>
      <w:bookmarkEnd w:id="36"/>
    </w:p>
    <w:p w14:paraId="1ABFA29B" w14:textId="6E4C5D7C" w:rsidR="00D30438" w:rsidRDefault="006379B6" w:rsidP="00D30438">
      <w:pPr>
        <w:widowControl/>
        <w:jc w:val="left"/>
      </w:pPr>
      <w:bookmarkStart w:id="37" w:name="_Toc231922356"/>
      <w:bookmarkStart w:id="38" w:name="_Toc231950581"/>
      <w:bookmarkStart w:id="39" w:name="_Toc232068284"/>
      <w:bookmarkStart w:id="40" w:name="_Toc232635754"/>
      <w:bookmarkStart w:id="41" w:name="_Toc234575039"/>
      <w:bookmarkStart w:id="42" w:name="_Toc234575728"/>
      <w:bookmarkStart w:id="43" w:name="_Toc234940434"/>
      <w:r>
        <w:rPr>
          <w:noProof/>
        </w:rPr>
        <mc:AlternateContent>
          <mc:Choice Requires="wps">
            <w:drawing>
              <wp:anchor distT="0" distB="0" distL="114300" distR="114300" simplePos="0" relativeHeight="251658421" behindDoc="0" locked="0" layoutInCell="1" allowOverlap="1" wp14:anchorId="6822AB71" wp14:editId="4F098F92">
                <wp:simplePos x="0" y="0"/>
                <wp:positionH relativeFrom="column">
                  <wp:posOffset>3242164</wp:posOffset>
                </wp:positionH>
                <wp:positionV relativeFrom="paragraph">
                  <wp:posOffset>64770</wp:posOffset>
                </wp:positionV>
                <wp:extent cx="263276" cy="285163"/>
                <wp:effectExtent l="0" t="0" r="0" b="0"/>
                <wp:wrapNone/>
                <wp:docPr id="1908527819" name="テキスト ボックス 22"/>
                <wp:cNvGraphicFramePr/>
                <a:graphic xmlns:a="http://schemas.openxmlformats.org/drawingml/2006/main">
                  <a:graphicData uri="http://schemas.microsoft.com/office/word/2010/wordprocessingShape">
                    <wps:wsp>
                      <wps:cNvSpPr txBox="1"/>
                      <wps:spPr>
                        <a:xfrm>
                          <a:off x="0" y="0"/>
                          <a:ext cx="263276" cy="285163"/>
                        </a:xfrm>
                        <a:prstGeom prst="rect">
                          <a:avLst/>
                        </a:prstGeom>
                        <a:noFill/>
                        <a:ln w="6350">
                          <a:noFill/>
                        </a:ln>
                      </wps:spPr>
                      <wps:txbx>
                        <w:txbxContent>
                          <w:p w14:paraId="2900390A" w14:textId="77777777" w:rsidR="00D30438" w:rsidRPr="009B1C3D" w:rsidRDefault="00D30438" w:rsidP="00D3043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22AB71" id="_x0000_s1163" type="#_x0000_t202" style="position:absolute;margin-left:255.3pt;margin-top:5.1pt;width:20.75pt;height:22.45pt;z-index:25165842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" filled="f" stroked="f" strokeweight=".5pt">
                <v:textbox>
                  <w:txbxContent>
                    <w:p w14:paraId="2900390A" w14:textId="77777777" w:rsidR="00D30438" w:rsidRPr="009B1C3D" w:rsidRDefault="00D30438" w:rsidP="00D3043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v:textbox>
              </v:shape>
            </w:pict>
          </mc:Fallback>
        </mc:AlternateContent>
      </w:r>
      <w:r w:rsidR="00CF6836" w:rsidRPr="00CB61C1">
        <w:rPr>
          <w:noProof/>
        </w:rPr>
        <mc:AlternateContent>
          <mc:Choice Requires="wps">
            <w:drawing>
              <wp:anchor distT="0" distB="0" distL="114300" distR="114300" simplePos="0" relativeHeight="251658426" behindDoc="0" locked="0" layoutInCell="1" allowOverlap="1" wp14:anchorId="6FDAB3C9" wp14:editId="189013EC">
                <wp:simplePos x="0" y="0"/>
                <wp:positionH relativeFrom="column">
                  <wp:posOffset>5546136</wp:posOffset>
                </wp:positionH>
                <wp:positionV relativeFrom="paragraph">
                  <wp:posOffset>12723</wp:posOffset>
                </wp:positionV>
                <wp:extent cx="1428750" cy="383394"/>
                <wp:effectExtent l="0" t="0" r="0" b="0"/>
                <wp:wrapNone/>
                <wp:docPr id="1494813764" name="テキスト ボックス 1494813764"/>
                <wp:cNvGraphicFramePr/>
                <a:graphic xmlns:a="http://schemas.openxmlformats.org/drawingml/2006/main">
                  <a:graphicData uri="http://schemas.microsoft.com/office/word/2010/wordprocessingShape">
                    <wps:wsp>
                      <wps:cNvSpPr txBox="1"/>
                      <wps:spPr>
                        <a:xfrm>
                          <a:off x="0" y="0"/>
                          <a:ext cx="1428750" cy="383394"/>
                        </a:xfrm>
                        <a:prstGeom prst="rect">
                          <a:avLst/>
                        </a:prstGeom>
                        <a:noFill/>
                        <a:ln w="6350">
                          <a:noFill/>
                        </a:ln>
                      </wps:spPr>
                      <wps:txbx>
                        <w:txbxContent>
                          <w:p w14:paraId="1B0C5A31" w14:textId="77777777" w:rsidR="00CF6836" w:rsidRPr="001A78FA" w:rsidRDefault="00CF6836" w:rsidP="00CF6836">
                            <w:pPr>
                              <w:rPr>
                                <w:sz w:val="28"/>
                                <w:szCs w:val="32"/>
                              </w:rPr>
                            </w:pPr>
                            <w:proofErr w:type="spellStart"/>
                            <w:r w:rsidRPr="001A78FA">
                              <w:rPr>
                                <w:rFonts w:hint="eastAsia"/>
                                <w:sz w:val="28"/>
                                <w:szCs w:val="32"/>
                              </w:rPr>
                              <w:t>panelNorth</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AB3C9" id="テキスト ボックス 1494813764" o:spid="_x0000_s1164" type="#_x0000_t202" style="position:absolute;margin-left:436.7pt;margin-top:1pt;width:112.5pt;height:30.2pt;z-index:2516584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" filled="f" stroked="f" strokeweight=".5pt">
                <v:textbox inset="0,0,0,0">
                  <w:txbxContent>
                    <w:p w14:paraId="1B0C5A31" w14:textId="77777777" w:rsidR="00CF6836" w:rsidRPr="001A78FA" w:rsidRDefault="00CF6836" w:rsidP="00CF6836">
                      <w:pPr>
                        <w:rPr>
                          <w:sz w:val="28"/>
                          <w:szCs w:val="32"/>
                        </w:rPr>
                      </w:pPr>
                      <w:proofErr w:type="spellStart"/>
                      <w:r w:rsidRPr="001A78FA">
                        <w:rPr>
                          <w:rFonts w:hint="eastAsia"/>
                          <w:sz w:val="28"/>
                          <w:szCs w:val="32"/>
                        </w:rPr>
                        <w:t>panelNorth</w:t>
                      </w:r>
                      <w:proofErr w:type="spellEnd"/>
                    </w:p>
                  </w:txbxContent>
                </v:textbox>
              </v:shape>
            </w:pict>
          </mc:Fallback>
        </mc:AlternateContent>
      </w:r>
      <w:r w:rsidR="00D30438" w:rsidRPr="00CB61C1">
        <w:rPr>
          <w:noProof/>
        </w:rPr>
        <mc:AlternateContent>
          <mc:Choice Requires="wps">
            <w:drawing>
              <wp:anchor distT="0" distB="0" distL="114300" distR="114300" simplePos="0" relativeHeight="251658425" behindDoc="0" locked="0" layoutInCell="1" allowOverlap="1" wp14:anchorId="75298B74" wp14:editId="19276D12">
                <wp:simplePos x="0" y="0"/>
                <wp:positionH relativeFrom="column">
                  <wp:posOffset>5038993</wp:posOffset>
                </wp:positionH>
                <wp:positionV relativeFrom="paragraph">
                  <wp:posOffset>218356</wp:posOffset>
                </wp:positionV>
                <wp:extent cx="432435" cy="0"/>
                <wp:effectExtent l="38100" t="76200" r="0" b="95250"/>
                <wp:wrapNone/>
                <wp:docPr id="570815493" name="直線矢印コネクタ 1"/>
                <wp:cNvGraphicFramePr/>
                <a:graphic xmlns:a="http://schemas.openxmlformats.org/drawingml/2006/main">
                  <a:graphicData uri="http://schemas.microsoft.com/office/word/2010/wordprocessingShape">
                    <wps:wsp>
                      <wps:cNvCnPr/>
                      <wps:spPr>
                        <a:xfrm flipH="1">
                          <a:off x="0" y="0"/>
                          <a:ext cx="432435" cy="0"/>
                        </a:xfrm>
                        <a:prstGeom prst="straightConnector1">
                          <a:avLst/>
                        </a:prstGeom>
                        <a:ln w="15875">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303493" id="直線矢印コネクタ 1" o:spid="_x0000_s1026" type="#_x0000_t32" style="position:absolute;margin-left:396.75pt;margin-top:17.2pt;width:34.05pt;height:0;flip:x;z-index:25165842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" strokecolor="#00b0f0" strokeweight="1.25pt">
                <v:stroke endarrow="block" joinstyle="miter"/>
              </v:shape>
            </w:pict>
          </mc:Fallback>
        </mc:AlternateContent>
      </w:r>
      <w:r w:rsidR="00D30438">
        <w:rPr>
          <w:noProof/>
        </w:rPr>
        <mc:AlternateContent>
          <mc:Choice Requires="wps">
            <w:drawing>
              <wp:anchor distT="0" distB="0" distL="114300" distR="114300" simplePos="0" relativeHeight="251658422" behindDoc="0" locked="0" layoutInCell="1" allowOverlap="1" wp14:anchorId="063CAA62" wp14:editId="3CD5B54C">
                <wp:simplePos x="0" y="0"/>
                <wp:positionH relativeFrom="column">
                  <wp:posOffset>4560265</wp:posOffset>
                </wp:positionH>
                <wp:positionV relativeFrom="paragraph">
                  <wp:posOffset>36381</wp:posOffset>
                </wp:positionV>
                <wp:extent cx="263276" cy="285163"/>
                <wp:effectExtent l="0" t="0" r="0" b="0"/>
                <wp:wrapNone/>
                <wp:docPr id="365940306" name="テキスト ボックス 22"/>
                <wp:cNvGraphicFramePr/>
                <a:graphic xmlns:a="http://schemas.openxmlformats.org/drawingml/2006/main">
                  <a:graphicData uri="http://schemas.microsoft.com/office/word/2010/wordprocessingShape">
                    <wps:wsp>
                      <wps:cNvSpPr txBox="1"/>
                      <wps:spPr>
                        <a:xfrm>
                          <a:off x="0" y="0"/>
                          <a:ext cx="263276" cy="285163"/>
                        </a:xfrm>
                        <a:prstGeom prst="rect">
                          <a:avLst/>
                        </a:prstGeom>
                        <a:noFill/>
                        <a:ln w="6350">
                          <a:noFill/>
                        </a:ln>
                      </wps:spPr>
                      <wps:txbx>
                        <w:txbxContent>
                          <w:p w14:paraId="4782B4EA" w14:textId="03997D7F" w:rsidR="00D30438" w:rsidRPr="009B1C3D" w:rsidRDefault="00D30438" w:rsidP="00D30438">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日</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CAA62" id="_x0000_s1165" type="#_x0000_t202" style="position:absolute;margin-left:359.1pt;margin-top:2.85pt;width:20.75pt;height:22.45pt;z-index:2516584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" filled="f" stroked="f" strokeweight=".5pt">
                <v:textbox>
                  <w:txbxContent>
                    <w:p w14:paraId="4782B4EA" w14:textId="03997D7F" w:rsidR="00D30438" w:rsidRPr="009B1C3D" w:rsidRDefault="00D30438" w:rsidP="00D30438">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日</w:t>
                      </w:r>
                    </w:p>
                  </w:txbxContent>
                </v:textbox>
              </v:shape>
            </w:pict>
          </mc:Fallback>
        </mc:AlternateContent>
      </w:r>
      <w:r w:rsidR="00D30438" w:rsidRPr="00CB61C1">
        <w:rPr>
          <w:noProof/>
        </w:rPr>
        <mc:AlternateContent>
          <mc:Choice Requires="wps">
            <w:drawing>
              <wp:anchor distT="0" distB="0" distL="114300" distR="114300" simplePos="0" relativeHeight="251658406" behindDoc="0" locked="0" layoutInCell="1" allowOverlap="1" wp14:anchorId="1A360C50" wp14:editId="27115271">
                <wp:simplePos x="0" y="0"/>
                <wp:positionH relativeFrom="column">
                  <wp:posOffset>4610343</wp:posOffset>
                </wp:positionH>
                <wp:positionV relativeFrom="paragraph">
                  <wp:posOffset>119752</wp:posOffset>
                </wp:positionV>
                <wp:extent cx="188595" cy="177165"/>
                <wp:effectExtent l="0" t="0" r="20955" b="13335"/>
                <wp:wrapNone/>
                <wp:docPr id="596125249" name="正方形/長方形 596125249"/>
                <wp:cNvGraphicFramePr/>
                <a:graphic xmlns:a="http://schemas.openxmlformats.org/drawingml/2006/main">
                  <a:graphicData uri="http://schemas.microsoft.com/office/word/2010/wordprocessingShape">
                    <wps:wsp>
                      <wps:cNvSpPr/>
                      <wps:spPr>
                        <a:xfrm>
                          <a:off x="0" y="0"/>
                          <a:ext cx="188595" cy="177165"/>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CEDA5" id="正方形/長方形 596125249" o:spid="_x0000_s1026" style="position:absolute;margin-left:363pt;margin-top:9.45pt;width:14.85pt;height:13.95pt;z-index:2516584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" filled="f" strokecolor="red" strokeweight="1.5pt">
                <v:stroke dashstyle="dash"/>
              </v:rect>
            </w:pict>
          </mc:Fallback>
        </mc:AlternateContent>
      </w:r>
      <w:r w:rsidR="00D30438">
        <w:rPr>
          <w:noProof/>
        </w:rPr>
        <mc:AlternateContent>
          <mc:Choice Requires="wps">
            <w:drawing>
              <wp:anchor distT="0" distB="0" distL="114300" distR="114300" simplePos="0" relativeHeight="251658424" behindDoc="0" locked="0" layoutInCell="1" allowOverlap="1" wp14:anchorId="4B7F9CB5" wp14:editId="201322B6">
                <wp:simplePos x="0" y="0"/>
                <wp:positionH relativeFrom="column">
                  <wp:posOffset>4180778</wp:posOffset>
                </wp:positionH>
                <wp:positionV relativeFrom="paragraph">
                  <wp:posOffset>137146</wp:posOffset>
                </wp:positionV>
                <wp:extent cx="360948" cy="158115"/>
                <wp:effectExtent l="0" t="0" r="0" b="0"/>
                <wp:wrapNone/>
                <wp:docPr id="1139519926" name="正方形/長方形 1129208380"/>
                <wp:cNvGraphicFramePr/>
                <a:graphic xmlns:a="http://schemas.openxmlformats.org/drawingml/2006/main">
                  <a:graphicData uri="http://schemas.microsoft.com/office/word/2010/wordprocessingShape">
                    <wps:wsp>
                      <wps:cNvSpPr/>
                      <wps:spPr>
                        <a:xfrm>
                          <a:off x="0" y="0"/>
                          <a:ext cx="360948" cy="158115"/>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w14:anchorId="41DE442E" id="正方形/長方形 1129208380" o:spid="_x0000_s1026" style="position:absolute;margin-left:329.2pt;margin-top:10.8pt;width:28.4pt;height:12.45pt;z-index:251658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" fillcolor="white [3212]" stroked="f" strokeweight="0"/>
            </w:pict>
          </mc:Fallback>
        </mc:AlternateContent>
      </w:r>
      <w:r w:rsidR="00D30438">
        <w:rPr>
          <w:noProof/>
        </w:rPr>
        <mc:AlternateContent>
          <mc:Choice Requires="wps">
            <w:drawing>
              <wp:anchor distT="0" distB="0" distL="114300" distR="114300" simplePos="0" relativeHeight="251658423" behindDoc="0" locked="0" layoutInCell="1" allowOverlap="1" wp14:anchorId="4046F23E" wp14:editId="6D98F59B">
                <wp:simplePos x="0" y="0"/>
                <wp:positionH relativeFrom="column">
                  <wp:posOffset>3537285</wp:posOffset>
                </wp:positionH>
                <wp:positionV relativeFrom="paragraph">
                  <wp:posOffset>122035</wp:posOffset>
                </wp:positionV>
                <wp:extent cx="360948" cy="158115"/>
                <wp:effectExtent l="0" t="0" r="0" b="0"/>
                <wp:wrapNone/>
                <wp:docPr id="260449602" name="正方形/長方形 1129208380"/>
                <wp:cNvGraphicFramePr/>
                <a:graphic xmlns:a="http://schemas.openxmlformats.org/drawingml/2006/main">
                  <a:graphicData uri="http://schemas.microsoft.com/office/word/2010/wordprocessingShape">
                    <wps:wsp>
                      <wps:cNvSpPr/>
                      <wps:spPr>
                        <a:xfrm>
                          <a:off x="0" y="0"/>
                          <a:ext cx="360948" cy="158115"/>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w14:anchorId="2111FE3E" id="正方形/長方形 1129208380" o:spid="_x0000_s1026" style="position:absolute;margin-left:278.55pt;margin-top:9.6pt;width:28.4pt;height:12.45pt;z-index:25165842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" fillcolor="white [3212]" stroked="f" strokeweight="0"/>
            </w:pict>
          </mc:Fallback>
        </mc:AlternateContent>
      </w:r>
      <w:r w:rsidR="00D30438" w:rsidRPr="00CB61C1">
        <w:rPr>
          <w:noProof/>
        </w:rPr>
        <mc:AlternateContent>
          <mc:Choice Requires="wps">
            <w:drawing>
              <wp:anchor distT="0" distB="0" distL="114300" distR="114300" simplePos="0" relativeHeight="251658407" behindDoc="0" locked="0" layoutInCell="1" allowOverlap="1" wp14:anchorId="5C9BFD79" wp14:editId="5E947A50">
                <wp:simplePos x="0" y="0"/>
                <wp:positionH relativeFrom="column">
                  <wp:posOffset>3963073</wp:posOffset>
                </wp:positionH>
                <wp:positionV relativeFrom="paragraph">
                  <wp:posOffset>122708</wp:posOffset>
                </wp:positionV>
                <wp:extent cx="188595" cy="177165"/>
                <wp:effectExtent l="0" t="0" r="20955" b="13335"/>
                <wp:wrapNone/>
                <wp:docPr id="635485776" name="正方形/長方形 635485776"/>
                <wp:cNvGraphicFramePr/>
                <a:graphic xmlns:a="http://schemas.openxmlformats.org/drawingml/2006/main">
                  <a:graphicData uri="http://schemas.microsoft.com/office/word/2010/wordprocessingShape">
                    <wps:wsp>
                      <wps:cNvSpPr/>
                      <wps:spPr>
                        <a:xfrm>
                          <a:off x="0" y="0"/>
                          <a:ext cx="188595" cy="177165"/>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A4DF8" id="正方形/長方形 635485776" o:spid="_x0000_s1026" style="position:absolute;margin-left:312.05pt;margin-top:9.65pt;width:14.85pt;height:13.95pt;z-index:2516584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" filled="f" strokecolor="red" strokeweight="1.5pt">
                <v:stroke dashstyle="dash"/>
              </v:rect>
            </w:pict>
          </mc:Fallback>
        </mc:AlternateContent>
      </w:r>
      <w:r w:rsidR="00D30438">
        <w:rPr>
          <w:noProof/>
        </w:rPr>
        <mc:AlternateContent>
          <mc:Choice Requires="wps">
            <w:drawing>
              <wp:anchor distT="0" distB="0" distL="114300" distR="114300" simplePos="0" relativeHeight="251658416" behindDoc="0" locked="0" layoutInCell="1" allowOverlap="1" wp14:anchorId="62CA6D5D" wp14:editId="51231837">
                <wp:simplePos x="0" y="0"/>
                <wp:positionH relativeFrom="column">
                  <wp:posOffset>2654448</wp:posOffset>
                </wp:positionH>
                <wp:positionV relativeFrom="paragraph">
                  <wp:posOffset>120430</wp:posOffset>
                </wp:positionV>
                <wp:extent cx="572135" cy="158115"/>
                <wp:effectExtent l="0" t="0" r="0" b="0"/>
                <wp:wrapNone/>
                <wp:docPr id="353072952" name="正方形/長方形 1129208380"/>
                <wp:cNvGraphicFramePr/>
                <a:graphic xmlns:a="http://schemas.openxmlformats.org/drawingml/2006/main">
                  <a:graphicData uri="http://schemas.microsoft.com/office/word/2010/wordprocessingShape">
                    <wps:wsp>
                      <wps:cNvSpPr/>
                      <wps:spPr>
                        <a:xfrm>
                          <a:off x="0" y="0"/>
                          <a:ext cx="572135" cy="158115"/>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6B86D20A" id="正方形/長方形 1129208380" o:spid="_x0000_s1026" style="position:absolute;margin-left:209pt;margin-top:9.5pt;width:45.05pt;height:12.45pt;z-index:25165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" fillcolor="white [3212]" stroked="f" strokeweight="0"/>
            </w:pict>
          </mc:Fallback>
        </mc:AlternateContent>
      </w:r>
      <w:r w:rsidR="00D30438">
        <w:rPr>
          <w:noProof/>
        </w:rPr>
        <mc:AlternateContent>
          <mc:Choice Requires="wps">
            <w:drawing>
              <wp:anchor distT="0" distB="0" distL="114300" distR="114300" simplePos="0" relativeHeight="251658419" behindDoc="0" locked="0" layoutInCell="1" allowOverlap="1" wp14:anchorId="777EDE84" wp14:editId="7F64B971">
                <wp:simplePos x="0" y="0"/>
                <wp:positionH relativeFrom="column">
                  <wp:posOffset>1955990</wp:posOffset>
                </wp:positionH>
                <wp:positionV relativeFrom="paragraph">
                  <wp:posOffset>192014</wp:posOffset>
                </wp:positionV>
                <wp:extent cx="78807" cy="45719"/>
                <wp:effectExtent l="12700" t="0" r="22860" b="31115"/>
                <wp:wrapNone/>
                <wp:docPr id="48973509" name="フローチャート: 組合せ 1"/>
                <wp:cNvGraphicFramePr/>
                <a:graphic xmlns:a="http://schemas.openxmlformats.org/drawingml/2006/main">
                  <a:graphicData uri="http://schemas.microsoft.com/office/word/2010/wordprocessingShape">
                    <wps:wsp>
                      <wps:cNvSpPr/>
                      <wps:spPr>
                        <a:xfrm>
                          <a:off x="0" y="0"/>
                          <a:ext cx="78807" cy="45719"/>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98E390" id="フローチャート: 組合せ 1" o:spid="_x0000_s1026" type="#_x0000_t128" style="position:absolute;margin-left:154pt;margin-top:15.1pt;width:6.2pt;height:3.6pt;z-index:2516584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" filled="f" strokecolor="black [3213]" strokeweight=".5pt"/>
            </w:pict>
          </mc:Fallback>
        </mc:AlternateContent>
      </w:r>
      <w:r w:rsidR="00D30438">
        <w:rPr>
          <w:noProof/>
        </w:rPr>
        <mc:AlternateContent>
          <mc:Choice Requires="wps">
            <w:drawing>
              <wp:anchor distT="0" distB="0" distL="114300" distR="114300" simplePos="0" relativeHeight="251658418" behindDoc="0" locked="0" layoutInCell="1" allowOverlap="1" wp14:anchorId="3A81B4B6" wp14:editId="18A7FB69">
                <wp:simplePos x="0" y="0"/>
                <wp:positionH relativeFrom="column">
                  <wp:posOffset>1584086</wp:posOffset>
                </wp:positionH>
                <wp:positionV relativeFrom="paragraph">
                  <wp:posOffset>37956</wp:posOffset>
                </wp:positionV>
                <wp:extent cx="451136" cy="307340"/>
                <wp:effectExtent l="0" t="0" r="0" b="0"/>
                <wp:wrapNone/>
                <wp:docPr id="406665327" name="テキスト ボックス 53"/>
                <wp:cNvGraphicFramePr/>
                <a:graphic xmlns:a="http://schemas.openxmlformats.org/drawingml/2006/main">
                  <a:graphicData uri="http://schemas.microsoft.com/office/word/2010/wordprocessingShape">
                    <wps:wsp>
                      <wps:cNvSpPr txBox="1"/>
                      <wps:spPr>
                        <a:xfrm>
                          <a:off x="0" y="0"/>
                          <a:ext cx="451136" cy="307340"/>
                        </a:xfrm>
                        <a:prstGeom prst="rect">
                          <a:avLst/>
                        </a:prstGeom>
                        <a:noFill/>
                        <a:ln w="6350">
                          <a:noFill/>
                        </a:ln>
                      </wps:spPr>
                      <wps:txbx>
                        <w:txbxContent>
                          <w:p w14:paraId="54F71973" w14:textId="77777777" w:rsidR="00D30438" w:rsidRDefault="00D30438" w:rsidP="00D30438">
                            <w:pPr>
                              <w:rPr>
                                <w:rFonts w:eastAsia="游明朝" w:cs="Arial"/>
                                <w:b/>
                                <w:bCs/>
                                <w:color w:val="000000"/>
                                <w:sz w:val="18"/>
                                <w:szCs w:val="18"/>
                              </w:rPr>
                            </w:pPr>
                            <w:r>
                              <w:rPr>
                                <w:rFonts w:eastAsia="游明朝" w:cs="Arial" w:hint="eastAsia"/>
                                <w:b/>
                                <w:bCs/>
                                <w:color w:val="000000"/>
                                <w:sz w:val="18"/>
                                <w:szCs w:val="18"/>
                              </w:rPr>
                              <w:t>376</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1B4B6" id="テキスト ボックス 53" o:spid="_x0000_s1166" type="#_x0000_t202" style="position:absolute;margin-left:124.75pt;margin-top:3pt;width:35.5pt;height:24.2pt;z-index:2516584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" filled="f" stroked="f" strokeweight=".5pt">
                <v:textbox>
                  <w:txbxContent>
                    <w:p w14:paraId="54F71973" w14:textId="77777777" w:rsidR="00D30438" w:rsidRDefault="00D30438" w:rsidP="00D30438">
                      <w:pPr>
                        <w:rPr>
                          <w:rFonts w:eastAsia="游明朝" w:cs="Arial"/>
                          <w:b/>
                          <w:bCs/>
                          <w:color w:val="000000"/>
                          <w:sz w:val="18"/>
                          <w:szCs w:val="18"/>
                        </w:rPr>
                      </w:pPr>
                      <w:r>
                        <w:rPr>
                          <w:rFonts w:eastAsia="游明朝" w:cs="Arial" w:hint="eastAsia"/>
                          <w:b/>
                          <w:bCs/>
                          <w:color w:val="000000"/>
                          <w:sz w:val="18"/>
                          <w:szCs w:val="18"/>
                        </w:rPr>
                        <w:t>376</w:t>
                      </w:r>
                    </w:p>
                  </w:txbxContent>
                </v:textbox>
              </v:shape>
            </w:pict>
          </mc:Fallback>
        </mc:AlternateContent>
      </w:r>
      <w:r w:rsidR="00D30438">
        <w:rPr>
          <w:noProof/>
        </w:rPr>
        <mc:AlternateContent>
          <mc:Choice Requires="wps">
            <w:drawing>
              <wp:anchor distT="0" distB="0" distL="114300" distR="114300" simplePos="0" relativeHeight="251658417" behindDoc="0" locked="0" layoutInCell="1" allowOverlap="1" wp14:anchorId="0F2AB462" wp14:editId="4A64D0B8">
                <wp:simplePos x="0" y="0"/>
                <wp:positionH relativeFrom="column">
                  <wp:posOffset>1643170</wp:posOffset>
                </wp:positionH>
                <wp:positionV relativeFrom="paragraph">
                  <wp:posOffset>111722</wp:posOffset>
                </wp:positionV>
                <wp:extent cx="431007" cy="194945"/>
                <wp:effectExtent l="0" t="0" r="1270" b="0"/>
                <wp:wrapNone/>
                <wp:docPr id="1108335393" name="正方形/長方形 1129208380"/>
                <wp:cNvGraphicFramePr/>
                <a:graphic xmlns:a="http://schemas.openxmlformats.org/drawingml/2006/main">
                  <a:graphicData uri="http://schemas.microsoft.com/office/word/2010/wordprocessingShape">
                    <wps:wsp>
                      <wps:cNvSpPr/>
                      <wps:spPr>
                        <a:xfrm>
                          <a:off x="0" y="0"/>
                          <a:ext cx="431007" cy="194945"/>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0FF8A21" id="正方形/長方形 1129208380" o:spid="_x0000_s1026" style="position:absolute;margin-left:129.4pt;margin-top:8.8pt;width:33.95pt;height:15.35pt;z-index:2516584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" fillcolor="white [3212]" stroked="f" strokeweight="0"/>
            </w:pict>
          </mc:Fallback>
        </mc:AlternateContent>
      </w:r>
      <w:r w:rsidR="00D30438">
        <w:rPr>
          <w:noProof/>
        </w:rPr>
        <mc:AlternateContent>
          <mc:Choice Requires="wps">
            <w:drawing>
              <wp:anchor distT="0" distB="0" distL="114300" distR="114300" simplePos="0" relativeHeight="251658414" behindDoc="0" locked="0" layoutInCell="1" allowOverlap="1" wp14:anchorId="7A308536" wp14:editId="30C45368">
                <wp:simplePos x="0" y="0"/>
                <wp:positionH relativeFrom="column">
                  <wp:posOffset>1213832</wp:posOffset>
                </wp:positionH>
                <wp:positionV relativeFrom="paragraph">
                  <wp:posOffset>24303</wp:posOffset>
                </wp:positionV>
                <wp:extent cx="572135" cy="287655"/>
                <wp:effectExtent l="0" t="0" r="0" b="0"/>
                <wp:wrapNone/>
                <wp:docPr id="494475439" name="テキスト ボックス 52"/>
                <wp:cNvGraphicFramePr/>
                <a:graphic xmlns:a="http://schemas.openxmlformats.org/drawingml/2006/main">
                  <a:graphicData uri="http://schemas.microsoft.com/office/word/2010/wordprocessingShape">
                    <wps:wsp>
                      <wps:cNvSpPr txBox="1"/>
                      <wps:spPr>
                        <a:xfrm>
                          <a:off x="0" y="0"/>
                          <a:ext cx="572135" cy="287655"/>
                        </a:xfrm>
                        <a:prstGeom prst="rect">
                          <a:avLst/>
                        </a:prstGeom>
                        <a:noFill/>
                        <a:ln w="6350">
                          <a:noFill/>
                        </a:ln>
                      </wps:spPr>
                      <wps:txbx>
                        <w:txbxContent>
                          <w:p w14:paraId="6084E997" w14:textId="597A3770" w:rsidR="00D30438" w:rsidRPr="009B1C3D" w:rsidRDefault="00D30438" w:rsidP="00D30438">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教室</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08536" id="_x0000_s1167" type="#_x0000_t202" style="position:absolute;margin-left:95.6pt;margin-top:1.9pt;width:45.05pt;height:22.65pt;z-index:2516584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" filled="f" stroked="f" strokeweight=".5pt">
                <v:textbox>
                  <w:txbxContent>
                    <w:p w14:paraId="6084E997" w14:textId="597A3770" w:rsidR="00D30438" w:rsidRPr="009B1C3D" w:rsidRDefault="00D30438" w:rsidP="00D30438">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教室</w:t>
                      </w:r>
                    </w:p>
                  </w:txbxContent>
                </v:textbox>
              </v:shape>
            </w:pict>
          </mc:Fallback>
        </mc:AlternateContent>
      </w:r>
      <w:r w:rsidR="00D30438" w:rsidRPr="00CB61C1">
        <w:rPr>
          <w:noProof/>
        </w:rPr>
        <mc:AlternateContent>
          <mc:Choice Requires="wps">
            <w:drawing>
              <wp:anchor distT="0" distB="0" distL="114300" distR="114300" simplePos="0" relativeHeight="251658410" behindDoc="0" locked="0" layoutInCell="1" allowOverlap="1" wp14:anchorId="7DB818A1" wp14:editId="49FB778C">
                <wp:simplePos x="0" y="0"/>
                <wp:positionH relativeFrom="column">
                  <wp:posOffset>1272193</wp:posOffset>
                </wp:positionH>
                <wp:positionV relativeFrom="paragraph">
                  <wp:posOffset>122267</wp:posOffset>
                </wp:positionV>
                <wp:extent cx="311150" cy="170815"/>
                <wp:effectExtent l="0" t="0" r="12700" b="19685"/>
                <wp:wrapNone/>
                <wp:docPr id="30545107" name="正方形/長方形 30545107"/>
                <wp:cNvGraphicFramePr/>
                <a:graphic xmlns:a="http://schemas.openxmlformats.org/drawingml/2006/main">
                  <a:graphicData uri="http://schemas.microsoft.com/office/word/2010/wordprocessingShape">
                    <wps:wsp>
                      <wps:cNvSpPr/>
                      <wps:spPr>
                        <a:xfrm>
                          <a:off x="0" y="0"/>
                          <a:ext cx="311150" cy="170815"/>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5E324" id="正方形/長方形 30545107" o:spid="_x0000_s1026" style="position:absolute;margin-left:100.15pt;margin-top:9.65pt;width:24.5pt;height:13.45pt;z-index:251658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" filled="f" strokecolor="red" strokeweight="1.5pt">
                <v:stroke dashstyle="dash"/>
              </v:rect>
            </w:pict>
          </mc:Fallback>
        </mc:AlternateContent>
      </w:r>
      <w:r w:rsidR="00D30438" w:rsidRPr="00CB61C1">
        <w:rPr>
          <w:noProof/>
        </w:rPr>
        <mc:AlternateContent>
          <mc:Choice Requires="wps">
            <w:drawing>
              <wp:anchor distT="0" distB="0" distL="114300" distR="114300" simplePos="0" relativeHeight="251658408" behindDoc="0" locked="0" layoutInCell="1" allowOverlap="1" wp14:anchorId="0A0C74B5" wp14:editId="012530EC">
                <wp:simplePos x="0" y="0"/>
                <wp:positionH relativeFrom="column">
                  <wp:posOffset>3306445</wp:posOffset>
                </wp:positionH>
                <wp:positionV relativeFrom="paragraph">
                  <wp:posOffset>122959</wp:posOffset>
                </wp:positionV>
                <wp:extent cx="188595" cy="177165"/>
                <wp:effectExtent l="0" t="0" r="20955" b="13335"/>
                <wp:wrapNone/>
                <wp:docPr id="833048877" name="正方形/長方形 833048877"/>
                <wp:cNvGraphicFramePr/>
                <a:graphic xmlns:a="http://schemas.openxmlformats.org/drawingml/2006/main">
                  <a:graphicData uri="http://schemas.microsoft.com/office/word/2010/wordprocessingShape">
                    <wps:wsp>
                      <wps:cNvSpPr/>
                      <wps:spPr>
                        <a:xfrm>
                          <a:off x="0" y="0"/>
                          <a:ext cx="188595" cy="177165"/>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AE5B2B" id="正方形/長方形 833048877" o:spid="_x0000_s1026" style="position:absolute;margin-left:260.35pt;margin-top:9.7pt;width:14.85pt;height:13.95pt;z-index:251658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" filled="f" strokecolor="red" strokeweight="1.5pt">
                <v:stroke dashstyle="dash"/>
              </v:rect>
            </w:pict>
          </mc:Fallback>
        </mc:AlternateContent>
      </w:r>
      <w:r w:rsidR="00D30438">
        <w:rPr>
          <w:noProof/>
        </w:rPr>
        <mc:AlternateContent>
          <mc:Choice Requires="wps">
            <w:drawing>
              <wp:anchor distT="0" distB="0" distL="114300" distR="114300" simplePos="0" relativeHeight="251658415" behindDoc="0" locked="0" layoutInCell="1" allowOverlap="1" wp14:anchorId="64F547A7" wp14:editId="76C07A5C">
                <wp:simplePos x="0" y="0"/>
                <wp:positionH relativeFrom="column">
                  <wp:posOffset>2085571</wp:posOffset>
                </wp:positionH>
                <wp:positionV relativeFrom="paragraph">
                  <wp:posOffset>15701</wp:posOffset>
                </wp:positionV>
                <wp:extent cx="572135" cy="285346"/>
                <wp:effectExtent l="0" t="0" r="0" b="0"/>
                <wp:wrapNone/>
                <wp:docPr id="1625164608" name="テキスト ボックス 52"/>
                <wp:cNvGraphicFramePr/>
                <a:graphic xmlns:a="http://schemas.openxmlformats.org/drawingml/2006/main">
                  <a:graphicData uri="http://schemas.microsoft.com/office/word/2010/wordprocessingShape">
                    <wps:wsp>
                      <wps:cNvSpPr txBox="1"/>
                      <wps:spPr>
                        <a:xfrm>
                          <a:off x="0" y="0"/>
                          <a:ext cx="572135" cy="285346"/>
                        </a:xfrm>
                        <a:prstGeom prst="rect">
                          <a:avLst/>
                        </a:prstGeom>
                        <a:noFill/>
                        <a:ln w="6350">
                          <a:noFill/>
                        </a:ln>
                      </wps:spPr>
                      <wps:txbx>
                        <w:txbxContent>
                          <w:p w14:paraId="7B794B73" w14:textId="3B0EDCA5" w:rsidR="00D30438" w:rsidRPr="009B1C3D" w:rsidRDefault="00D30438" w:rsidP="00D30438">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予約日</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547A7" id="_x0000_s1168" type="#_x0000_t202" style="position:absolute;margin-left:164.2pt;margin-top:1.25pt;width:45.05pt;height:22.45pt;z-index:2516584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" filled="f" stroked="f" strokeweight=".5pt">
                <v:textbox>
                  <w:txbxContent>
                    <w:p w14:paraId="7B794B73" w14:textId="3B0EDCA5" w:rsidR="00D30438" w:rsidRPr="009B1C3D" w:rsidRDefault="00D30438" w:rsidP="00D30438">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予約日</w:t>
                      </w:r>
                    </w:p>
                  </w:txbxContent>
                </v:textbox>
              </v:shape>
            </w:pict>
          </mc:Fallback>
        </mc:AlternateContent>
      </w:r>
      <w:r w:rsidR="00D30438" w:rsidRPr="00CB61C1">
        <w:rPr>
          <w:noProof/>
        </w:rPr>
        <mc:AlternateContent>
          <mc:Choice Requires="wps">
            <w:drawing>
              <wp:anchor distT="0" distB="0" distL="114300" distR="114300" simplePos="0" relativeHeight="251658409" behindDoc="0" locked="0" layoutInCell="1" allowOverlap="1" wp14:anchorId="3054FDC2" wp14:editId="0AD289C1">
                <wp:simplePos x="0" y="0"/>
                <wp:positionH relativeFrom="column">
                  <wp:posOffset>2170026</wp:posOffset>
                </wp:positionH>
                <wp:positionV relativeFrom="paragraph">
                  <wp:posOffset>112395</wp:posOffset>
                </wp:positionV>
                <wp:extent cx="419100" cy="179070"/>
                <wp:effectExtent l="0" t="0" r="19050" b="11430"/>
                <wp:wrapNone/>
                <wp:docPr id="130928864" name="正方形/長方形 130928864"/>
                <wp:cNvGraphicFramePr/>
                <a:graphic xmlns:a="http://schemas.openxmlformats.org/drawingml/2006/main">
                  <a:graphicData uri="http://schemas.microsoft.com/office/word/2010/wordprocessingShape">
                    <wps:wsp>
                      <wps:cNvSpPr/>
                      <wps:spPr>
                        <a:xfrm>
                          <a:off x="0" y="0"/>
                          <a:ext cx="419100" cy="179070"/>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9C020" id="正方形/長方形 130928864" o:spid="_x0000_s1026" style="position:absolute;margin-left:170.85pt;margin-top:8.85pt;width:33pt;height:14.1pt;z-index:2516584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" filled="f" strokecolor="red" strokeweight="1.5pt">
                <v:stroke dashstyle="dash"/>
              </v:rect>
            </w:pict>
          </mc:Fallback>
        </mc:AlternateContent>
      </w:r>
      <w:r w:rsidR="00D30438" w:rsidRPr="00CB61C1">
        <w:rPr>
          <w:noProof/>
        </w:rPr>
        <mc:AlternateContent>
          <mc:Choice Requires="wps">
            <w:drawing>
              <wp:anchor distT="0" distB="0" distL="114300" distR="114300" simplePos="0" relativeHeight="251658405" behindDoc="0" locked="0" layoutInCell="1" allowOverlap="1" wp14:anchorId="4177AB16" wp14:editId="34DD40F2">
                <wp:simplePos x="0" y="0"/>
                <wp:positionH relativeFrom="column">
                  <wp:posOffset>1218565</wp:posOffset>
                </wp:positionH>
                <wp:positionV relativeFrom="paragraph">
                  <wp:posOffset>56053</wp:posOffset>
                </wp:positionV>
                <wp:extent cx="3771900" cy="289950"/>
                <wp:effectExtent l="0" t="0" r="19050" b="15240"/>
                <wp:wrapNone/>
                <wp:docPr id="623658498" name="正方形/長方形 623658498"/>
                <wp:cNvGraphicFramePr/>
                <a:graphic xmlns:a="http://schemas.openxmlformats.org/drawingml/2006/main">
                  <a:graphicData uri="http://schemas.microsoft.com/office/word/2010/wordprocessingShape">
                    <wps:wsp>
                      <wps:cNvSpPr/>
                      <wps:spPr>
                        <a:xfrm>
                          <a:off x="0" y="0"/>
                          <a:ext cx="3771900" cy="289950"/>
                        </a:xfrm>
                        <a:prstGeom prst="rect">
                          <a:avLst/>
                        </a:prstGeom>
                        <a:noFill/>
                        <a:ln w="19050">
                          <a:solidFill>
                            <a:srgbClr val="00B0F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5F19D9" id="正方形/長方形 623658498" o:spid="_x0000_s1026" style="position:absolute;margin-left:95.95pt;margin-top:4.4pt;width:297pt;height:22.85pt;z-index:2516584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" filled="f" strokecolor="#00b0f0" strokeweight="1.5pt"/>
            </w:pict>
          </mc:Fallback>
        </mc:AlternateContent>
      </w:r>
      <w:bookmarkEnd w:id="37"/>
      <w:bookmarkEnd w:id="38"/>
      <w:bookmarkEnd w:id="39"/>
      <w:bookmarkEnd w:id="40"/>
      <w:bookmarkEnd w:id="41"/>
      <w:bookmarkEnd w:id="42"/>
      <w:bookmarkEnd w:id="43"/>
    </w:p>
    <w:p w14:paraId="621A443E" w14:textId="6C257C9A" w:rsidR="00D30438" w:rsidRDefault="00D30438" w:rsidP="00D30438">
      <w:pPr>
        <w:widowControl/>
        <w:jc w:val="left"/>
      </w:pPr>
    </w:p>
    <w:p w14:paraId="7D9DD1E2" w14:textId="3DDD94A0" w:rsidR="00D30438" w:rsidRDefault="00CF6836" w:rsidP="00D30438">
      <w:pPr>
        <w:widowControl/>
        <w:jc w:val="left"/>
      </w:pPr>
      <w:bookmarkStart w:id="44" w:name="_Toc231922357"/>
      <w:bookmarkStart w:id="45" w:name="_Toc231950582"/>
      <w:bookmarkStart w:id="46" w:name="_Toc232068285"/>
      <w:bookmarkStart w:id="47" w:name="_Toc232635755"/>
      <w:bookmarkStart w:id="48" w:name="_Toc234575040"/>
      <w:bookmarkStart w:id="49" w:name="_Toc234575729"/>
      <w:bookmarkStart w:id="50" w:name="_Toc234940435"/>
      <w:r w:rsidRPr="00CB61C1">
        <w:rPr>
          <w:noProof/>
        </w:rPr>
        <mc:AlternateContent>
          <mc:Choice Requires="wps">
            <w:drawing>
              <wp:anchor distT="0" distB="0" distL="114300" distR="114300" simplePos="0" relativeHeight="251658427" behindDoc="0" locked="0" layoutInCell="1" allowOverlap="1" wp14:anchorId="0FC67DCE" wp14:editId="6A590A0A">
                <wp:simplePos x="0" y="0"/>
                <wp:positionH relativeFrom="column">
                  <wp:posOffset>5544889</wp:posOffset>
                </wp:positionH>
                <wp:positionV relativeFrom="paragraph">
                  <wp:posOffset>33533</wp:posOffset>
                </wp:positionV>
                <wp:extent cx="1428750" cy="383394"/>
                <wp:effectExtent l="0" t="0" r="0" b="0"/>
                <wp:wrapNone/>
                <wp:docPr id="748776257" name="テキスト ボックス 748776257"/>
                <wp:cNvGraphicFramePr/>
                <a:graphic xmlns:a="http://schemas.openxmlformats.org/drawingml/2006/main">
                  <a:graphicData uri="http://schemas.microsoft.com/office/word/2010/wordprocessingShape">
                    <wps:wsp>
                      <wps:cNvSpPr txBox="1"/>
                      <wps:spPr>
                        <a:xfrm>
                          <a:off x="0" y="0"/>
                          <a:ext cx="1428750" cy="383394"/>
                        </a:xfrm>
                        <a:prstGeom prst="rect">
                          <a:avLst/>
                        </a:prstGeom>
                        <a:noFill/>
                        <a:ln w="6350">
                          <a:noFill/>
                        </a:ln>
                      </wps:spPr>
                      <wps:txbx>
                        <w:txbxContent>
                          <w:p w14:paraId="1C785FB8" w14:textId="77777777" w:rsidR="00CF6836" w:rsidRPr="001A78FA" w:rsidRDefault="00CF6836" w:rsidP="00CF6836">
                            <w:pPr>
                              <w:rPr>
                                <w:sz w:val="28"/>
                                <w:szCs w:val="32"/>
                              </w:rPr>
                            </w:pPr>
                            <w:proofErr w:type="spellStart"/>
                            <w:r w:rsidRPr="001A78FA">
                              <w:rPr>
                                <w:rFonts w:hint="eastAsia"/>
                                <w:sz w:val="28"/>
                                <w:szCs w:val="32"/>
                              </w:rPr>
                              <w:t>panel</w:t>
                            </w:r>
                            <w:r>
                              <w:rPr>
                                <w:rFonts w:hint="eastAsia"/>
                                <w:sz w:val="28"/>
                                <w:szCs w:val="32"/>
                              </w:rPr>
                              <w:t>South</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67DCE" id="テキスト ボックス 748776257" o:spid="_x0000_s1169" type="#_x0000_t202" style="position:absolute;margin-left:436.6pt;margin-top:2.65pt;width:112.5pt;height:30.2pt;z-index:2516584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" filled="f" stroked="f" strokeweight=".5pt">
                <v:textbox inset="0,0,0,0">
                  <w:txbxContent>
                    <w:p w14:paraId="1C785FB8" w14:textId="77777777" w:rsidR="00CF6836" w:rsidRPr="001A78FA" w:rsidRDefault="00CF6836" w:rsidP="00CF6836">
                      <w:pPr>
                        <w:rPr>
                          <w:sz w:val="28"/>
                          <w:szCs w:val="32"/>
                        </w:rPr>
                      </w:pPr>
                      <w:proofErr w:type="spellStart"/>
                      <w:r w:rsidRPr="001A78FA">
                        <w:rPr>
                          <w:rFonts w:hint="eastAsia"/>
                          <w:sz w:val="28"/>
                          <w:szCs w:val="32"/>
                        </w:rPr>
                        <w:t>panel</w:t>
                      </w:r>
                      <w:r>
                        <w:rPr>
                          <w:rFonts w:hint="eastAsia"/>
                          <w:sz w:val="28"/>
                          <w:szCs w:val="32"/>
                        </w:rPr>
                        <w:t>South</w:t>
                      </w:r>
                      <w:proofErr w:type="spellEnd"/>
                    </w:p>
                  </w:txbxContent>
                </v:textbox>
              </v:shape>
            </w:pict>
          </mc:Fallback>
        </mc:AlternateContent>
      </w:r>
      <w:r w:rsidR="00D30438">
        <w:rPr>
          <w:noProof/>
        </w:rPr>
        <mc:AlternateContent>
          <mc:Choice Requires="wps">
            <w:drawing>
              <wp:anchor distT="0" distB="0" distL="114300" distR="114300" simplePos="0" relativeHeight="251658412" behindDoc="0" locked="0" layoutInCell="1" allowOverlap="1" wp14:anchorId="3D4C09B9" wp14:editId="0272E4F6">
                <wp:simplePos x="0" y="0"/>
                <wp:positionH relativeFrom="column">
                  <wp:posOffset>2168525</wp:posOffset>
                </wp:positionH>
                <wp:positionV relativeFrom="paragraph">
                  <wp:posOffset>95250</wp:posOffset>
                </wp:positionV>
                <wp:extent cx="619471" cy="233670"/>
                <wp:effectExtent l="38100" t="38100" r="66675" b="59055"/>
                <wp:wrapNone/>
                <wp:docPr id="1658083565" name="フローチャート: 処理 1"/>
                <wp:cNvGraphicFramePr/>
                <a:graphic xmlns:a="http://schemas.openxmlformats.org/drawingml/2006/main">
                  <a:graphicData uri="http://schemas.microsoft.com/office/word/2010/wordprocessingShape">
                    <wps:wsp>
                      <wps:cNvSpPr/>
                      <wps:spPr>
                        <a:xfrm>
                          <a:off x="0" y="0"/>
                          <a:ext cx="619471"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0938D33A" w14:textId="3C914F1E" w:rsidR="00D30438" w:rsidRPr="00A5547C" w:rsidRDefault="00D30438" w:rsidP="00D30438">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キャンセル</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D4C09B9" id="_x0000_s1170" type="#_x0000_t109" style="position:absolute;margin-left:170.75pt;margin-top:7.5pt;width:48.8pt;height:18.4pt;z-index:2516584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" fillcolor="#e7e6e6 [3214]" strokecolor="#f2f2f2 [3052]" strokeweight="1pt">
                <v:shadow on="t" color="black" opacity="26214f" origin="-.5,-.5" offset=".24944mm,.24944mm"/>
                <v:textbox inset="0,0,0,0">
                  <w:txbxContent>
                    <w:p w14:paraId="0938D33A" w14:textId="3C914F1E" w:rsidR="00D30438" w:rsidRPr="00A5547C" w:rsidRDefault="00D30438" w:rsidP="00D30438">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キャンセル</w:t>
                      </w:r>
                    </w:p>
                  </w:txbxContent>
                </v:textbox>
              </v:shape>
            </w:pict>
          </mc:Fallback>
        </mc:AlternateContent>
      </w:r>
      <w:r w:rsidR="00D30438">
        <w:rPr>
          <w:noProof/>
        </w:rPr>
        <mc:AlternateContent>
          <mc:Choice Requires="wps">
            <w:drawing>
              <wp:anchor distT="0" distB="0" distL="114300" distR="114300" simplePos="0" relativeHeight="251658411" behindDoc="0" locked="0" layoutInCell="1" allowOverlap="1" wp14:anchorId="3B90A940" wp14:editId="4F26114F">
                <wp:simplePos x="0" y="0"/>
                <wp:positionH relativeFrom="column">
                  <wp:posOffset>3445164</wp:posOffset>
                </wp:positionH>
                <wp:positionV relativeFrom="paragraph">
                  <wp:posOffset>92364</wp:posOffset>
                </wp:positionV>
                <wp:extent cx="471158" cy="233670"/>
                <wp:effectExtent l="0" t="0" r="0" b="0"/>
                <wp:wrapNone/>
                <wp:docPr id="2007518878"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068B507A" w14:textId="77777777" w:rsidR="00D30438" w:rsidRPr="00A5547C" w:rsidRDefault="00D30438" w:rsidP="00D30438">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3B90A940" id="_x0000_s1171" type="#_x0000_t109" style="position:absolute;margin-left:271.25pt;margin-top:7.25pt;width:37.1pt;height:18.4pt;z-index:25165841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" fillcolor="#e7e6e6 [3214]" strokecolor="#f2f2f2 [3052]" strokeweight="1pt">
                <v:shadow on="t" color="black" opacity="26214f" origin="-.5,-.5" offset=".24944mm,.24944mm"/>
                <v:textbox inset="0,0,0,0">
                  <w:txbxContent>
                    <w:p w14:paraId="068B507A" w14:textId="77777777" w:rsidR="00D30438" w:rsidRPr="00A5547C" w:rsidRDefault="00D30438" w:rsidP="00D30438">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p>
                  </w:txbxContent>
                </v:textbox>
              </v:shape>
            </w:pict>
          </mc:Fallback>
        </mc:AlternateContent>
      </w:r>
      <w:r w:rsidR="00D30438" w:rsidRPr="00CB61C1">
        <w:rPr>
          <w:noProof/>
        </w:rPr>
        <mc:AlternateContent>
          <mc:Choice Requires="wps">
            <w:drawing>
              <wp:anchor distT="0" distB="0" distL="114300" distR="114300" simplePos="0" relativeHeight="251658404" behindDoc="0" locked="0" layoutInCell="1" allowOverlap="1" wp14:anchorId="57C92E0A" wp14:editId="384E74A2">
                <wp:simplePos x="0" y="0"/>
                <wp:positionH relativeFrom="column">
                  <wp:posOffset>1214120</wp:posOffset>
                </wp:positionH>
                <wp:positionV relativeFrom="paragraph">
                  <wp:posOffset>88900</wp:posOffset>
                </wp:positionV>
                <wp:extent cx="3771900" cy="289440"/>
                <wp:effectExtent l="12700" t="12700" r="12700" b="15875"/>
                <wp:wrapNone/>
                <wp:docPr id="1527561151" name="正方形/長方形 1527561151"/>
                <wp:cNvGraphicFramePr/>
                <a:graphic xmlns:a="http://schemas.openxmlformats.org/drawingml/2006/main">
                  <a:graphicData uri="http://schemas.microsoft.com/office/word/2010/wordprocessingShape">
                    <wps:wsp>
                      <wps:cNvSpPr/>
                      <wps:spPr>
                        <a:xfrm>
                          <a:off x="0" y="0"/>
                          <a:ext cx="3771900" cy="289440"/>
                        </a:xfrm>
                        <a:prstGeom prst="rect">
                          <a:avLst/>
                        </a:prstGeom>
                        <a:noFill/>
                        <a:ln w="19050">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174CA" id="正方形/長方形 1527561151" o:spid="_x0000_s1026" style="position:absolute;margin-left:95.6pt;margin-top:7pt;width:297pt;height:22.8pt;z-index:2516584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" filled="f" strokecolor="red" strokeweight="1.5pt"/>
            </w:pict>
          </mc:Fallback>
        </mc:AlternateContent>
      </w:r>
      <w:bookmarkEnd w:id="44"/>
      <w:bookmarkEnd w:id="45"/>
      <w:bookmarkEnd w:id="46"/>
      <w:bookmarkEnd w:id="47"/>
      <w:bookmarkEnd w:id="48"/>
      <w:bookmarkEnd w:id="49"/>
      <w:bookmarkEnd w:id="50"/>
    </w:p>
    <w:bookmarkStart w:id="51" w:name="_Toc231922358"/>
    <w:bookmarkStart w:id="52" w:name="_Toc231950583"/>
    <w:bookmarkStart w:id="53" w:name="_Toc232068286"/>
    <w:bookmarkStart w:id="54" w:name="_Toc234575041"/>
    <w:bookmarkStart w:id="55" w:name="_Toc234575730"/>
    <w:bookmarkStart w:id="56" w:name="_Toc234940436"/>
    <w:p w14:paraId="40BC34A7" w14:textId="7F012A7C" w:rsidR="00D30438" w:rsidRDefault="00CF6836" w:rsidP="00D30438">
      <w:pPr>
        <w:widowControl/>
        <w:jc w:val="left"/>
      </w:pPr>
      <w:r w:rsidRPr="00CB61C1">
        <w:rPr>
          <w:noProof/>
        </w:rPr>
        <mc:AlternateContent>
          <mc:Choice Requires="wps">
            <w:drawing>
              <wp:anchor distT="0" distB="0" distL="114300" distR="114300" simplePos="0" relativeHeight="251658428" behindDoc="0" locked="0" layoutInCell="1" allowOverlap="1" wp14:anchorId="531AA634" wp14:editId="74E32282">
                <wp:simplePos x="0" y="0"/>
                <wp:positionH relativeFrom="column">
                  <wp:posOffset>5039949</wp:posOffset>
                </wp:positionH>
                <wp:positionV relativeFrom="paragraph">
                  <wp:posOffset>89374</wp:posOffset>
                </wp:positionV>
                <wp:extent cx="432435" cy="0"/>
                <wp:effectExtent l="38100" t="76200" r="0" b="95250"/>
                <wp:wrapNone/>
                <wp:docPr id="1661494432" name="直線矢印コネクタ 1"/>
                <wp:cNvGraphicFramePr/>
                <a:graphic xmlns:a="http://schemas.openxmlformats.org/drawingml/2006/main">
                  <a:graphicData uri="http://schemas.microsoft.com/office/word/2010/wordprocessingShape">
                    <wps:wsp>
                      <wps:cNvCnPr/>
                      <wps:spPr>
                        <a:xfrm flipH="1">
                          <a:off x="0" y="0"/>
                          <a:ext cx="432435" cy="0"/>
                        </a:xfrm>
                        <a:prstGeom prst="straightConnector1">
                          <a:avLst/>
                        </a:prstGeom>
                        <a:ln w="158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422EC7" id="直線矢印コネクタ 1" o:spid="_x0000_s1026" type="#_x0000_t32" style="position:absolute;margin-left:396.85pt;margin-top:7.05pt;width:34.05pt;height:0;flip:x;z-index:2516584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" strokecolor="red" strokeweight="1.25pt">
                <v:stroke endarrow="block" joinstyle="miter"/>
              </v:shape>
            </w:pict>
          </mc:Fallback>
        </mc:AlternateContent>
      </w:r>
      <w:bookmarkEnd w:id="51"/>
      <w:bookmarkEnd w:id="52"/>
      <w:bookmarkEnd w:id="53"/>
      <w:bookmarkEnd w:id="54"/>
      <w:bookmarkEnd w:id="55"/>
      <w:bookmarkEnd w:id="56"/>
    </w:p>
    <w:p w14:paraId="4EA82EF6" w14:textId="7D63F280" w:rsidR="00D30438" w:rsidRDefault="00D30438" w:rsidP="00D30438">
      <w:pPr>
        <w:widowControl/>
        <w:jc w:val="left"/>
      </w:pPr>
    </w:p>
    <w:p w14:paraId="3683540D" w14:textId="4B65A118" w:rsidR="007603A6" w:rsidRDefault="007603A6" w:rsidP="00D30438">
      <w:pPr>
        <w:widowControl/>
        <w:jc w:val="left"/>
      </w:pPr>
    </w:p>
    <w:p w14:paraId="46D3790A" w14:textId="77777777" w:rsidR="00377E26" w:rsidRDefault="00377E26" w:rsidP="00377E26">
      <w:pPr>
        <w:pStyle w:val="a4"/>
        <w:numPr>
          <w:ilvl w:val="2"/>
          <w:numId w:val="1"/>
        </w:numPr>
        <w:ind w:leftChars="0"/>
        <w:jc w:val="left"/>
        <w:outlineLvl w:val="2"/>
      </w:pPr>
      <w:bookmarkStart w:id="57" w:name="_Toc231950585"/>
      <w:bookmarkStart w:id="58" w:name="_Toc232068288"/>
      <w:bookmarkStart w:id="59" w:name="_Toc234575043"/>
      <w:bookmarkStart w:id="60" w:name="_Toc234940438"/>
      <w:r>
        <w:rPr>
          <w:rFonts w:hint="eastAsia"/>
        </w:rPr>
        <w:t>予約状況確認ダイアログ</w:t>
      </w:r>
    </w:p>
    <w:p w14:paraId="634B2015" w14:textId="202680B3" w:rsidR="007603A6" w:rsidRDefault="007603A6" w:rsidP="007603A6">
      <w:pPr>
        <w:pStyle w:val="a4"/>
        <w:ind w:leftChars="0" w:left="1418"/>
        <w:jc w:val="left"/>
      </w:pPr>
      <w:r>
        <w:rPr>
          <w:rFonts w:hint="eastAsia"/>
        </w:rPr>
        <w:t>ダイアログタイトル：教室確認</w:t>
      </w:r>
      <w:bookmarkEnd w:id="57"/>
      <w:bookmarkEnd w:id="58"/>
      <w:bookmarkEnd w:id="59"/>
      <w:bookmarkEnd w:id="60"/>
    </w:p>
    <w:p w14:paraId="1B4A08D1" w14:textId="27C51871" w:rsidR="007603A6" w:rsidRDefault="007603A6" w:rsidP="007603A6">
      <w:pPr>
        <w:pStyle w:val="a4"/>
        <w:ind w:leftChars="0" w:left="1418"/>
        <w:jc w:val="left"/>
      </w:pPr>
      <w:bookmarkStart w:id="61" w:name="_Toc231950586"/>
      <w:bookmarkStart w:id="62" w:name="_Toc232068289"/>
      <w:bookmarkStart w:id="63" w:name="_Toc234575044"/>
      <w:bookmarkStart w:id="64" w:name="_Toc234940439"/>
      <w:r>
        <w:rPr>
          <w:rFonts w:hint="eastAsia"/>
        </w:rPr>
        <w:t>初期</w:t>
      </w:r>
      <w:r>
        <w:t>Window</w:t>
      </w:r>
      <w:r>
        <w:rPr>
          <w:rFonts w:hint="eastAsia"/>
        </w:rPr>
        <w:t>位置：（</w:t>
      </w:r>
      <w:r>
        <w:t>100, 100</w:t>
      </w:r>
      <w:r>
        <w:rPr>
          <w:rFonts w:hint="eastAsia"/>
        </w:rPr>
        <w:t>）</w:t>
      </w:r>
      <w:bookmarkEnd w:id="61"/>
      <w:bookmarkEnd w:id="62"/>
      <w:bookmarkEnd w:id="63"/>
      <w:bookmarkEnd w:id="64"/>
    </w:p>
    <w:p w14:paraId="6D02326B" w14:textId="6BC59FA3" w:rsidR="007603A6" w:rsidRDefault="007603A6" w:rsidP="007603A6">
      <w:pPr>
        <w:pStyle w:val="a4"/>
        <w:ind w:leftChars="0" w:left="1418"/>
        <w:jc w:val="left"/>
      </w:pPr>
      <w:bookmarkStart w:id="65" w:name="_Toc231950587"/>
      <w:bookmarkStart w:id="66" w:name="_Toc232068290"/>
      <w:bookmarkStart w:id="67" w:name="_Toc234575045"/>
      <w:bookmarkStart w:id="68" w:name="_Toc234940440"/>
      <w:r>
        <w:rPr>
          <w:rFonts w:hint="eastAsia"/>
        </w:rPr>
        <w:t>初期</w:t>
      </w:r>
      <w:r>
        <w:t>Window</w:t>
      </w:r>
      <w:r>
        <w:rPr>
          <w:rFonts w:hint="eastAsia"/>
        </w:rPr>
        <w:t>サイズ：（</w:t>
      </w:r>
      <w:r>
        <w:t>500, 150</w:t>
      </w:r>
      <w:r>
        <w:rPr>
          <w:rFonts w:hint="eastAsia"/>
        </w:rPr>
        <w:t>）※サイズ変更不可</w:t>
      </w:r>
      <w:bookmarkEnd w:id="65"/>
      <w:bookmarkEnd w:id="66"/>
      <w:bookmarkEnd w:id="67"/>
      <w:bookmarkEnd w:id="68"/>
    </w:p>
    <w:p w14:paraId="64CAFB07" w14:textId="0ED5D7F5" w:rsidR="007603A6" w:rsidRDefault="007603A6" w:rsidP="007603A6">
      <w:pPr>
        <w:pStyle w:val="a4"/>
        <w:ind w:leftChars="0" w:left="1418"/>
        <w:jc w:val="left"/>
      </w:pPr>
      <w:bookmarkStart w:id="69" w:name="_Toc231950588"/>
      <w:bookmarkStart w:id="70" w:name="_Toc232068291"/>
      <w:bookmarkStart w:id="71" w:name="_Toc234575046"/>
      <w:bookmarkStart w:id="72" w:name="_Toc234940441"/>
      <w:r>
        <w:rPr>
          <w:rFonts w:hint="eastAsia"/>
        </w:rPr>
        <w:t>モーダル：有効（このダイアログを閉じるまで</w:t>
      </w:r>
      <w:proofErr w:type="spellStart"/>
      <w:r>
        <w:t>MainFrame</w:t>
      </w:r>
      <w:proofErr w:type="spellEnd"/>
      <w:r>
        <w:rPr>
          <w:rFonts w:hint="eastAsia"/>
        </w:rPr>
        <w:t>の操作禁止）</w:t>
      </w:r>
      <w:bookmarkEnd w:id="69"/>
      <w:bookmarkEnd w:id="70"/>
      <w:bookmarkEnd w:id="71"/>
      <w:bookmarkEnd w:id="72"/>
    </w:p>
    <w:p w14:paraId="4280798F" w14:textId="6139EAC5" w:rsidR="007603A6" w:rsidRPr="007603A6" w:rsidRDefault="007603A6" w:rsidP="007603A6">
      <w:pPr>
        <w:pStyle w:val="a4"/>
        <w:ind w:leftChars="0" w:left="1418"/>
        <w:jc w:val="left"/>
      </w:pPr>
      <w:bookmarkStart w:id="73" w:name="_Toc231950589"/>
      <w:bookmarkStart w:id="74" w:name="_Toc232068292"/>
      <w:bookmarkStart w:id="75" w:name="_Toc234575047"/>
      <w:bookmarkStart w:id="76" w:name="_Toc234940442"/>
      <w:r>
        <w:t>Window</w:t>
      </w:r>
      <w:r>
        <w:rPr>
          <w:rFonts w:hint="eastAsia"/>
        </w:rPr>
        <w:t>サイズ変更：固定サイズとし、最大化含め無効とする</w:t>
      </w:r>
      <w:bookmarkEnd w:id="73"/>
      <w:bookmarkEnd w:id="74"/>
      <w:bookmarkEnd w:id="75"/>
      <w:bookmarkEnd w:id="76"/>
    </w:p>
    <w:p w14:paraId="5127420F" w14:textId="1D570452" w:rsidR="007603A6" w:rsidRPr="007603A6" w:rsidRDefault="007603A6" w:rsidP="00D30438">
      <w:pPr>
        <w:widowControl/>
        <w:jc w:val="left"/>
      </w:pPr>
    </w:p>
    <w:p w14:paraId="40058A36" w14:textId="77777777" w:rsidR="00377E26" w:rsidRDefault="00377E26" w:rsidP="00377E26">
      <w:pPr>
        <w:pStyle w:val="a4"/>
        <w:numPr>
          <w:ilvl w:val="2"/>
          <w:numId w:val="1"/>
        </w:numPr>
        <w:ind w:leftChars="0"/>
        <w:jc w:val="left"/>
        <w:outlineLvl w:val="2"/>
      </w:pPr>
      <w:bookmarkStart w:id="77" w:name="_Toc231950591"/>
      <w:bookmarkStart w:id="78" w:name="_Toc232068294"/>
      <w:bookmarkStart w:id="79" w:name="_Toc234940444"/>
      <w:r>
        <w:rPr>
          <w:rFonts w:hint="eastAsia"/>
        </w:rPr>
        <w:t>教室選択コンボボックス</w:t>
      </w:r>
    </w:p>
    <w:p w14:paraId="3AE27F27" w14:textId="2348AF99" w:rsidR="007603A6" w:rsidRDefault="007603A6" w:rsidP="007603A6">
      <w:pPr>
        <w:pStyle w:val="a4"/>
        <w:ind w:leftChars="0" w:left="1418"/>
        <w:jc w:val="left"/>
      </w:pPr>
      <w:r>
        <w:t>3.1.4</w:t>
      </w:r>
      <w:r>
        <w:rPr>
          <w:rFonts w:hint="eastAsia"/>
        </w:rPr>
        <w:t xml:space="preserve">　同様</w:t>
      </w:r>
      <w:bookmarkEnd w:id="77"/>
      <w:bookmarkEnd w:id="78"/>
      <w:bookmarkEnd w:id="79"/>
    </w:p>
    <w:p w14:paraId="20089614" w14:textId="012F2480" w:rsidR="007603A6" w:rsidRDefault="007603A6" w:rsidP="007603A6">
      <w:pPr>
        <w:pStyle w:val="a4"/>
        <w:ind w:leftChars="0" w:left="1418"/>
        <w:jc w:val="left"/>
      </w:pPr>
      <w:bookmarkStart w:id="80" w:name="_Toc231950592"/>
      <w:bookmarkStart w:id="81" w:name="_Toc232068295"/>
      <w:bookmarkStart w:id="82" w:name="_Toc234575050"/>
      <w:bookmarkStart w:id="83" w:name="_Toc234940445"/>
      <w:r>
        <w:rPr>
          <w:rFonts w:hint="eastAsia"/>
        </w:rPr>
        <w:t>（補足：項目選択リスナは登録されているが、本ダイアログでは選択変更時の処理は行わない）</w:t>
      </w:r>
      <w:bookmarkEnd w:id="80"/>
      <w:bookmarkEnd w:id="81"/>
      <w:bookmarkEnd w:id="82"/>
      <w:bookmarkEnd w:id="83"/>
    </w:p>
    <w:p w14:paraId="4167C20D" w14:textId="22D891C1" w:rsidR="007603A6" w:rsidRDefault="007603A6" w:rsidP="007603A6">
      <w:pPr>
        <w:pStyle w:val="a4"/>
        <w:ind w:leftChars="0" w:left="1418"/>
        <w:jc w:val="left"/>
      </w:pPr>
    </w:p>
    <w:p w14:paraId="638DA1F4" w14:textId="77777777" w:rsidR="00377E26" w:rsidRDefault="00377E26" w:rsidP="00377E26">
      <w:pPr>
        <w:pStyle w:val="a4"/>
        <w:numPr>
          <w:ilvl w:val="2"/>
          <w:numId w:val="1"/>
        </w:numPr>
        <w:ind w:leftChars="0"/>
        <w:jc w:val="left"/>
        <w:outlineLvl w:val="2"/>
      </w:pPr>
      <w:bookmarkStart w:id="84" w:name="_Toc231950594"/>
      <w:bookmarkStart w:id="85" w:name="_Toc232068297"/>
      <w:bookmarkStart w:id="86" w:name="_Toc234575052"/>
      <w:bookmarkStart w:id="87" w:name="_Toc234940447"/>
      <w:r>
        <w:rPr>
          <w:rFonts w:hint="eastAsia"/>
        </w:rPr>
        <w:t>予約年入力テキストフィールド</w:t>
      </w:r>
    </w:p>
    <w:p w14:paraId="7DEDD459" w14:textId="3811290F" w:rsidR="007603A6" w:rsidRDefault="007603A6" w:rsidP="007603A6">
      <w:pPr>
        <w:pStyle w:val="a4"/>
        <w:ind w:leftChars="0" w:left="1418"/>
        <w:jc w:val="left"/>
      </w:pPr>
      <w:r>
        <w:rPr>
          <w:rFonts w:hint="eastAsia"/>
        </w:rPr>
        <w:t>最大表示文字数：4文字</w:t>
      </w:r>
      <w:bookmarkEnd w:id="84"/>
      <w:bookmarkEnd w:id="85"/>
      <w:bookmarkEnd w:id="86"/>
      <w:bookmarkEnd w:id="87"/>
    </w:p>
    <w:p w14:paraId="7C6E474E" w14:textId="193A6D7A" w:rsidR="007603A6" w:rsidRDefault="007603A6" w:rsidP="007603A6">
      <w:pPr>
        <w:pStyle w:val="a4"/>
        <w:ind w:leftChars="0" w:left="1418"/>
        <w:jc w:val="left"/>
      </w:pPr>
      <w:bookmarkStart w:id="88" w:name="_Toc231950595"/>
      <w:bookmarkStart w:id="89" w:name="_Toc232068298"/>
      <w:bookmarkStart w:id="90" w:name="_Toc234575053"/>
      <w:bookmarkStart w:id="91" w:name="_Toc234940448"/>
      <w:r>
        <w:rPr>
          <w:rFonts w:hint="eastAsia"/>
        </w:rPr>
        <w:t>表示内容：起動時は何も表示されない。ユーザーによる入力が可能</w:t>
      </w:r>
      <w:bookmarkEnd w:id="88"/>
      <w:bookmarkEnd w:id="89"/>
      <w:bookmarkEnd w:id="90"/>
      <w:bookmarkEnd w:id="91"/>
    </w:p>
    <w:p w14:paraId="5598672E" w14:textId="7ECF7FB3" w:rsidR="007603A6" w:rsidRDefault="007603A6" w:rsidP="007603A6">
      <w:pPr>
        <w:pStyle w:val="a4"/>
        <w:ind w:leftChars="0" w:left="1418"/>
        <w:jc w:val="left"/>
      </w:pPr>
    </w:p>
    <w:p w14:paraId="53126565" w14:textId="77777777" w:rsidR="00377E26" w:rsidRDefault="00377E26" w:rsidP="00377E26">
      <w:pPr>
        <w:pStyle w:val="a4"/>
        <w:numPr>
          <w:ilvl w:val="2"/>
          <w:numId w:val="1"/>
        </w:numPr>
        <w:ind w:leftChars="0"/>
        <w:jc w:val="left"/>
        <w:outlineLvl w:val="2"/>
      </w:pPr>
      <w:bookmarkStart w:id="92" w:name="_Toc231950597"/>
      <w:bookmarkStart w:id="93" w:name="_Toc232068300"/>
      <w:bookmarkStart w:id="94" w:name="_Toc234575055"/>
      <w:bookmarkStart w:id="95" w:name="_Toc234940450"/>
      <w:r>
        <w:rPr>
          <w:rFonts w:hint="eastAsia"/>
        </w:rPr>
        <w:t>予約月入力テキストフィールド</w:t>
      </w:r>
    </w:p>
    <w:p w14:paraId="65272EBF" w14:textId="290CBBCF" w:rsidR="003B08F4" w:rsidRDefault="003B08F4" w:rsidP="003B08F4">
      <w:pPr>
        <w:pStyle w:val="a4"/>
        <w:ind w:leftChars="0" w:left="1418"/>
        <w:jc w:val="left"/>
      </w:pPr>
      <w:r>
        <w:rPr>
          <w:rFonts w:hint="eastAsia"/>
        </w:rPr>
        <w:t>最大表示文字数：</w:t>
      </w:r>
      <w:r w:rsidR="00816FB7">
        <w:rPr>
          <w:rFonts w:hint="eastAsia"/>
        </w:rPr>
        <w:t>2</w:t>
      </w:r>
      <w:r>
        <w:rPr>
          <w:rFonts w:hint="eastAsia"/>
        </w:rPr>
        <w:t>文字</w:t>
      </w:r>
      <w:bookmarkEnd w:id="92"/>
      <w:bookmarkEnd w:id="93"/>
      <w:bookmarkEnd w:id="94"/>
      <w:bookmarkEnd w:id="95"/>
    </w:p>
    <w:p w14:paraId="274E1E05" w14:textId="541709A0" w:rsidR="003B08F4" w:rsidRDefault="003B08F4" w:rsidP="003B08F4">
      <w:pPr>
        <w:pStyle w:val="a4"/>
        <w:ind w:leftChars="0" w:left="1418"/>
        <w:jc w:val="left"/>
      </w:pPr>
      <w:bookmarkStart w:id="96" w:name="_Toc231950598"/>
      <w:bookmarkStart w:id="97" w:name="_Toc232068301"/>
      <w:bookmarkStart w:id="98" w:name="_Toc234575056"/>
      <w:bookmarkStart w:id="99" w:name="_Toc234940451"/>
      <w:r>
        <w:rPr>
          <w:rFonts w:hint="eastAsia"/>
        </w:rPr>
        <w:t>表示内容：起動時は何も表示されない。ユーザーによる入力が可能。</w:t>
      </w:r>
      <w:bookmarkEnd w:id="96"/>
      <w:bookmarkEnd w:id="97"/>
      <w:bookmarkEnd w:id="98"/>
      <w:bookmarkEnd w:id="99"/>
    </w:p>
    <w:p w14:paraId="7BB2B07F" w14:textId="77777777" w:rsidR="007603A6" w:rsidRDefault="007603A6" w:rsidP="007603A6">
      <w:pPr>
        <w:pStyle w:val="a4"/>
        <w:ind w:leftChars="0" w:left="1418"/>
        <w:jc w:val="left"/>
      </w:pPr>
    </w:p>
    <w:p w14:paraId="202ED46A" w14:textId="77777777" w:rsidR="00377E26" w:rsidRDefault="00377E26" w:rsidP="00377E26">
      <w:pPr>
        <w:pStyle w:val="a4"/>
        <w:numPr>
          <w:ilvl w:val="2"/>
          <w:numId w:val="1"/>
        </w:numPr>
        <w:ind w:leftChars="0"/>
        <w:jc w:val="left"/>
        <w:outlineLvl w:val="2"/>
      </w:pPr>
      <w:bookmarkStart w:id="100" w:name="_Toc231950600"/>
      <w:bookmarkStart w:id="101" w:name="_Toc232068303"/>
      <w:bookmarkStart w:id="102" w:name="_Toc234575058"/>
      <w:bookmarkStart w:id="103" w:name="_Toc234940453"/>
      <w:r>
        <w:rPr>
          <w:rFonts w:hint="eastAsia"/>
        </w:rPr>
        <w:t>予約日入力テキストフィールド</w:t>
      </w:r>
    </w:p>
    <w:p w14:paraId="718D7C62" w14:textId="468CDF75" w:rsidR="003B08F4" w:rsidRDefault="003B08F4" w:rsidP="003B08F4">
      <w:pPr>
        <w:pStyle w:val="a4"/>
        <w:ind w:leftChars="0" w:left="1418"/>
        <w:jc w:val="left"/>
      </w:pPr>
      <w:r>
        <w:rPr>
          <w:rFonts w:hint="eastAsia"/>
        </w:rPr>
        <w:t>最大表示文字数：</w:t>
      </w:r>
      <w:r w:rsidR="00816FB7">
        <w:rPr>
          <w:rFonts w:hint="eastAsia"/>
        </w:rPr>
        <w:t>2</w:t>
      </w:r>
      <w:r>
        <w:rPr>
          <w:rFonts w:hint="eastAsia"/>
        </w:rPr>
        <w:t>文字</w:t>
      </w:r>
      <w:bookmarkEnd w:id="100"/>
      <w:bookmarkEnd w:id="101"/>
      <w:bookmarkEnd w:id="102"/>
      <w:bookmarkEnd w:id="103"/>
    </w:p>
    <w:p w14:paraId="7622F522" w14:textId="01342B97" w:rsidR="003B08F4" w:rsidRDefault="003B08F4" w:rsidP="003B08F4">
      <w:pPr>
        <w:pStyle w:val="a4"/>
        <w:ind w:leftChars="0" w:left="1418"/>
        <w:jc w:val="left"/>
      </w:pPr>
      <w:bookmarkStart w:id="104" w:name="_Toc231950601"/>
      <w:bookmarkStart w:id="105" w:name="_Toc232068304"/>
      <w:bookmarkStart w:id="106" w:name="_Toc234575059"/>
      <w:bookmarkStart w:id="107" w:name="_Toc234940454"/>
      <w:r>
        <w:rPr>
          <w:rFonts w:hint="eastAsia"/>
        </w:rPr>
        <w:t>表示内容：起動時は何も表示されない。ユーザーによる入力が可能。</w:t>
      </w:r>
      <w:bookmarkEnd w:id="104"/>
      <w:bookmarkEnd w:id="105"/>
      <w:bookmarkEnd w:id="106"/>
      <w:bookmarkEnd w:id="107"/>
    </w:p>
    <w:p w14:paraId="3F979B80" w14:textId="5E68D8A6" w:rsidR="003B08F4" w:rsidRDefault="003B08F4" w:rsidP="003B08F4">
      <w:pPr>
        <w:pStyle w:val="a4"/>
        <w:ind w:leftChars="0" w:left="1418"/>
        <w:jc w:val="left"/>
      </w:pPr>
    </w:p>
    <w:p w14:paraId="473F09E5" w14:textId="77777777" w:rsidR="00377E26" w:rsidRDefault="00377E26" w:rsidP="00377E26">
      <w:pPr>
        <w:pStyle w:val="a4"/>
        <w:numPr>
          <w:ilvl w:val="2"/>
          <w:numId w:val="1"/>
        </w:numPr>
        <w:ind w:leftChars="0"/>
        <w:jc w:val="left"/>
        <w:outlineLvl w:val="2"/>
      </w:pPr>
      <w:bookmarkStart w:id="108" w:name="_Toc231950603"/>
      <w:bookmarkStart w:id="109" w:name="_Toc232068306"/>
      <w:bookmarkStart w:id="110" w:name="_Toc234575061"/>
      <w:bookmarkStart w:id="111" w:name="_Toc234940456"/>
      <w:r>
        <w:rPr>
          <w:rFonts w:hint="eastAsia"/>
        </w:rPr>
        <w:t>キャンセルボタン</w:t>
      </w:r>
    </w:p>
    <w:p w14:paraId="18A5B26D" w14:textId="45E9FFB4" w:rsidR="003B08F4" w:rsidRDefault="003B08F4" w:rsidP="003B08F4">
      <w:pPr>
        <w:pStyle w:val="a4"/>
        <w:ind w:leftChars="0" w:left="1418"/>
        <w:jc w:val="left"/>
      </w:pPr>
      <w:r>
        <w:rPr>
          <w:rFonts w:hint="eastAsia"/>
        </w:rPr>
        <w:t>ボタン表示：</w:t>
      </w:r>
      <w:bookmarkEnd w:id="108"/>
      <w:r w:rsidR="00DD4D58">
        <w:rPr>
          <w:rFonts w:hint="eastAsia"/>
        </w:rPr>
        <w:t>キャンセル</w:t>
      </w:r>
      <w:bookmarkEnd w:id="109"/>
      <w:bookmarkEnd w:id="110"/>
      <w:bookmarkEnd w:id="111"/>
    </w:p>
    <w:p w14:paraId="6B235DD6" w14:textId="0E4C57D8" w:rsidR="003B08F4" w:rsidRDefault="003B08F4" w:rsidP="003B08F4">
      <w:pPr>
        <w:pStyle w:val="a4"/>
        <w:ind w:leftChars="0" w:left="1418"/>
        <w:jc w:val="left"/>
      </w:pPr>
      <w:bookmarkStart w:id="112" w:name="_Toc231950604"/>
      <w:bookmarkStart w:id="113" w:name="_Toc232068307"/>
      <w:bookmarkStart w:id="114" w:name="_Toc234575062"/>
      <w:bookmarkStart w:id="115" w:name="_Toc234940457"/>
      <w:r>
        <w:rPr>
          <w:rFonts w:hint="eastAsia"/>
        </w:rPr>
        <w:t>押下時：ダイアログを閉じる。予約確認は行わず、結果表示エリアは</w:t>
      </w:r>
      <w:r w:rsidR="00BD7CCB">
        <w:rPr>
          <w:rFonts w:hint="eastAsia"/>
        </w:rPr>
        <w:t>クリアする</w:t>
      </w:r>
      <w:r>
        <w:rPr>
          <w:rFonts w:hint="eastAsia"/>
        </w:rPr>
        <w:t>。</w:t>
      </w:r>
      <w:bookmarkEnd w:id="112"/>
      <w:bookmarkEnd w:id="113"/>
      <w:bookmarkEnd w:id="114"/>
      <w:bookmarkEnd w:id="115"/>
    </w:p>
    <w:p w14:paraId="73E84BE2" w14:textId="23897CA9" w:rsidR="003B08F4" w:rsidRDefault="003B08F4" w:rsidP="003B08F4">
      <w:pPr>
        <w:pStyle w:val="a4"/>
        <w:ind w:leftChars="0" w:left="1418"/>
        <w:jc w:val="left"/>
      </w:pPr>
    </w:p>
    <w:p w14:paraId="09663D78" w14:textId="77777777" w:rsidR="00377E26" w:rsidRDefault="00377E26" w:rsidP="00377E26">
      <w:pPr>
        <w:pStyle w:val="a4"/>
        <w:numPr>
          <w:ilvl w:val="2"/>
          <w:numId w:val="1"/>
        </w:numPr>
        <w:ind w:leftChars="0"/>
        <w:jc w:val="left"/>
        <w:outlineLvl w:val="2"/>
      </w:pPr>
      <w:bookmarkStart w:id="116" w:name="_Toc231950606"/>
      <w:bookmarkStart w:id="117" w:name="_Toc232068309"/>
      <w:bookmarkStart w:id="118" w:name="_Toc234575064"/>
      <w:bookmarkStart w:id="119" w:name="_Toc234940459"/>
      <w:r>
        <w:rPr>
          <w:rFonts w:hint="eastAsia"/>
        </w:rPr>
        <w:t>予約確認ボタン</w:t>
      </w:r>
    </w:p>
    <w:p w14:paraId="02C45665" w14:textId="3766AA96" w:rsidR="003B08F4" w:rsidRDefault="003B08F4" w:rsidP="003B08F4">
      <w:pPr>
        <w:pStyle w:val="a4"/>
        <w:ind w:leftChars="0" w:left="1418"/>
        <w:jc w:val="left"/>
      </w:pPr>
      <w:r>
        <w:rPr>
          <w:rFonts w:hint="eastAsia"/>
        </w:rPr>
        <w:t>ボタン表示：</w:t>
      </w:r>
      <w:bookmarkEnd w:id="116"/>
      <w:bookmarkEnd w:id="117"/>
      <w:r w:rsidR="00816FB7">
        <w:rPr>
          <w:rFonts w:hint="eastAsia"/>
        </w:rPr>
        <w:t>予約確認</w:t>
      </w:r>
      <w:bookmarkEnd w:id="118"/>
      <w:bookmarkEnd w:id="119"/>
    </w:p>
    <w:p w14:paraId="2AAD034B" w14:textId="257220B4" w:rsidR="00B53938" w:rsidRDefault="003B08F4" w:rsidP="007D1F93">
      <w:pPr>
        <w:pStyle w:val="a4"/>
        <w:ind w:leftChars="0" w:left="1418"/>
        <w:jc w:val="left"/>
      </w:pPr>
      <w:bookmarkStart w:id="120" w:name="_Toc231950607"/>
      <w:bookmarkStart w:id="121" w:name="_Toc232068310"/>
      <w:bookmarkStart w:id="122" w:name="_Toc234575065"/>
      <w:bookmarkStart w:id="123" w:name="_Toc234940460"/>
      <w:r>
        <w:rPr>
          <w:rFonts w:hint="eastAsia"/>
        </w:rPr>
        <w:t>押下時：入力された教室・予約日で予約状況を確認し結果表示エリアに表示</w:t>
      </w:r>
      <w:bookmarkEnd w:id="120"/>
      <w:bookmarkEnd w:id="121"/>
      <w:bookmarkEnd w:id="122"/>
      <w:bookmarkEnd w:id="123"/>
    </w:p>
    <w:bookmarkStart w:id="124" w:name="_Toc234940461"/>
    <w:p w14:paraId="00D1C69C" w14:textId="446C71D1" w:rsidR="00315CA0" w:rsidRDefault="00377E26" w:rsidP="00377E26">
      <w:pPr>
        <w:pStyle w:val="a4"/>
        <w:numPr>
          <w:ilvl w:val="1"/>
          <w:numId w:val="1"/>
        </w:numPr>
        <w:ind w:leftChars="0"/>
        <w:jc w:val="left"/>
        <w:outlineLvl w:val="1"/>
      </w:pPr>
      <w:r>
        <w:rPr>
          <w:noProof/>
        </w:rPr>
        <w:lastRenderedPageBreak/>
        <mc:AlternateContent>
          <mc:Choice Requires="wps">
            <w:drawing>
              <wp:anchor distT="0" distB="0" distL="114300" distR="114300" simplePos="0" relativeHeight="251658580" behindDoc="0" locked="0" layoutInCell="1" allowOverlap="1" wp14:anchorId="16B599AB" wp14:editId="0AE456FD">
                <wp:simplePos x="0" y="0"/>
                <wp:positionH relativeFrom="column">
                  <wp:posOffset>2627367</wp:posOffset>
                </wp:positionH>
                <wp:positionV relativeFrom="paragraph">
                  <wp:posOffset>-73381</wp:posOffset>
                </wp:positionV>
                <wp:extent cx="110304" cy="671382"/>
                <wp:effectExtent l="57150" t="0" r="23495" b="52705"/>
                <wp:wrapNone/>
                <wp:docPr id="1433182947" name="直線矢印コネクタ 936"/>
                <wp:cNvGraphicFramePr/>
                <a:graphic xmlns:a="http://schemas.openxmlformats.org/drawingml/2006/main">
                  <a:graphicData uri="http://schemas.microsoft.com/office/word/2010/wordprocessingShape">
                    <wps:wsp>
                      <wps:cNvCnPr/>
                      <wps:spPr>
                        <a:xfrm flipH="1">
                          <a:off x="0" y="0"/>
                          <a:ext cx="110304" cy="671382"/>
                        </a:xfrm>
                        <a:prstGeom prst="straightConnector1">
                          <a:avLst/>
                        </a:prstGeom>
                        <a:ln>
                          <a:solidFill>
                            <a:srgbClr val="EE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346375" id="直線矢印コネクタ 936" o:spid="_x0000_s1026" type="#_x0000_t32" style="position:absolute;margin-left:206.9pt;margin-top:-5.8pt;width:8.7pt;height:52.85pt;flip:x;z-index:2516585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" strokecolor="#e00" strokeweight=".5pt">
                <v:stroke endarrow="block" joinstyle="miter"/>
              </v:shape>
            </w:pict>
          </mc:Fallback>
        </mc:AlternateContent>
      </w:r>
      <w:r>
        <w:rPr>
          <w:noProof/>
        </w:rPr>
        <mc:AlternateContent>
          <mc:Choice Requires="wps">
            <w:drawing>
              <wp:anchor distT="0" distB="0" distL="114300" distR="114300" simplePos="0" relativeHeight="251658581" behindDoc="0" locked="0" layoutInCell="1" allowOverlap="1" wp14:anchorId="71181A8D" wp14:editId="4C044138">
                <wp:simplePos x="0" y="0"/>
                <wp:positionH relativeFrom="column">
                  <wp:posOffset>2452972</wp:posOffset>
                </wp:positionH>
                <wp:positionV relativeFrom="paragraph">
                  <wp:posOffset>-329921</wp:posOffset>
                </wp:positionV>
                <wp:extent cx="2520315" cy="334010"/>
                <wp:effectExtent l="0" t="0" r="0" b="0"/>
                <wp:wrapNone/>
                <wp:docPr id="2128185440" name="テキスト ボックス 937"/>
                <wp:cNvGraphicFramePr/>
                <a:graphic xmlns:a="http://schemas.openxmlformats.org/drawingml/2006/main">
                  <a:graphicData uri="http://schemas.microsoft.com/office/word/2010/wordprocessingShape">
                    <wps:wsp>
                      <wps:cNvSpPr txBox="1"/>
                      <wps:spPr>
                        <a:xfrm>
                          <a:off x="0" y="0"/>
                          <a:ext cx="2520315" cy="334010"/>
                        </a:xfrm>
                        <a:prstGeom prst="rect">
                          <a:avLst/>
                        </a:prstGeom>
                        <a:noFill/>
                        <a:ln w="6350">
                          <a:noFill/>
                        </a:ln>
                      </wps:spPr>
                      <wps:txbx>
                        <w:txbxContent>
                          <w:p w14:paraId="02BBA30A" w14:textId="3D16621A" w:rsidR="0000709E" w:rsidRPr="001B53B7" w:rsidRDefault="0000709E">
                            <w:pPr>
                              <w:rPr>
                                <w:color w:val="EE0000"/>
                              </w:rPr>
                            </w:pPr>
                            <w:r w:rsidRPr="001B53B7">
                              <w:rPr>
                                <w:rFonts w:hint="eastAsia"/>
                                <w:color w:val="EE0000"/>
                              </w:rPr>
                              <w:t>予約ID入力</w:t>
                            </w:r>
                            <w:r w:rsidR="00BB41FE" w:rsidRPr="001B53B7">
                              <w:rPr>
                                <w:rFonts w:hint="eastAsia"/>
                                <w:color w:val="EE0000"/>
                              </w:rPr>
                              <w:t>テキストフィールド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81A8D" id="テキスト ボックス 937" o:spid="_x0000_s1172" type="#_x0000_t202" style="position:absolute;left:0;text-align:left;margin-left:193.15pt;margin-top:-26pt;width:198.45pt;height:26.3pt;z-index:2516585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" filled="f" stroked="f" strokeweight=".5pt">
                <v:textbox>
                  <w:txbxContent>
                    <w:p w14:paraId="02BBA30A" w14:textId="3D16621A" w:rsidR="0000709E" w:rsidRPr="001B53B7" w:rsidRDefault="0000709E">
                      <w:pPr>
                        <w:rPr>
                          <w:color w:val="EE0000"/>
                        </w:rPr>
                      </w:pPr>
                      <w:r w:rsidRPr="001B53B7">
                        <w:rPr>
                          <w:rFonts w:hint="eastAsia"/>
                          <w:color w:val="EE0000"/>
                        </w:rPr>
                        <w:t>予約ID入力</w:t>
                      </w:r>
                      <w:r w:rsidR="00BB41FE" w:rsidRPr="001B53B7">
                        <w:rPr>
                          <w:rFonts w:hint="eastAsia"/>
                          <w:color w:val="EE0000"/>
                        </w:rPr>
                        <w:t>テキストフィールド</w:t>
                      </w:r>
                    </w:p>
                  </w:txbxContent>
                </v:textbox>
              </v:shape>
            </w:pict>
          </mc:Fallback>
        </mc:AlternateContent>
      </w:r>
      <w:r>
        <w:rPr>
          <w:noProof/>
        </w:rPr>
        <mc:AlternateContent>
          <mc:Choice Requires="wps">
            <w:drawing>
              <wp:anchor distT="0" distB="0" distL="114300" distR="114300" simplePos="0" relativeHeight="251658615" behindDoc="0" locked="0" layoutInCell="1" allowOverlap="1" wp14:anchorId="6FF4CE15" wp14:editId="50BD43C1">
                <wp:simplePos x="0" y="0"/>
                <wp:positionH relativeFrom="column">
                  <wp:posOffset>3554171</wp:posOffset>
                </wp:positionH>
                <wp:positionV relativeFrom="paragraph">
                  <wp:posOffset>-145415</wp:posOffset>
                </wp:positionV>
                <wp:extent cx="1788459" cy="298151"/>
                <wp:effectExtent l="0" t="0" r="0" b="6985"/>
                <wp:wrapNone/>
                <wp:docPr id="358129486" name="テキスト ボックス 937"/>
                <wp:cNvGraphicFramePr/>
                <a:graphic xmlns:a="http://schemas.openxmlformats.org/drawingml/2006/main">
                  <a:graphicData uri="http://schemas.microsoft.com/office/word/2010/wordprocessingShape">
                    <wps:wsp>
                      <wps:cNvSpPr txBox="1"/>
                      <wps:spPr>
                        <a:xfrm>
                          <a:off x="0" y="0"/>
                          <a:ext cx="1788459" cy="298151"/>
                        </a:xfrm>
                        <a:prstGeom prst="rect">
                          <a:avLst/>
                        </a:prstGeom>
                        <a:noFill/>
                        <a:ln w="6350">
                          <a:noFill/>
                        </a:ln>
                      </wps:spPr>
                      <wps:txbx>
                        <w:txbxContent>
                          <w:p w14:paraId="391BC292" w14:textId="1F89A0FB" w:rsidR="00C43C6F" w:rsidRPr="00D8399D" w:rsidRDefault="00C43C6F" w:rsidP="00C43C6F">
                            <w:pPr>
                              <w:rPr>
                                <w:color w:val="EE0000"/>
                                <w:sz w:val="18"/>
                                <w:szCs w:val="18"/>
                              </w:rPr>
                            </w:pPr>
                            <w:r>
                              <w:rPr>
                                <w:rFonts w:hint="eastAsia"/>
                                <w:color w:val="EE0000"/>
                                <w:sz w:val="18"/>
                                <w:szCs w:val="18"/>
                              </w:rPr>
                              <w:t>年</w:t>
                            </w:r>
                            <w:r w:rsidRPr="00D8399D">
                              <w:rPr>
                                <w:rFonts w:hint="eastAsia"/>
                                <w:color w:val="EE0000"/>
                                <w:sz w:val="18"/>
                                <w:szCs w:val="18"/>
                              </w:rPr>
                              <w:t>入力テキストフィールド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F4CE15" id="_x0000_s1173" type="#_x0000_t202" style="position:absolute;left:0;text-align:left;margin-left:279.85pt;margin-top:-11.45pt;width:140.8pt;height:23.5pt;z-index:2516586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" filled="f" stroked="f" strokeweight=".5pt">
                <v:textbox>
                  <w:txbxContent>
                    <w:p w14:paraId="391BC292" w14:textId="1F89A0FB" w:rsidR="00C43C6F" w:rsidRPr="00D8399D" w:rsidRDefault="00C43C6F" w:rsidP="00C43C6F">
                      <w:pPr>
                        <w:rPr>
                          <w:color w:val="EE0000"/>
                          <w:sz w:val="18"/>
                          <w:szCs w:val="18"/>
                        </w:rPr>
                      </w:pPr>
                      <w:r>
                        <w:rPr>
                          <w:rFonts w:hint="eastAsia"/>
                          <w:color w:val="EE0000"/>
                          <w:sz w:val="18"/>
                          <w:szCs w:val="18"/>
                        </w:rPr>
                        <w:t>年</w:t>
                      </w:r>
                      <w:r w:rsidRPr="00D8399D">
                        <w:rPr>
                          <w:rFonts w:hint="eastAsia"/>
                          <w:color w:val="EE0000"/>
                          <w:sz w:val="18"/>
                          <w:szCs w:val="18"/>
                        </w:rPr>
                        <w:t>入力テキストフィールド</w:t>
                      </w:r>
                    </w:p>
                  </w:txbxContent>
                </v:textbox>
              </v:shape>
            </w:pict>
          </mc:Fallback>
        </mc:AlternateContent>
      </w:r>
      <w:r>
        <w:rPr>
          <w:noProof/>
        </w:rPr>
        <mc:AlternateContent>
          <mc:Choice Requires="wps">
            <w:drawing>
              <wp:anchor distT="0" distB="0" distL="114300" distR="114300" simplePos="0" relativeHeight="251658614" behindDoc="0" locked="0" layoutInCell="1" allowOverlap="1" wp14:anchorId="2EC8A7FC" wp14:editId="30FC335D">
                <wp:simplePos x="0" y="0"/>
                <wp:positionH relativeFrom="column">
                  <wp:posOffset>3652598</wp:posOffset>
                </wp:positionH>
                <wp:positionV relativeFrom="paragraph">
                  <wp:posOffset>108276</wp:posOffset>
                </wp:positionV>
                <wp:extent cx="713272" cy="768313"/>
                <wp:effectExtent l="38100" t="0" r="29845" b="51435"/>
                <wp:wrapNone/>
                <wp:docPr id="2042333598" name="直線矢印コネクタ 936"/>
                <wp:cNvGraphicFramePr/>
                <a:graphic xmlns:a="http://schemas.openxmlformats.org/drawingml/2006/main">
                  <a:graphicData uri="http://schemas.microsoft.com/office/word/2010/wordprocessingShape">
                    <wps:wsp>
                      <wps:cNvCnPr/>
                      <wps:spPr>
                        <a:xfrm flipH="1">
                          <a:off x="0" y="0"/>
                          <a:ext cx="713272" cy="768313"/>
                        </a:xfrm>
                        <a:prstGeom prst="straightConnector1">
                          <a:avLst/>
                        </a:prstGeom>
                        <a:ln>
                          <a:solidFill>
                            <a:srgbClr val="EE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EE9020" id="直線矢印コネクタ 936" o:spid="_x0000_s1026" type="#_x0000_t32" style="position:absolute;margin-left:287.6pt;margin-top:8.55pt;width:56.15pt;height:60.5pt;flip:x;z-index:2516586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" strokecolor="#e00" strokeweight=".5pt">
                <v:stroke endarrow="block" joinstyle="miter"/>
              </v:shape>
            </w:pict>
          </mc:Fallback>
        </mc:AlternateContent>
      </w:r>
      <w:r>
        <w:rPr>
          <w:noProof/>
        </w:rPr>
        <mc:AlternateContent>
          <mc:Choice Requires="wps">
            <w:drawing>
              <wp:anchor distT="0" distB="0" distL="114300" distR="114300" simplePos="0" relativeHeight="251658613" behindDoc="0" locked="0" layoutInCell="1" allowOverlap="1" wp14:anchorId="58554F7E" wp14:editId="53F49B3D">
                <wp:simplePos x="0" y="0"/>
                <wp:positionH relativeFrom="column">
                  <wp:posOffset>4247340</wp:posOffset>
                </wp:positionH>
                <wp:positionV relativeFrom="paragraph">
                  <wp:posOffset>50568</wp:posOffset>
                </wp:positionV>
                <wp:extent cx="1788459" cy="298151"/>
                <wp:effectExtent l="0" t="0" r="0" b="6985"/>
                <wp:wrapNone/>
                <wp:docPr id="1225829857" name="テキスト ボックス 937"/>
                <wp:cNvGraphicFramePr/>
                <a:graphic xmlns:a="http://schemas.openxmlformats.org/drawingml/2006/main">
                  <a:graphicData uri="http://schemas.microsoft.com/office/word/2010/wordprocessingShape">
                    <wps:wsp>
                      <wps:cNvSpPr txBox="1"/>
                      <wps:spPr>
                        <a:xfrm>
                          <a:off x="0" y="0"/>
                          <a:ext cx="1788459" cy="298151"/>
                        </a:xfrm>
                        <a:prstGeom prst="rect">
                          <a:avLst/>
                        </a:prstGeom>
                        <a:noFill/>
                        <a:ln w="6350">
                          <a:noFill/>
                        </a:ln>
                      </wps:spPr>
                      <wps:txbx>
                        <w:txbxContent>
                          <w:p w14:paraId="65FC1C83" w14:textId="1E06E5D3" w:rsidR="00D8399D" w:rsidRPr="00D8399D" w:rsidRDefault="00D8399D" w:rsidP="00D8399D">
                            <w:pPr>
                              <w:rPr>
                                <w:color w:val="EE0000"/>
                                <w:sz w:val="18"/>
                                <w:szCs w:val="18"/>
                              </w:rPr>
                            </w:pPr>
                            <w:r w:rsidRPr="00D8399D">
                              <w:rPr>
                                <w:rFonts w:hint="eastAsia"/>
                                <w:color w:val="EE0000"/>
                                <w:sz w:val="18"/>
                                <w:szCs w:val="18"/>
                              </w:rPr>
                              <w:t>月入力テキストフィールド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554F7E" id="_x0000_s1174" type="#_x0000_t202" style="position:absolute;left:0;text-align:left;margin-left:334.45pt;margin-top:4pt;width:140.8pt;height:23.5pt;z-index:2516586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" filled="f" stroked="f" strokeweight=".5pt">
                <v:textbox>
                  <w:txbxContent>
                    <w:p w14:paraId="65FC1C83" w14:textId="1E06E5D3" w:rsidR="00D8399D" w:rsidRPr="00D8399D" w:rsidRDefault="00D8399D" w:rsidP="00D8399D">
                      <w:pPr>
                        <w:rPr>
                          <w:color w:val="EE0000"/>
                          <w:sz w:val="18"/>
                          <w:szCs w:val="18"/>
                        </w:rPr>
                      </w:pPr>
                      <w:r w:rsidRPr="00D8399D">
                        <w:rPr>
                          <w:rFonts w:hint="eastAsia"/>
                          <w:color w:val="EE0000"/>
                          <w:sz w:val="18"/>
                          <w:szCs w:val="18"/>
                        </w:rPr>
                        <w:t>月入力テキストフィールド</w:t>
                      </w:r>
                    </w:p>
                  </w:txbxContent>
                </v:textbox>
              </v:shape>
            </w:pict>
          </mc:Fallback>
        </mc:AlternateContent>
      </w:r>
      <w:r w:rsidRPr="00CB61C1">
        <w:rPr>
          <w:noProof/>
        </w:rPr>
        <mc:AlternateContent>
          <mc:Choice Requires="wps">
            <w:drawing>
              <wp:anchor distT="0" distB="0" distL="114300" distR="114300" simplePos="0" relativeHeight="251658583" behindDoc="0" locked="0" layoutInCell="1" allowOverlap="1" wp14:anchorId="539E8AED" wp14:editId="51F163F9">
                <wp:simplePos x="0" y="0"/>
                <wp:positionH relativeFrom="column">
                  <wp:posOffset>5913384</wp:posOffset>
                </wp:positionH>
                <wp:positionV relativeFrom="paragraph">
                  <wp:posOffset>-212725</wp:posOffset>
                </wp:positionV>
                <wp:extent cx="711200" cy="311150"/>
                <wp:effectExtent l="0" t="0" r="0" b="0"/>
                <wp:wrapNone/>
                <wp:docPr id="1038996196" name="テキスト ボックス 1038996196"/>
                <wp:cNvGraphicFramePr/>
                <a:graphic xmlns:a="http://schemas.openxmlformats.org/drawingml/2006/main">
                  <a:graphicData uri="http://schemas.microsoft.com/office/word/2010/wordprocessingShape">
                    <wps:wsp>
                      <wps:cNvSpPr txBox="1"/>
                      <wps:spPr>
                        <a:xfrm>
                          <a:off x="0" y="0"/>
                          <a:ext cx="711200" cy="311150"/>
                        </a:xfrm>
                        <a:prstGeom prst="rect">
                          <a:avLst/>
                        </a:prstGeom>
                        <a:noFill/>
                        <a:ln w="6350">
                          <a:noFill/>
                        </a:ln>
                      </wps:spPr>
                      <wps:txbx>
                        <w:txbxContent>
                          <w:p w14:paraId="415770B9" w14:textId="77777777" w:rsidR="001B53B7" w:rsidRPr="009C14FC" w:rsidRDefault="001B53B7" w:rsidP="001B53B7">
                            <w:pPr>
                              <w:rPr>
                                <w:color w:val="FF0000"/>
                                <w:sz w:val="16"/>
                                <w:szCs w:val="18"/>
                              </w:rPr>
                            </w:pPr>
                            <w:r>
                              <w:rPr>
                                <w:rFonts w:hint="eastAsia"/>
                                <w:color w:val="FF0000"/>
                                <w:sz w:val="16"/>
                                <w:szCs w:val="18"/>
                              </w:rPr>
                              <w:t>終了ボタン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9E8AED" id="テキスト ボックス 1038996196" o:spid="_x0000_s1175" type="#_x0000_t202" style="position:absolute;left:0;text-align:left;margin-left:465.6pt;margin-top:-16.75pt;width:56pt;height:24.5pt;z-index:2516585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" filled="f" stroked="f" strokeweight=".5pt">
                <v:textbox>
                  <w:txbxContent>
                    <w:p w14:paraId="415770B9" w14:textId="77777777" w:rsidR="001B53B7" w:rsidRPr="009C14FC" w:rsidRDefault="001B53B7" w:rsidP="001B53B7">
                      <w:pPr>
                        <w:rPr>
                          <w:color w:val="FF0000"/>
                          <w:sz w:val="16"/>
                          <w:szCs w:val="18"/>
                        </w:rPr>
                      </w:pPr>
                      <w:r>
                        <w:rPr>
                          <w:rFonts w:hint="eastAsia"/>
                          <w:color w:val="FF0000"/>
                          <w:sz w:val="16"/>
                          <w:szCs w:val="18"/>
                        </w:rPr>
                        <w:t>終了ボタン</w:t>
                      </w:r>
                    </w:p>
                  </w:txbxContent>
                </v:textbox>
              </v:shape>
            </w:pict>
          </mc:Fallback>
        </mc:AlternateContent>
      </w:r>
      <w:r>
        <w:rPr>
          <w:noProof/>
        </w:rPr>
        <mc:AlternateContent>
          <mc:Choice Requires="wps">
            <w:drawing>
              <wp:anchor distT="0" distB="0" distL="114300" distR="114300" simplePos="0" relativeHeight="251658584" behindDoc="0" locked="0" layoutInCell="1" allowOverlap="1" wp14:anchorId="50BDBF20" wp14:editId="0852D739">
                <wp:simplePos x="0" y="0"/>
                <wp:positionH relativeFrom="column">
                  <wp:posOffset>5894892</wp:posOffset>
                </wp:positionH>
                <wp:positionV relativeFrom="paragraph">
                  <wp:posOffset>44976</wp:posOffset>
                </wp:positionV>
                <wp:extent cx="330200" cy="318770"/>
                <wp:effectExtent l="38100" t="0" r="31750" b="62230"/>
                <wp:wrapNone/>
                <wp:docPr id="841317804" name="直線矢印コネクタ 936"/>
                <wp:cNvGraphicFramePr/>
                <a:graphic xmlns:a="http://schemas.openxmlformats.org/drawingml/2006/main">
                  <a:graphicData uri="http://schemas.microsoft.com/office/word/2010/wordprocessingShape">
                    <wps:wsp>
                      <wps:cNvCnPr/>
                      <wps:spPr>
                        <a:xfrm flipH="1">
                          <a:off x="0" y="0"/>
                          <a:ext cx="330200" cy="318770"/>
                        </a:xfrm>
                        <a:prstGeom prst="straightConnector1">
                          <a:avLst/>
                        </a:prstGeom>
                        <a:ln>
                          <a:solidFill>
                            <a:srgbClr val="EE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596108" id="直線矢印コネクタ 936" o:spid="_x0000_s1026" type="#_x0000_t32" style="position:absolute;margin-left:464.15pt;margin-top:3.55pt;width:26pt;height:25.1pt;flip:x;z-index:251658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" strokecolor="#e00" strokeweight=".5pt">
                <v:stroke endarrow="block" joinstyle="miter"/>
              </v:shape>
            </w:pict>
          </mc:Fallback>
        </mc:AlternateContent>
      </w:r>
      <w:bookmarkEnd w:id="124"/>
      <w:r w:rsidRPr="00377E26">
        <w:rPr>
          <w:rFonts w:hint="eastAsia"/>
        </w:rPr>
        <w:t xml:space="preserve"> </w:t>
      </w:r>
      <w:proofErr w:type="spellStart"/>
      <w:r>
        <w:rPr>
          <w:rFonts w:hint="eastAsia"/>
        </w:rPr>
        <w:t>ChangeReservation</w:t>
      </w:r>
      <w:r>
        <w:t>Dialog</w:t>
      </w:r>
      <w:proofErr w:type="spellEnd"/>
      <w:r>
        <w:rPr>
          <w:noProof/>
        </w:rPr>
        <mc:AlternateContent>
          <mc:Choice Requires="wpg">
            <w:drawing>
              <wp:anchor distT="0" distB="0" distL="114300" distR="114300" simplePos="0" relativeHeight="251658616" behindDoc="1" locked="0" layoutInCell="1" allowOverlap="1" wp14:anchorId="5CA44A77" wp14:editId="5FDE61E8">
                <wp:simplePos x="0" y="0"/>
                <wp:positionH relativeFrom="column">
                  <wp:posOffset>537210</wp:posOffset>
                </wp:positionH>
                <wp:positionV relativeFrom="paragraph">
                  <wp:posOffset>198755</wp:posOffset>
                </wp:positionV>
                <wp:extent cx="5379085" cy="1715770"/>
                <wp:effectExtent l="12700" t="0" r="43815" b="49530"/>
                <wp:wrapNone/>
                <wp:docPr id="1538455105" name="グループ化 735"/>
                <wp:cNvGraphicFramePr/>
                <a:graphic xmlns:a="http://schemas.openxmlformats.org/drawingml/2006/main">
                  <a:graphicData uri="http://schemas.microsoft.com/office/word/2010/wordprocessingGroup">
                    <wpg:wgp>
                      <wpg:cNvGrpSpPr/>
                      <wpg:grpSpPr>
                        <a:xfrm>
                          <a:off x="0" y="0"/>
                          <a:ext cx="5379085" cy="1715770"/>
                          <a:chOff x="0" y="0"/>
                          <a:chExt cx="4163060" cy="1417864"/>
                        </a:xfrm>
                      </wpg:grpSpPr>
                      <wpg:grpSp>
                        <wpg:cNvPr id="750968284" name="グループ化 733"/>
                        <wpg:cNvGrpSpPr/>
                        <wpg:grpSpPr>
                          <a:xfrm>
                            <a:off x="19050" y="76200"/>
                            <a:ext cx="4144010" cy="1341664"/>
                            <a:chOff x="0" y="0"/>
                            <a:chExt cx="4144010" cy="1341664"/>
                          </a:xfrm>
                        </wpg:grpSpPr>
                        <wpg:grpSp>
                          <wpg:cNvPr id="938370430" name="グループ化 731"/>
                          <wpg:cNvGrpSpPr/>
                          <wpg:grpSpPr>
                            <a:xfrm>
                              <a:off x="0" y="0"/>
                              <a:ext cx="4144010" cy="1341664"/>
                              <a:chOff x="0" y="0"/>
                              <a:chExt cx="4144010" cy="1341664"/>
                            </a:xfrm>
                          </wpg:grpSpPr>
                          <wpg:grpSp>
                            <wpg:cNvPr id="1310159050" name="グループ化 727"/>
                            <wpg:cNvGrpSpPr/>
                            <wpg:grpSpPr>
                              <a:xfrm>
                                <a:off x="0" y="0"/>
                                <a:ext cx="4144010" cy="1341664"/>
                                <a:chOff x="0" y="0"/>
                                <a:chExt cx="4144010" cy="1341664"/>
                              </a:xfrm>
                            </wpg:grpSpPr>
                            <wpg:grpSp>
                              <wpg:cNvPr id="1335084993" name="グループ化 719"/>
                              <wpg:cNvGrpSpPr/>
                              <wpg:grpSpPr>
                                <a:xfrm>
                                  <a:off x="0" y="0"/>
                                  <a:ext cx="4144010" cy="1341664"/>
                                  <a:chOff x="0" y="0"/>
                                  <a:chExt cx="4144010" cy="1341826"/>
                                </a:xfrm>
                              </wpg:grpSpPr>
                              <wps:wsp>
                                <wps:cNvPr id="1146334895" name="正方形/長方形 1836275759"/>
                                <wps:cNvSpPr/>
                                <wps:spPr>
                                  <a:xfrm>
                                    <a:off x="0" y="0"/>
                                    <a:ext cx="4144010" cy="1341826"/>
                                  </a:xfrm>
                                  <a:prstGeom prst="rect">
                                    <a:avLst/>
                                  </a:prstGeom>
                                  <a:solidFill>
                                    <a:schemeClr val="bg1"/>
                                  </a:solidFill>
                                  <a:ln w="19050">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186959042" name="グループ化 455"/>
                                <wpg:cNvGrpSpPr/>
                                <wpg:grpSpPr>
                                  <a:xfrm>
                                    <a:off x="27516" y="175911"/>
                                    <a:ext cx="4105275" cy="1165357"/>
                                    <a:chOff x="59905" y="216001"/>
                                    <a:chExt cx="4105910" cy="1166566"/>
                                  </a:xfrm>
                                </wpg:grpSpPr>
                                <wps:wsp>
                                  <wps:cNvPr id="297770621" name="フローチャート: 処理 388162357"/>
                                  <wps:cNvSpPr/>
                                  <wps:spPr>
                                    <a:xfrm>
                                      <a:off x="59905" y="216001"/>
                                      <a:ext cx="4105910" cy="1166566"/>
                                    </a:xfrm>
                                    <a:prstGeom prst="flowChartProcess">
                                      <a:avLst/>
                                    </a:prstGeom>
                                    <a:solidFill>
                                      <a:schemeClr val="bg1">
                                        <a:lumMod val="95000"/>
                                      </a:schemeClr>
                                    </a:solidFill>
                                    <a:ln>
                                      <a:noFill/>
                                    </a:ln>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4ED5D757" w14:textId="77777777" w:rsidR="00D53450" w:rsidRDefault="00D53450" w:rsidP="00D53450">
                                        <w:pPr>
                                          <w:rPr>
                                            <w:rFonts w:ascii="ＭＳ ゴシック" w:eastAsia="游明朝" w:hAnsi="ＭＳ ゴシック" w:cs="Arial"/>
                                            <w:color w:val="000000"/>
                                            <w:sz w:val="16"/>
                                            <w:szCs w:val="16"/>
                                          </w:rPr>
                                        </w:pPr>
                                      </w:p>
                                    </w:txbxContent>
                                  </wps:txbx>
                                  <wps:bodyPr rot="0" spcFirstLastPara="0" vert="horz" wrap="square" lIns="0" tIns="0" rIns="0" bIns="0" numCol="1" spcCol="0" rtlCol="0" fromWordArt="0" anchor="ctr" anchorCtr="0" forceAA="0" compatLnSpc="1">
                                    <a:prstTxWarp prst="textNoShape">
                                      <a:avLst/>
                                    </a:prstTxWarp>
                                    <a:noAutofit/>
                                  </wps:bodyPr>
                                </wps:wsp>
                                <wpg:grpSp>
                                  <wpg:cNvPr id="508559354" name="グループ化 450"/>
                                  <wpg:cNvGrpSpPr/>
                                  <wpg:grpSpPr>
                                    <a:xfrm>
                                      <a:off x="332219" y="438589"/>
                                      <a:ext cx="899864" cy="307692"/>
                                      <a:chOff x="293199" y="413365"/>
                                      <a:chExt cx="899898" cy="307705"/>
                                    </a:xfrm>
                                  </wpg:grpSpPr>
                                  <wps:wsp>
                                    <wps:cNvPr id="1408468470" name="テキスト ボックス 22"/>
                                    <wps:cNvSpPr txBox="1"/>
                                    <wps:spPr>
                                      <a:xfrm>
                                        <a:off x="293199" y="413365"/>
                                        <a:ext cx="515141" cy="307705"/>
                                      </a:xfrm>
                                      <a:prstGeom prst="rect">
                                        <a:avLst/>
                                      </a:prstGeom>
                                      <a:noFill/>
                                      <a:ln w="6350">
                                        <a:noFill/>
                                      </a:ln>
                                    </wps:spPr>
                                    <wps:txbx>
                                      <w:txbxContent>
                                        <w:p w14:paraId="7CB31239" w14:textId="77777777" w:rsidR="00D53450" w:rsidRPr="009B1C3D" w:rsidRDefault="00D53450" w:rsidP="00D53450">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559979256" name="グループ化 1559979256"/>
                                    <wpg:cNvGrpSpPr/>
                                    <wpg:grpSpPr>
                                      <a:xfrm>
                                        <a:off x="721252" y="463299"/>
                                        <a:ext cx="471845" cy="211100"/>
                                        <a:chOff x="721252" y="463299"/>
                                        <a:chExt cx="471845" cy="211100"/>
                                      </a:xfrm>
                                    </wpg:grpSpPr>
                                    <wps:wsp>
                                      <wps:cNvPr id="903218745" name="正方形/長方形 903218745"/>
                                      <wps:cNvSpPr/>
                                      <wps:spPr>
                                        <a:xfrm>
                                          <a:off x="721252" y="463299"/>
                                          <a:ext cx="471845" cy="211100"/>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6032135" name="フローチャート: 組合せ 236032135"/>
                                      <wps:cNvSpPr/>
                                      <wps:spPr>
                                        <a:xfrm>
                                          <a:off x="1003189" y="555122"/>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711019332" name="正方形/長方形 1711019332"/>
                                    <wps:cNvSpPr/>
                                    <wps:spPr>
                                      <a:xfrm>
                                        <a:off x="987126" y="507960"/>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2143679730" name="フローチャート: 処理 687948762"/>
                                  <wps:cNvSpPr/>
                                  <wps:spPr>
                                    <a:xfrm>
                                      <a:off x="2278780" y="1159708"/>
                                      <a:ext cx="431968" cy="210769"/>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CCF0AF1" w14:textId="77777777" w:rsidR="00D53450" w:rsidRDefault="00D53450" w:rsidP="00D53450">
                                        <w:pPr>
                                          <w:jc w:val="center"/>
                                          <w:rPr>
                                            <w:rFonts w:cs="Arial"/>
                                            <w:color w:val="000000"/>
                                            <w:sz w:val="16"/>
                                            <w:szCs w:val="16"/>
                                          </w:rPr>
                                        </w:pPr>
                                        <w:r>
                                          <w:rPr>
                                            <w:rFonts w:cs="Arial" w:hint="eastAsia"/>
                                            <w:color w:val="000000"/>
                                            <w:sz w:val="16"/>
                                            <w:szCs w:val="16"/>
                                          </w:rPr>
                                          <w:t xml:space="preserve">変更実行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62894242" name="フローチャート: 処理 1817105384"/>
                                  <wps:cNvSpPr/>
                                  <wps:spPr>
                                    <a:xfrm>
                                      <a:off x="1423250" y="1158347"/>
                                      <a:ext cx="684184" cy="211138"/>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DE3B1AB" w14:textId="77777777" w:rsidR="00D53450" w:rsidRDefault="00D53450" w:rsidP="00D53450">
                                        <w:pPr>
                                          <w:jc w:val="center"/>
                                          <w:rPr>
                                            <w:rFonts w:cs="Arial"/>
                                            <w:color w:val="000000"/>
                                            <w:sz w:val="16"/>
                                            <w:szCs w:val="16"/>
                                          </w:rPr>
                                        </w:pPr>
                                        <w:r>
                                          <w:rPr>
                                            <w:rFonts w:cs="Arial" w:hint="eastAsia"/>
                                            <w:color w:val="000000"/>
                                            <w:sz w:val="16"/>
                                            <w:szCs w:val="16"/>
                                          </w:rPr>
                                          <w:t xml:space="preserve">キャンセル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66774874" name="テキスト ボックス 22"/>
                                  <wps:cNvSpPr txBox="1"/>
                                  <wps:spPr>
                                    <a:xfrm>
                                      <a:off x="1300986" y="453669"/>
                                      <a:ext cx="572662" cy="292554"/>
                                    </a:xfrm>
                                    <a:prstGeom prst="rect">
                                      <a:avLst/>
                                    </a:prstGeom>
                                    <a:noFill/>
                                    <a:ln w="6350">
                                      <a:noFill/>
                                    </a:ln>
                                  </wps:spPr>
                                  <wps:txbx>
                                    <w:txbxContent>
                                      <w:p w14:paraId="1323B92D" w14:textId="77777777" w:rsidR="00D53450" w:rsidRPr="009B1C3D" w:rsidRDefault="00D53450" w:rsidP="00D53450">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04482323" name="正方形/長方形 1796549577"/>
                                  <wps:cNvSpPr/>
                                  <wps:spPr>
                                    <a:xfrm>
                                      <a:off x="1851881" y="529770"/>
                                      <a:ext cx="572662" cy="158667"/>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3180735" name="テキスト ボックス 22"/>
                                  <wps:cNvSpPr txBox="1"/>
                                  <wps:spPr>
                                    <a:xfrm>
                                      <a:off x="2360840" y="452130"/>
                                      <a:ext cx="263277" cy="296472"/>
                                    </a:xfrm>
                                    <a:prstGeom prst="rect">
                                      <a:avLst/>
                                    </a:prstGeom>
                                    <a:noFill/>
                                    <a:ln w="6350">
                                      <a:noFill/>
                                    </a:ln>
                                  </wps:spPr>
                                  <wps:txbx>
                                    <w:txbxContent>
                                      <w:p w14:paraId="5C83B4D5" w14:textId="77777777" w:rsidR="00D53450" w:rsidRPr="009B1C3D" w:rsidRDefault="00D53450" w:rsidP="00D53450">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85829828" name="正方形/長方形 1902631922"/>
                                  <wps:cNvSpPr/>
                                  <wps:spPr>
                                    <a:xfrm>
                                      <a:off x="2657603" y="533126"/>
                                      <a:ext cx="310945" cy="175745"/>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3137469" name="テキスト ボックス 22"/>
                                  <wps:cNvSpPr txBox="1"/>
                                  <wps:spPr>
                                    <a:xfrm>
                                      <a:off x="2938784" y="459604"/>
                                      <a:ext cx="263277" cy="285226"/>
                                    </a:xfrm>
                                    <a:prstGeom prst="rect">
                                      <a:avLst/>
                                    </a:prstGeom>
                                    <a:noFill/>
                                    <a:ln w="6350">
                                      <a:noFill/>
                                    </a:ln>
                                  </wps:spPr>
                                  <wps:txbx>
                                    <w:txbxContent>
                                      <w:p w14:paraId="43BD4624" w14:textId="77777777" w:rsidR="00D53450" w:rsidRPr="009B1C3D" w:rsidRDefault="00D53450" w:rsidP="00D53450">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95496819" name="正方形/長方形 914889746"/>
                                  <wps:cNvSpPr/>
                                  <wps:spPr>
                                    <a:xfrm>
                                      <a:off x="3222814" y="529764"/>
                                      <a:ext cx="310945" cy="175745"/>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02592577" name="テキスト ボックス 22"/>
                                  <wps:cNvSpPr txBox="1"/>
                                  <wps:spPr>
                                    <a:xfrm>
                                      <a:off x="3472980" y="469379"/>
                                      <a:ext cx="263277" cy="280116"/>
                                    </a:xfrm>
                                    <a:prstGeom prst="rect">
                                      <a:avLst/>
                                    </a:prstGeom>
                                    <a:noFill/>
                                    <a:ln w="6350">
                                      <a:noFill/>
                                    </a:ln>
                                  </wps:spPr>
                                  <wps:txbx>
                                    <w:txbxContent>
                                      <w:p w14:paraId="4F38A918" w14:textId="77777777" w:rsidR="00D53450" w:rsidRPr="009B1C3D" w:rsidRDefault="00D53450" w:rsidP="00D53450">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s:wsp>
                              <wps:cNvPr id="1018351071" name="フローチャート: 処理 1817105384"/>
                              <wps:cNvSpPr/>
                              <wps:spPr>
                                <a:xfrm>
                                  <a:off x="2593622" y="200377"/>
                                  <a:ext cx="407932" cy="215265"/>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4BBBEBA3" w14:textId="77777777" w:rsidR="00D53450" w:rsidRDefault="00D53450" w:rsidP="00D53450">
                                    <w:pPr>
                                      <w:jc w:val="center"/>
                                      <w:rPr>
                                        <w:rFonts w:cs="Arial"/>
                                        <w:color w:val="000000"/>
                                        <w:sz w:val="16"/>
                                        <w:szCs w:val="16"/>
                                      </w:rPr>
                                    </w:pPr>
                                    <w:r>
                                      <w:rPr>
                                        <w:rFonts w:cs="Arial" w:hint="eastAsia"/>
                                        <w:color w:val="000000"/>
                                        <w:sz w:val="16"/>
                                        <w:szCs w:val="16"/>
                                      </w:rPr>
                                      <w:t xml:space="preserve">読込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052585473" name="正方形/長方形 1796549577"/>
                              <wps:cNvSpPr/>
                              <wps:spPr>
                                <a:xfrm>
                                  <a:off x="1907116" y="247650"/>
                                  <a:ext cx="572573" cy="158420"/>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21109566" name="テキスト ボックス 22"/>
                              <wps:cNvSpPr txBox="1"/>
                              <wps:spPr>
                                <a:xfrm>
                                  <a:off x="1241072" y="179916"/>
                                  <a:ext cx="665713" cy="307212"/>
                                </a:xfrm>
                                <a:prstGeom prst="rect">
                                  <a:avLst/>
                                </a:prstGeom>
                                <a:noFill/>
                                <a:ln w="6350">
                                  <a:noFill/>
                                </a:ln>
                              </wps:spPr>
                              <wps:txbx>
                                <w:txbxContent>
                                  <w:p w14:paraId="034BB7F7" w14:textId="77777777" w:rsidR="00D53450" w:rsidRPr="00590910" w:rsidRDefault="00D53450" w:rsidP="00D53450">
                                    <w:pPr>
                                      <w:rPr>
                                        <w:rFonts w:ascii="ＭＳ Ｐゴシック" w:eastAsia="ＭＳ Ｐゴシック" w:hAnsi="ＭＳ Ｐゴシック" w:cs="Arial"/>
                                        <w:color w:val="000000"/>
                                        <w:sz w:val="10"/>
                                        <w:szCs w:val="10"/>
                                      </w:rPr>
                                    </w:pPr>
                                    <w:r w:rsidRPr="00590910">
                                      <w:rPr>
                                        <w:rFonts w:ascii="ＭＳ Ｐゴシック" w:eastAsia="ＭＳ Ｐゴシック" w:hAnsi="ＭＳ Ｐゴシック" w:cs="Arial" w:hint="eastAsia"/>
                                        <w:color w:val="000000"/>
                                        <w:sz w:val="10"/>
                                        <w:szCs w:val="10"/>
                                      </w:rPr>
                                      <w:t>対象の予約ID</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867864832" name="フローチャート: 処理 687948762"/>
                            <wps:cNvSpPr/>
                            <wps:spPr>
                              <a:xfrm>
                                <a:off x="2904392" y="1119554"/>
                                <a:ext cx="431901" cy="21044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0ADD39DA" w14:textId="77777777" w:rsidR="00D53450" w:rsidRDefault="00D53450" w:rsidP="00D53450">
                                  <w:pPr>
                                    <w:jc w:val="center"/>
                                    <w:rPr>
                                      <w:rFonts w:cs="Arial"/>
                                      <w:color w:val="000000"/>
                                      <w:sz w:val="16"/>
                                      <w:szCs w:val="16"/>
                                    </w:rPr>
                                  </w:pPr>
                                  <w:r>
                                    <w:rPr>
                                      <w:rFonts w:cs="Arial" w:hint="eastAsia"/>
                                      <w:color w:val="000000"/>
                                      <w:sz w:val="16"/>
                                      <w:szCs w:val="16"/>
                                    </w:rPr>
                                    <w:t xml:space="preserve">削除　</w:t>
                                  </w:r>
                                </w:p>
                              </w:txbxContent>
                            </wps:txbx>
                            <wps:bodyPr rot="0" spcFirstLastPara="0" vert="horz" wrap="square" lIns="0" tIns="0" rIns="0" bIns="0" numCol="1" spcCol="0" rtlCol="0" fromWordArt="0" anchor="ctr" anchorCtr="0" forceAA="0" compatLnSpc="1">
                              <a:prstTxWarp prst="textNoShape">
                                <a:avLst/>
                              </a:prstTxWarp>
                              <a:noAutofit/>
                            </wps:bodyPr>
                          </wps:wsp>
                        </wpg:grpSp>
                        <wpg:grpSp>
                          <wpg:cNvPr id="1863047930" name="グループ化 732"/>
                          <wpg:cNvGrpSpPr/>
                          <wpg:grpSpPr>
                            <a:xfrm>
                              <a:off x="146050" y="650875"/>
                              <a:ext cx="3615862" cy="478661"/>
                              <a:chOff x="0" y="28575"/>
                              <a:chExt cx="3615862" cy="478661"/>
                            </a:xfrm>
                          </wpg:grpSpPr>
                          <wps:wsp>
                            <wps:cNvPr id="259369824" name="正方形/長方形 1"/>
                            <wps:cNvSpPr/>
                            <wps:spPr>
                              <a:xfrm>
                                <a:off x="1530350" y="123825"/>
                                <a:ext cx="448439" cy="139700"/>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85684639" name="正方形/長方形 1"/>
                            <wps:cNvSpPr/>
                            <wps:spPr>
                              <a:xfrm>
                                <a:off x="2260600" y="104775"/>
                                <a:ext cx="448549" cy="158750"/>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58817469" name="正方形/長方形 1"/>
                            <wps:cNvSpPr/>
                            <wps:spPr>
                              <a:xfrm>
                                <a:off x="2971800" y="98425"/>
                                <a:ext cx="415290" cy="155575"/>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21426349" name="正方形/長方形 1"/>
                            <wps:cNvSpPr/>
                            <wps:spPr>
                              <a:xfrm>
                                <a:off x="904875" y="117475"/>
                                <a:ext cx="471170" cy="162560"/>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63673154" name="テキスト ボックス 22"/>
                            <wps:cNvSpPr txBox="1"/>
                            <wps:spPr>
                              <a:xfrm>
                                <a:off x="0" y="34925"/>
                                <a:ext cx="968375" cy="307211"/>
                              </a:xfrm>
                              <a:prstGeom prst="rect">
                                <a:avLst/>
                              </a:prstGeom>
                              <a:noFill/>
                              <a:ln w="6350">
                                <a:noFill/>
                              </a:ln>
                            </wps:spPr>
                            <wps:txbx>
                              <w:txbxContent>
                                <w:p w14:paraId="64011FBC" w14:textId="77777777" w:rsidR="00D53450" w:rsidRPr="009B1C3D" w:rsidRDefault="00D53450" w:rsidP="00D53450">
                                  <w:pPr>
                                    <w:rPr>
                                      <w:rFonts w:ascii="ＭＳ Ｐゴシック" w:eastAsia="ＭＳ Ｐゴシック" w:hAnsi="ＭＳ Ｐゴシック" w:cs="Arial"/>
                                      <w:color w:val="000000"/>
                                      <w:sz w:val="18"/>
                                      <w:szCs w:val="18"/>
                                    </w:rPr>
                                  </w:pPr>
                                  <w:r w:rsidRPr="00783111">
                                    <w:rPr>
                                      <w:rFonts w:ascii="ＭＳ Ｐゴシック" w:eastAsia="ＭＳ Ｐゴシック" w:hAnsi="ＭＳ Ｐゴシック" w:cs="Arial" w:hint="eastAsia"/>
                                      <w:color w:val="000000"/>
                                      <w:sz w:val="16"/>
                                      <w:szCs w:val="16"/>
                                    </w:rPr>
                                    <w:t>変更後の予約時</w:t>
                                  </w:r>
                                  <w:r>
                                    <w:rPr>
                                      <w:rFonts w:ascii="ＭＳ Ｐゴシック" w:eastAsia="ＭＳ Ｐゴシック" w:hAnsi="ＭＳ Ｐゴシック" w:cs="Arial" w:hint="eastAsia"/>
                                      <w:color w:val="000000"/>
                                      <w:sz w:val="18"/>
                                      <w:szCs w:val="18"/>
                                    </w:rPr>
                                    <w:t>間</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75491735" name="テキスト ボックス 22"/>
                            <wps:cNvSpPr txBox="1"/>
                            <wps:spPr>
                              <a:xfrm>
                                <a:off x="869950" y="200025"/>
                                <a:ext cx="2689841" cy="307211"/>
                              </a:xfrm>
                              <a:prstGeom prst="rect">
                                <a:avLst/>
                              </a:prstGeom>
                              <a:noFill/>
                              <a:ln w="6350">
                                <a:noFill/>
                              </a:ln>
                            </wps:spPr>
                            <wps:txbx>
                              <w:txbxContent>
                                <w:p w14:paraId="1A2B6155" w14:textId="08AD708B" w:rsidR="00D53450" w:rsidRPr="009B1C3D" w:rsidRDefault="004312A6" w:rsidP="00D53450">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6"/>
                                      <w:szCs w:val="16"/>
                                    </w:rPr>
                                    <w:t>変更する予約IDを入力して「読込」</w:t>
                                  </w:r>
                                  <w:r w:rsidR="008C42F1">
                                    <w:rPr>
                                      <w:rFonts w:ascii="ＭＳ Ｐゴシック" w:eastAsia="ＭＳ Ｐゴシック" w:hAnsi="ＭＳ Ｐゴシック" w:cs="Arial" w:hint="eastAsia"/>
                                      <w:color w:val="000000"/>
                                      <w:sz w:val="16"/>
                                      <w:szCs w:val="16"/>
                                    </w:rPr>
                                    <w:t>を押してく</w:t>
                                  </w:r>
                                  <w:r w:rsidR="00377E26">
                                    <w:rPr>
                                      <w:rFonts w:ascii="ＭＳ Ｐゴシック" w:eastAsia="ＭＳ Ｐゴシック" w:hAnsi="ＭＳ Ｐゴシック" w:cs="Arial" w:hint="eastAsia"/>
                                      <w:color w:val="000000"/>
                                      <w:sz w:val="16"/>
                                      <w:szCs w:val="16"/>
                                    </w:rPr>
                                    <w:t>ださい</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53182906" name="テキスト ボックス 22"/>
                            <wps:cNvSpPr txBox="1"/>
                            <wps:spPr>
                              <a:xfrm>
                                <a:off x="1322705" y="44450"/>
                                <a:ext cx="207645" cy="307211"/>
                              </a:xfrm>
                              <a:prstGeom prst="rect">
                                <a:avLst/>
                              </a:prstGeom>
                              <a:noFill/>
                              <a:ln w="6350">
                                <a:noFill/>
                              </a:ln>
                            </wps:spPr>
                            <wps:txbx>
                              <w:txbxContent>
                                <w:p w14:paraId="0D41AF9B" w14:textId="77777777" w:rsidR="00D53450" w:rsidRPr="009B1C3D" w:rsidRDefault="00D53450" w:rsidP="00D53450">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時</w:t>
                                  </w:r>
                                  <w:r w:rsidRPr="00614E1A">
                                    <w:rPr>
                                      <w:rFonts w:ascii="ＭＳ Ｐゴシック" w:eastAsia="ＭＳ Ｐゴシック" w:hAnsi="ＭＳ Ｐゴシック" w:cs="Arial"/>
                                      <w:noProof/>
                                      <w:color w:val="000000"/>
                                      <w:sz w:val="18"/>
                                      <w:szCs w:val="18"/>
                                    </w:rPr>
                                    <w:drawing>
                                      <wp:inline distT="0" distB="0" distL="0" distR="0" wp14:anchorId="2BFA89DA" wp14:editId="4587410B">
                                        <wp:extent cx="18415" cy="10795"/>
                                        <wp:effectExtent l="0" t="0" r="0" b="0"/>
                                        <wp:docPr id="1278442172"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0691379" name="テキスト ボックス 22"/>
                            <wps:cNvSpPr txBox="1"/>
                            <wps:spPr>
                              <a:xfrm>
                                <a:off x="1911350" y="38100"/>
                                <a:ext cx="423288" cy="307211"/>
                              </a:xfrm>
                              <a:prstGeom prst="rect">
                                <a:avLst/>
                              </a:prstGeom>
                              <a:noFill/>
                              <a:ln w="6350">
                                <a:noFill/>
                              </a:ln>
                            </wps:spPr>
                            <wps:txbx>
                              <w:txbxContent>
                                <w:p w14:paraId="70D71C75" w14:textId="77777777" w:rsidR="00D53450" w:rsidRPr="009B1C3D" w:rsidRDefault="00D53450" w:rsidP="00D53450">
                                  <w:pPr>
                                    <w:rPr>
                                      <w:rFonts w:ascii="ＭＳ Ｐゴシック" w:eastAsia="ＭＳ Ｐゴシック" w:hAnsi="ＭＳ Ｐゴシック" w:cs="Arial"/>
                                      <w:color w:val="000000"/>
                                      <w:sz w:val="18"/>
                                      <w:szCs w:val="18"/>
                                    </w:rPr>
                                  </w:pPr>
                                  <w:r w:rsidRPr="00614E1A">
                                    <w:rPr>
                                      <w:rFonts w:ascii="ＭＳ Ｐゴシック" w:eastAsia="ＭＳ Ｐゴシック" w:hAnsi="ＭＳ Ｐゴシック" w:cs="Arial" w:hint="eastAsia"/>
                                      <w:color w:val="000000"/>
                                      <w:sz w:val="16"/>
                                      <w:szCs w:val="16"/>
                                    </w:rPr>
                                    <w:t>分～</w:t>
                                  </w:r>
                                  <w:r w:rsidRPr="00614E1A">
                                    <w:rPr>
                                      <w:rFonts w:ascii="ＭＳ Ｐゴシック" w:eastAsia="ＭＳ Ｐゴシック" w:hAnsi="ＭＳ Ｐゴシック" w:cs="Arial"/>
                                      <w:noProof/>
                                      <w:color w:val="000000"/>
                                      <w:sz w:val="18"/>
                                      <w:szCs w:val="18"/>
                                    </w:rPr>
                                    <w:drawing>
                                      <wp:inline distT="0" distB="0" distL="0" distR="0" wp14:anchorId="076BB010" wp14:editId="494E1D85">
                                        <wp:extent cx="18415" cy="10795"/>
                                        <wp:effectExtent l="0" t="0" r="0" b="0"/>
                                        <wp:docPr id="529004678"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77946868" name="テキスト ボックス 22"/>
                            <wps:cNvSpPr txBox="1"/>
                            <wps:spPr>
                              <a:xfrm>
                                <a:off x="2708275" y="28575"/>
                                <a:ext cx="207645" cy="307211"/>
                              </a:xfrm>
                              <a:prstGeom prst="rect">
                                <a:avLst/>
                              </a:prstGeom>
                              <a:noFill/>
                              <a:ln w="6350">
                                <a:noFill/>
                              </a:ln>
                            </wps:spPr>
                            <wps:txbx>
                              <w:txbxContent>
                                <w:p w14:paraId="54CF4AA3" w14:textId="77777777" w:rsidR="00D53450" w:rsidRPr="009B1C3D" w:rsidRDefault="00D53450" w:rsidP="00D53450">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時</w:t>
                                  </w:r>
                                  <w:r w:rsidRPr="00614E1A">
                                    <w:rPr>
                                      <w:rFonts w:ascii="ＭＳ Ｐゴシック" w:eastAsia="ＭＳ Ｐゴシック" w:hAnsi="ＭＳ Ｐゴシック" w:cs="Arial"/>
                                      <w:noProof/>
                                      <w:color w:val="000000"/>
                                      <w:sz w:val="18"/>
                                      <w:szCs w:val="18"/>
                                    </w:rPr>
                                    <w:drawing>
                                      <wp:inline distT="0" distB="0" distL="0" distR="0" wp14:anchorId="2F6F2875" wp14:editId="566FD0CB">
                                        <wp:extent cx="18415" cy="10795"/>
                                        <wp:effectExtent l="0" t="0" r="0" b="0"/>
                                        <wp:docPr id="860513157"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49586328" name="テキスト ボックス 22"/>
                            <wps:cNvSpPr txBox="1"/>
                            <wps:spPr>
                              <a:xfrm>
                                <a:off x="3331940" y="64496"/>
                                <a:ext cx="283922" cy="306705"/>
                              </a:xfrm>
                              <a:prstGeom prst="rect">
                                <a:avLst/>
                              </a:prstGeom>
                              <a:noFill/>
                              <a:ln w="6350">
                                <a:noFill/>
                              </a:ln>
                            </wps:spPr>
                            <wps:txbx>
                              <w:txbxContent>
                                <w:p w14:paraId="1AA9CFBE" w14:textId="77777777" w:rsidR="00D53450" w:rsidRPr="009B1C3D" w:rsidRDefault="00D53450" w:rsidP="00D53450">
                                  <w:pPr>
                                    <w:rPr>
                                      <w:rFonts w:ascii="ＭＳ Ｐゴシック" w:eastAsia="ＭＳ Ｐゴシック" w:hAnsi="ＭＳ Ｐゴシック" w:cs="Arial"/>
                                      <w:color w:val="000000"/>
                                      <w:sz w:val="18"/>
                                      <w:szCs w:val="18"/>
                                    </w:rPr>
                                  </w:pPr>
                                  <w:r w:rsidRPr="00614E1A">
                                    <w:rPr>
                                      <w:rFonts w:ascii="ＭＳ Ｐゴシック" w:eastAsia="ＭＳ Ｐゴシック" w:hAnsi="ＭＳ Ｐゴシック" w:cs="Arial" w:hint="eastAsia"/>
                                      <w:color w:val="000000"/>
                                      <w:sz w:val="16"/>
                                      <w:szCs w:val="16"/>
                                    </w:rPr>
                                    <w:t>分</w:t>
                                  </w:r>
                                  <w:r w:rsidRPr="00614E1A">
                                    <w:rPr>
                                      <w:rFonts w:ascii="ＭＳ Ｐゴシック" w:eastAsia="ＭＳ Ｐゴシック" w:hAnsi="ＭＳ Ｐゴシック" w:cs="Arial"/>
                                      <w:noProof/>
                                      <w:color w:val="000000"/>
                                      <w:sz w:val="18"/>
                                      <w:szCs w:val="18"/>
                                    </w:rPr>
                                    <w:drawing>
                                      <wp:inline distT="0" distB="0" distL="0" distR="0" wp14:anchorId="7F93773F" wp14:editId="5752BA2D">
                                        <wp:extent cx="18415" cy="10795"/>
                                        <wp:effectExtent l="0" t="0" r="0" b="0"/>
                                        <wp:docPr id="44716149"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s:wsp>
                        <wps:cNvPr id="1053954398" name="テキスト ボックス 734"/>
                        <wps:cNvSpPr txBox="1"/>
                        <wps:spPr>
                          <a:xfrm>
                            <a:off x="0" y="0"/>
                            <a:ext cx="887185" cy="247550"/>
                          </a:xfrm>
                          <a:prstGeom prst="rect">
                            <a:avLst/>
                          </a:prstGeom>
                          <a:noFill/>
                          <a:ln w="6350">
                            <a:noFill/>
                          </a:ln>
                        </wps:spPr>
                        <wps:txbx>
                          <w:txbxContent>
                            <w:p w14:paraId="1BBD27CB" w14:textId="77777777" w:rsidR="00D53450" w:rsidRPr="000A5757" w:rsidRDefault="00D53450" w:rsidP="00D53450">
                              <w:pPr>
                                <w:rPr>
                                  <w:sz w:val="8"/>
                                  <w:szCs w:val="10"/>
                                </w:rPr>
                              </w:pPr>
                              <w:r w:rsidRPr="000A5757">
                                <w:rPr>
                                  <w:rFonts w:hint="eastAsia"/>
                                  <w:sz w:val="8"/>
                                  <w:szCs w:val="10"/>
                                </w:rPr>
                                <w:t>予約変更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A44A77" id="グループ化 735" o:spid="_x0000_s1176" style="position:absolute;left:0;text-align:left;margin-left:42.3pt;margin-top:15.65pt;width:423.55pt;height:135.1pt;z-index:-251657864;mso-width-relative:margin;mso-height-relative:margin" coordsize="41630,141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">
                <v:group id="グループ化 733" o:spid="_x0000_s1177" style="position:absolute;left:190;top:762;width:41440;height:13416" coordsize="41440,134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">
                  <v:group id="グループ化 731" o:spid="_x0000_s1178" style="position:absolute;width:41440;height:13416" coordsize="41440,134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">
                    <v:group id="グループ化 727" o:spid="_x0000_s1179" style="position:absolute;width:41440;height:13416" coordsize="41440,134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">
                      <v:group id="_x0000_s1180" style="position:absolute;width:41440;height:13416" coordsize="41440,134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">
                        <v:rect id="正方形/長方形 1836275759" o:spid="_x0000_s1181" style="position:absolute;width:41440;height:134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" fillcolor="white [3212]" strokecolor="black [3213]" strokeweight="1.5pt"/>
                        <v:group id="_x0000_s1182" style="position:absolute;left:275;top:1759;width:41052;height:11653" coordorigin="599,2160" coordsize="41059,11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">
                          <v:shape id="フローチャート: 処理 388162357" o:spid="_x0000_s1183" type="#_x0000_t109" style="position:absolute;left:599;top:2160;width:41059;height:1166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" fillcolor="#f2f2f2 [3052]" stroked="f" strokeweight="1pt">
                            <v:textbox inset="0,0,0,0">
                              <w:txbxContent>
                                <w:p w14:paraId="4ED5D757" w14:textId="77777777" w:rsidR="00D53450" w:rsidRDefault="00D53450" w:rsidP="00D53450">
                                  <w:pPr>
                                    <w:rPr>
                                      <w:rFonts w:ascii="ＭＳ ゴシック" w:eastAsia="游明朝" w:hAnsi="ＭＳ ゴシック" w:cs="Arial"/>
                                      <w:color w:val="000000"/>
                                      <w:sz w:val="16"/>
                                      <w:szCs w:val="16"/>
                                    </w:rPr>
                                  </w:pPr>
                                </w:p>
                              </w:txbxContent>
                            </v:textbox>
                          </v:shape>
                          <v:group id="グループ化 450" o:spid="_x0000_s1184" style="position:absolute;left:3322;top:4385;width:8998;height:3077" coordorigin="2931,4133" coordsize="899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">
                            <v:shape id="_x0000_s1185" type="#_x0000_t202" style="position:absolute;left:2931;top:4133;width:5152;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" filled="f" stroked="f" strokeweight=".5pt">
                              <v:textbox>
                                <w:txbxContent>
                                  <w:p w14:paraId="7CB31239" w14:textId="77777777" w:rsidR="00D53450" w:rsidRPr="009B1C3D" w:rsidRDefault="00D53450" w:rsidP="00D53450">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v:textbox>
                            </v:shape>
                            <v:group id="グループ化 1559979256" o:spid="_x0000_s1186" style="position:absolute;left:7212;top:4632;width:4718;height:2111" coordorigin="7212,4632" coordsize="4718,21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">
                              <v:rect id="正方形/長方形 903218745" o:spid="_x0000_s1187" style="position:absolute;left:7212;top:4632;width:4718;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" fillcolor="white [3212]" strokecolor="#a5a5a5 [2092]" strokeweight=".5pt"/>
                              <v:shape id="フローチャート: 組合せ 236032135" o:spid="_x0000_s1188" type="#_x0000_t128" style="position:absolute;left:10031;top:5551;width:1034;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" filled="f" strokecolor="black [3213]" strokeweight=".5pt"/>
                            </v:group>
                            <v:rect id="正方形/長方形 1711019332" o:spid="_x0000_s1189" style="position:absolute;left:9871;top:5079;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" fillcolor="white [3212]" strokecolor="white [3212]" strokeweight="1pt"/>
                          </v:group>
                          <v:shape id="_x0000_s1190" type="#_x0000_t109" style="position:absolute;left:22787;top:11597;width:4320;height:21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" fillcolor="#e7e6e6 [3214]" strokecolor="#f2f2f2 [3052]" strokeweight="1pt">
                            <v:shadow on="t" color="black" opacity="26214f" origin="-.5,-.5" offset=".24944mm,.24944mm"/>
                            <v:textbox inset="0,0,0,0">
                              <w:txbxContent>
                                <w:p w14:paraId="7CCF0AF1" w14:textId="77777777" w:rsidR="00D53450" w:rsidRDefault="00D53450" w:rsidP="00D53450">
                                  <w:pPr>
                                    <w:jc w:val="center"/>
                                    <w:rPr>
                                      <w:rFonts w:cs="Arial"/>
                                      <w:color w:val="000000"/>
                                      <w:sz w:val="16"/>
                                      <w:szCs w:val="16"/>
                                    </w:rPr>
                                  </w:pPr>
                                  <w:r>
                                    <w:rPr>
                                      <w:rFonts w:cs="Arial" w:hint="eastAsia"/>
                                      <w:color w:val="000000"/>
                                      <w:sz w:val="16"/>
                                      <w:szCs w:val="16"/>
                                    </w:rPr>
                                    <w:t xml:space="preserve">変更実行　</w:t>
                                  </w:r>
                                </w:p>
                              </w:txbxContent>
                            </v:textbox>
                          </v:shape>
                          <v:shape id="フローチャート: 処理 1817105384" o:spid="_x0000_s1191" type="#_x0000_t109" style="position:absolute;left:14232;top:11583;width:6842;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" fillcolor="#e7e6e6 [3214]" strokecolor="#f2f2f2 [3052]" strokeweight="1pt">
                            <v:shadow on="t" color="black" opacity="26214f" origin="-.5,-.5" offset=".24944mm,.24944mm"/>
                            <v:textbox inset="0,0,0,0">
                              <w:txbxContent>
                                <w:p w14:paraId="2DE3B1AB" w14:textId="77777777" w:rsidR="00D53450" w:rsidRDefault="00D53450" w:rsidP="00D53450">
                                  <w:pPr>
                                    <w:jc w:val="center"/>
                                    <w:rPr>
                                      <w:rFonts w:cs="Arial"/>
                                      <w:color w:val="000000"/>
                                      <w:sz w:val="16"/>
                                      <w:szCs w:val="16"/>
                                    </w:rPr>
                                  </w:pPr>
                                  <w:r>
                                    <w:rPr>
                                      <w:rFonts w:cs="Arial" w:hint="eastAsia"/>
                                      <w:color w:val="000000"/>
                                      <w:sz w:val="16"/>
                                      <w:szCs w:val="16"/>
                                    </w:rPr>
                                    <w:t xml:space="preserve">キャンセル　</w:t>
                                  </w:r>
                                </w:p>
                              </w:txbxContent>
                            </v:textbox>
                          </v:shape>
                          <v:shape id="_x0000_s1192" type="#_x0000_t202" style="position:absolute;left:13009;top:4536;width:5727;height:29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" filled="f" stroked="f" strokeweight=".5pt">
                            <v:textbox>
                              <w:txbxContent>
                                <w:p w14:paraId="1323B92D" w14:textId="77777777" w:rsidR="00D53450" w:rsidRPr="009B1C3D" w:rsidRDefault="00D53450" w:rsidP="00D53450">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v:textbox>
                          </v:shape>
                          <v:rect id="正方形/長方形 1796549577" o:spid="_x0000_s1193" style="position:absolute;left:18518;top:5297;width:5727;height:15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" fillcolor="white [3212]" stroked="f" strokeweight="0"/>
                          <v:shape id="_x0000_s1194" type="#_x0000_t202" style="position:absolute;left:23608;top:4521;width:2633;height:29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" filled="f" stroked="f" strokeweight=".5pt">
                            <v:textbox>
                              <w:txbxContent>
                                <w:p w14:paraId="5C83B4D5" w14:textId="77777777" w:rsidR="00D53450" w:rsidRPr="009B1C3D" w:rsidRDefault="00D53450" w:rsidP="00D53450">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v:textbox>
                          </v:shape>
                          <v:rect id="正方形/長方形 1902631922" o:spid="_x0000_s1195" style="position:absolute;left:26576;top:5331;width:3109;height:17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" fillcolor="white [3212]" stroked="f" strokeweight="0"/>
                          <v:shape id="_x0000_s1196" type="#_x0000_t202" style="position:absolute;left:29387;top:4596;width:2633;height:28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" filled="f" stroked="f" strokeweight=".5pt">
                            <v:textbox>
                              <w:txbxContent>
                                <w:p w14:paraId="43BD4624" w14:textId="77777777" w:rsidR="00D53450" w:rsidRPr="009B1C3D" w:rsidRDefault="00D53450" w:rsidP="00D53450">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v:textbox>
                          </v:shape>
                          <v:rect id="正方形/長方形 914889746" o:spid="_x0000_s1197" style="position:absolute;left:32228;top:5297;width:3109;height:17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" fillcolor="white [3212]" stroked="f" strokeweight="0"/>
                          <v:shape id="_x0000_s1198" type="#_x0000_t202" style="position:absolute;left:34729;top:4693;width:2633;height:2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" filled="f" stroked="f" strokeweight=".5pt">
                            <v:textbox>
                              <w:txbxContent>
                                <w:p w14:paraId="4F38A918" w14:textId="77777777" w:rsidR="00D53450" w:rsidRPr="009B1C3D" w:rsidRDefault="00D53450" w:rsidP="00D53450">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v:textbox>
                          </v:shape>
                        </v:group>
                      </v:group>
                      <v:shape id="フローチャート: 処理 1817105384" o:spid="_x0000_s1199" type="#_x0000_t109" style="position:absolute;left:25936;top:2003;width:4079;height:21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" fillcolor="#e7e6e6 [3214]" strokecolor="#f2f2f2 [3052]" strokeweight="1pt">
                        <v:shadow on="t" color="black" opacity="26214f" origin="-.5,-.5" offset=".24944mm,.24944mm"/>
                        <v:textbox inset="0,0,0,0">
                          <w:txbxContent>
                            <w:p w14:paraId="4BBBEBA3" w14:textId="77777777" w:rsidR="00D53450" w:rsidRDefault="00D53450" w:rsidP="00D53450">
                              <w:pPr>
                                <w:jc w:val="center"/>
                                <w:rPr>
                                  <w:rFonts w:cs="Arial"/>
                                  <w:color w:val="000000"/>
                                  <w:sz w:val="16"/>
                                  <w:szCs w:val="16"/>
                                </w:rPr>
                              </w:pPr>
                              <w:r>
                                <w:rPr>
                                  <w:rFonts w:cs="Arial" w:hint="eastAsia"/>
                                  <w:color w:val="000000"/>
                                  <w:sz w:val="16"/>
                                  <w:szCs w:val="16"/>
                                </w:rPr>
                                <w:t xml:space="preserve">読込　</w:t>
                              </w:r>
                            </w:p>
                          </w:txbxContent>
                        </v:textbox>
                      </v:shape>
                      <v:rect id="正方形/長方形 1796549577" o:spid="_x0000_s1200" style="position:absolute;left:19071;top:2476;width:5725;height:15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" fillcolor="white [3212]" stroked="f" strokeweight="0"/>
                      <v:shape id="_x0000_s1201" type="#_x0000_t202" style="position:absolute;left:12410;top:1799;width:6657;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" filled="f" stroked="f" strokeweight=".5pt">
                        <v:textbox>
                          <w:txbxContent>
                            <w:p w14:paraId="034BB7F7" w14:textId="77777777" w:rsidR="00D53450" w:rsidRPr="00590910" w:rsidRDefault="00D53450" w:rsidP="00D53450">
                              <w:pPr>
                                <w:rPr>
                                  <w:rFonts w:ascii="ＭＳ Ｐゴシック" w:eastAsia="ＭＳ Ｐゴシック" w:hAnsi="ＭＳ Ｐゴシック" w:cs="Arial"/>
                                  <w:color w:val="000000"/>
                                  <w:sz w:val="10"/>
                                  <w:szCs w:val="10"/>
                                </w:rPr>
                              </w:pPr>
                              <w:r w:rsidRPr="00590910">
                                <w:rPr>
                                  <w:rFonts w:ascii="ＭＳ Ｐゴシック" w:eastAsia="ＭＳ Ｐゴシック" w:hAnsi="ＭＳ Ｐゴシック" w:cs="Arial" w:hint="eastAsia"/>
                                  <w:color w:val="000000"/>
                                  <w:sz w:val="10"/>
                                  <w:szCs w:val="10"/>
                                </w:rPr>
                                <w:t>対象の予約ID</w:t>
                              </w:r>
                            </w:p>
                          </w:txbxContent>
                        </v:textbox>
                      </v:shape>
                    </v:group>
                    <v:shape id="_x0000_s1202" type="#_x0000_t109" style="position:absolute;left:29043;top:11195;width:4319;height:21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" fillcolor="#e7e6e6 [3214]" strokecolor="#f2f2f2 [3052]" strokeweight="1pt">
                      <v:shadow on="t" color="black" opacity="26214f" origin="-.5,-.5" offset=".24944mm,.24944mm"/>
                      <v:textbox inset="0,0,0,0">
                        <w:txbxContent>
                          <w:p w14:paraId="0ADD39DA" w14:textId="77777777" w:rsidR="00D53450" w:rsidRDefault="00D53450" w:rsidP="00D53450">
                            <w:pPr>
                              <w:jc w:val="center"/>
                              <w:rPr>
                                <w:rFonts w:cs="Arial"/>
                                <w:color w:val="000000"/>
                                <w:sz w:val="16"/>
                                <w:szCs w:val="16"/>
                              </w:rPr>
                            </w:pPr>
                            <w:r>
                              <w:rPr>
                                <w:rFonts w:cs="Arial" w:hint="eastAsia"/>
                                <w:color w:val="000000"/>
                                <w:sz w:val="16"/>
                                <w:szCs w:val="16"/>
                              </w:rPr>
                              <w:t xml:space="preserve">削除　</w:t>
                            </w:r>
                          </w:p>
                        </w:txbxContent>
                      </v:textbox>
                    </v:shape>
                  </v:group>
                  <v:group id="グループ化 732" o:spid="_x0000_s1203" style="position:absolute;left:1460;top:6508;width:36159;height:4787" coordorigin=",285" coordsize="36158,47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">
                    <v:rect id="_x0000_s1204" style="position:absolute;left:15303;top:1238;width:4484;height:13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" fillcolor="white [3212]" strokecolor="#a5a5a5 [2092]" strokeweight=".5pt"/>
                    <v:rect id="_x0000_s1205" style="position:absolute;left:22606;top:1047;width:4485;height:15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" fillcolor="white [3212]" strokecolor="#a5a5a5 [2092]" strokeweight=".5pt"/>
                    <v:rect id="_x0000_s1206" style="position:absolute;left:29718;top:984;width:4152;height:155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" fillcolor="white [3212]" strokecolor="#a5a5a5 [2092]" strokeweight=".5pt"/>
                    <v:rect id="_x0000_s1207" style="position:absolute;left:9048;top:1174;width:4712;height:16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" fillcolor="white [3212]" strokecolor="#a5a5a5 [2092]" strokeweight=".5pt"/>
                    <v:shape id="_x0000_s1208" type="#_x0000_t202" style="position:absolute;top:349;width:9683;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" filled="f" stroked="f" strokeweight=".5pt">
                      <v:textbox>
                        <w:txbxContent>
                          <w:p w14:paraId="64011FBC" w14:textId="77777777" w:rsidR="00D53450" w:rsidRPr="009B1C3D" w:rsidRDefault="00D53450" w:rsidP="00D53450">
                            <w:pPr>
                              <w:rPr>
                                <w:rFonts w:ascii="ＭＳ Ｐゴシック" w:eastAsia="ＭＳ Ｐゴシック" w:hAnsi="ＭＳ Ｐゴシック" w:cs="Arial"/>
                                <w:color w:val="000000"/>
                                <w:sz w:val="18"/>
                                <w:szCs w:val="18"/>
                              </w:rPr>
                            </w:pPr>
                            <w:r w:rsidRPr="00783111">
                              <w:rPr>
                                <w:rFonts w:ascii="ＭＳ Ｐゴシック" w:eastAsia="ＭＳ Ｐゴシック" w:hAnsi="ＭＳ Ｐゴシック" w:cs="Arial" w:hint="eastAsia"/>
                                <w:color w:val="000000"/>
                                <w:sz w:val="16"/>
                                <w:szCs w:val="16"/>
                              </w:rPr>
                              <w:t>変更後の予約時</w:t>
                            </w:r>
                            <w:r>
                              <w:rPr>
                                <w:rFonts w:ascii="ＭＳ Ｐゴシック" w:eastAsia="ＭＳ Ｐゴシック" w:hAnsi="ＭＳ Ｐゴシック" w:cs="Arial" w:hint="eastAsia"/>
                                <w:color w:val="000000"/>
                                <w:sz w:val="18"/>
                                <w:szCs w:val="18"/>
                              </w:rPr>
                              <w:t>間</w:t>
                            </w:r>
                          </w:p>
                        </w:txbxContent>
                      </v:textbox>
                    </v:shape>
                    <v:shape id="_x0000_s1209" type="#_x0000_t202" style="position:absolute;left:8699;top:2000;width:26898;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" filled="f" stroked="f" strokeweight=".5pt">
                      <v:textbox>
                        <w:txbxContent>
                          <w:p w14:paraId="1A2B6155" w14:textId="08AD708B" w:rsidR="00D53450" w:rsidRPr="009B1C3D" w:rsidRDefault="004312A6" w:rsidP="00D53450">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6"/>
                                <w:szCs w:val="16"/>
                              </w:rPr>
                              <w:t>変更する予約IDを入力して「読込」</w:t>
                            </w:r>
                            <w:r w:rsidR="008C42F1">
                              <w:rPr>
                                <w:rFonts w:ascii="ＭＳ Ｐゴシック" w:eastAsia="ＭＳ Ｐゴシック" w:hAnsi="ＭＳ Ｐゴシック" w:cs="Arial" w:hint="eastAsia"/>
                                <w:color w:val="000000"/>
                                <w:sz w:val="16"/>
                                <w:szCs w:val="16"/>
                              </w:rPr>
                              <w:t>を押してく</w:t>
                            </w:r>
                            <w:r w:rsidR="00377E26">
                              <w:rPr>
                                <w:rFonts w:ascii="ＭＳ Ｐゴシック" w:eastAsia="ＭＳ Ｐゴシック" w:hAnsi="ＭＳ Ｐゴシック" w:cs="Arial" w:hint="eastAsia"/>
                                <w:color w:val="000000"/>
                                <w:sz w:val="16"/>
                                <w:szCs w:val="16"/>
                              </w:rPr>
                              <w:t>ださい</w:t>
                            </w:r>
                          </w:p>
                        </w:txbxContent>
                      </v:textbox>
                    </v:shape>
                    <v:shape id="_x0000_s1210" type="#_x0000_t202" style="position:absolute;left:13227;top:444;width:2076;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" filled="f" stroked="f" strokeweight=".5pt">
                      <v:textbox>
                        <w:txbxContent>
                          <w:p w14:paraId="0D41AF9B" w14:textId="77777777" w:rsidR="00D53450" w:rsidRPr="009B1C3D" w:rsidRDefault="00D53450" w:rsidP="00D53450">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時</w:t>
                            </w:r>
                            <w:r w:rsidRPr="00614E1A">
                              <w:rPr>
                                <w:rFonts w:ascii="ＭＳ Ｐゴシック" w:eastAsia="ＭＳ Ｐゴシック" w:hAnsi="ＭＳ Ｐゴシック" w:cs="Arial"/>
                                <w:noProof/>
                                <w:color w:val="000000"/>
                                <w:sz w:val="18"/>
                                <w:szCs w:val="18"/>
                              </w:rPr>
                              <w:drawing>
                                <wp:inline distT="0" distB="0" distL="0" distR="0" wp14:anchorId="2BFA89DA" wp14:editId="4587410B">
                                  <wp:extent cx="18415" cy="10795"/>
                                  <wp:effectExtent l="0" t="0" r="0" b="0"/>
                                  <wp:docPr id="1278442172"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v:textbox>
                    </v:shape>
                    <v:shape id="_x0000_s1211" type="#_x0000_t202" style="position:absolute;left:19113;top:381;width:4233;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" filled="f" stroked="f" strokeweight=".5pt">
                      <v:textbox>
                        <w:txbxContent>
                          <w:p w14:paraId="70D71C75" w14:textId="77777777" w:rsidR="00D53450" w:rsidRPr="009B1C3D" w:rsidRDefault="00D53450" w:rsidP="00D53450">
                            <w:pPr>
                              <w:rPr>
                                <w:rFonts w:ascii="ＭＳ Ｐゴシック" w:eastAsia="ＭＳ Ｐゴシック" w:hAnsi="ＭＳ Ｐゴシック" w:cs="Arial"/>
                                <w:color w:val="000000"/>
                                <w:sz w:val="18"/>
                                <w:szCs w:val="18"/>
                              </w:rPr>
                            </w:pPr>
                            <w:r w:rsidRPr="00614E1A">
                              <w:rPr>
                                <w:rFonts w:ascii="ＭＳ Ｐゴシック" w:eastAsia="ＭＳ Ｐゴシック" w:hAnsi="ＭＳ Ｐゴシック" w:cs="Arial" w:hint="eastAsia"/>
                                <w:color w:val="000000"/>
                                <w:sz w:val="16"/>
                                <w:szCs w:val="16"/>
                              </w:rPr>
                              <w:t>分～</w:t>
                            </w:r>
                            <w:r w:rsidRPr="00614E1A">
                              <w:rPr>
                                <w:rFonts w:ascii="ＭＳ Ｐゴシック" w:eastAsia="ＭＳ Ｐゴシック" w:hAnsi="ＭＳ Ｐゴシック" w:cs="Arial"/>
                                <w:noProof/>
                                <w:color w:val="000000"/>
                                <w:sz w:val="18"/>
                                <w:szCs w:val="18"/>
                              </w:rPr>
                              <w:drawing>
                                <wp:inline distT="0" distB="0" distL="0" distR="0" wp14:anchorId="076BB010" wp14:editId="494E1D85">
                                  <wp:extent cx="18415" cy="10795"/>
                                  <wp:effectExtent l="0" t="0" r="0" b="0"/>
                                  <wp:docPr id="529004678"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v:textbox>
                    </v:shape>
                    <v:shape id="_x0000_s1212" type="#_x0000_t202" style="position:absolute;left:27082;top:285;width:2077;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" filled="f" stroked="f" strokeweight=".5pt">
                      <v:textbox>
                        <w:txbxContent>
                          <w:p w14:paraId="54CF4AA3" w14:textId="77777777" w:rsidR="00D53450" w:rsidRPr="009B1C3D" w:rsidRDefault="00D53450" w:rsidP="00D53450">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時</w:t>
                            </w:r>
                            <w:r w:rsidRPr="00614E1A">
                              <w:rPr>
                                <w:rFonts w:ascii="ＭＳ Ｐゴシック" w:eastAsia="ＭＳ Ｐゴシック" w:hAnsi="ＭＳ Ｐゴシック" w:cs="Arial"/>
                                <w:noProof/>
                                <w:color w:val="000000"/>
                                <w:sz w:val="18"/>
                                <w:szCs w:val="18"/>
                              </w:rPr>
                              <w:drawing>
                                <wp:inline distT="0" distB="0" distL="0" distR="0" wp14:anchorId="2F6F2875" wp14:editId="566FD0CB">
                                  <wp:extent cx="18415" cy="10795"/>
                                  <wp:effectExtent l="0" t="0" r="0" b="0"/>
                                  <wp:docPr id="860513157"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v:textbox>
                    </v:shape>
                    <v:shape id="_x0000_s1213" type="#_x0000_t202" style="position:absolute;left:33319;top:644;width:2839;height:30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" filled="f" stroked="f" strokeweight=".5pt">
                      <v:textbox>
                        <w:txbxContent>
                          <w:p w14:paraId="1AA9CFBE" w14:textId="77777777" w:rsidR="00D53450" w:rsidRPr="009B1C3D" w:rsidRDefault="00D53450" w:rsidP="00D53450">
                            <w:pPr>
                              <w:rPr>
                                <w:rFonts w:ascii="ＭＳ Ｐゴシック" w:eastAsia="ＭＳ Ｐゴシック" w:hAnsi="ＭＳ Ｐゴシック" w:cs="Arial"/>
                                <w:color w:val="000000"/>
                                <w:sz w:val="18"/>
                                <w:szCs w:val="18"/>
                              </w:rPr>
                            </w:pPr>
                            <w:r w:rsidRPr="00614E1A">
                              <w:rPr>
                                <w:rFonts w:ascii="ＭＳ Ｐゴシック" w:eastAsia="ＭＳ Ｐゴシック" w:hAnsi="ＭＳ Ｐゴシック" w:cs="Arial" w:hint="eastAsia"/>
                                <w:color w:val="000000"/>
                                <w:sz w:val="16"/>
                                <w:szCs w:val="16"/>
                              </w:rPr>
                              <w:t>分</w:t>
                            </w:r>
                            <w:r w:rsidRPr="00614E1A">
                              <w:rPr>
                                <w:rFonts w:ascii="ＭＳ Ｐゴシック" w:eastAsia="ＭＳ Ｐゴシック" w:hAnsi="ＭＳ Ｐゴシック" w:cs="Arial"/>
                                <w:noProof/>
                                <w:color w:val="000000"/>
                                <w:sz w:val="18"/>
                                <w:szCs w:val="18"/>
                              </w:rPr>
                              <w:drawing>
                                <wp:inline distT="0" distB="0" distL="0" distR="0" wp14:anchorId="7F93773F" wp14:editId="5752BA2D">
                                  <wp:extent cx="18415" cy="10795"/>
                                  <wp:effectExtent l="0" t="0" r="0" b="0"/>
                                  <wp:docPr id="44716149"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v:textbox>
                    </v:shape>
                  </v:group>
                </v:group>
                <v:shape id="テキスト ボックス 734" o:spid="_x0000_s1214" type="#_x0000_t202" style="position:absolute;width:8871;height:2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" filled="f" stroked="f" strokeweight=".5pt">
                  <v:textbox>
                    <w:txbxContent>
                      <w:p w14:paraId="1BBD27CB" w14:textId="77777777" w:rsidR="00D53450" w:rsidRPr="000A5757" w:rsidRDefault="00D53450" w:rsidP="00D53450">
                        <w:pPr>
                          <w:rPr>
                            <w:sz w:val="8"/>
                            <w:szCs w:val="10"/>
                          </w:rPr>
                        </w:pPr>
                        <w:r w:rsidRPr="000A5757">
                          <w:rPr>
                            <w:rFonts w:hint="eastAsia"/>
                            <w:sz w:val="8"/>
                            <w:szCs w:val="10"/>
                          </w:rPr>
                          <w:t>予約変更</w:t>
                        </w:r>
                      </w:p>
                    </w:txbxContent>
                  </v:textbox>
                </v:shape>
              </v:group>
            </w:pict>
          </mc:Fallback>
        </mc:AlternateContent>
      </w:r>
    </w:p>
    <w:bookmarkStart w:id="125" w:name="_Toc234575067"/>
    <w:bookmarkStart w:id="126" w:name="_Toc234575756"/>
    <w:bookmarkStart w:id="127" w:name="_Toc234940462"/>
    <w:p w14:paraId="69E28F54" w14:textId="71485F18" w:rsidR="00315CA0" w:rsidRDefault="00377E26" w:rsidP="00523E00">
      <w:pPr>
        <w:jc w:val="left"/>
      </w:pPr>
      <w:r>
        <w:rPr>
          <w:noProof/>
        </w:rPr>
        <mc:AlternateContent>
          <mc:Choice Requires="wps">
            <w:drawing>
              <wp:anchor distT="0" distB="0" distL="114300" distR="114300" simplePos="0" relativeHeight="251658612" behindDoc="0" locked="0" layoutInCell="1" allowOverlap="1" wp14:anchorId="4B9F3724" wp14:editId="26C91B14">
                <wp:simplePos x="0" y="0"/>
                <wp:positionH relativeFrom="column">
                  <wp:posOffset>4437496</wp:posOffset>
                </wp:positionH>
                <wp:positionV relativeFrom="paragraph">
                  <wp:posOffset>98983</wp:posOffset>
                </wp:positionV>
                <wp:extent cx="605117" cy="573405"/>
                <wp:effectExtent l="38100" t="0" r="24130" b="55245"/>
                <wp:wrapNone/>
                <wp:docPr id="684034265" name="直線矢印コネクタ 936"/>
                <wp:cNvGraphicFramePr/>
                <a:graphic xmlns:a="http://schemas.openxmlformats.org/drawingml/2006/main">
                  <a:graphicData uri="http://schemas.microsoft.com/office/word/2010/wordprocessingShape">
                    <wps:wsp>
                      <wps:cNvCnPr/>
                      <wps:spPr>
                        <a:xfrm flipH="1">
                          <a:off x="0" y="0"/>
                          <a:ext cx="605117" cy="573405"/>
                        </a:xfrm>
                        <a:prstGeom prst="straightConnector1">
                          <a:avLst/>
                        </a:prstGeom>
                        <a:ln>
                          <a:solidFill>
                            <a:srgbClr val="EE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B27199" id="直線矢印コネクタ 936" o:spid="_x0000_s1026" type="#_x0000_t32" style="position:absolute;margin-left:349.4pt;margin-top:7.8pt;width:47.65pt;height:45.15pt;flip:x;z-index:2516586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" strokecolor="#e00" strokeweight=".5pt">
                <v:stroke endarrow="block" joinstyle="miter"/>
              </v:shape>
            </w:pict>
          </mc:Fallback>
        </mc:AlternateContent>
      </w:r>
      <w:r>
        <w:rPr>
          <w:noProof/>
        </w:rPr>
        <mc:AlternateContent>
          <mc:Choice Requires="wps">
            <w:drawing>
              <wp:anchor distT="0" distB="0" distL="114300" distR="114300" simplePos="0" relativeHeight="251658578" behindDoc="0" locked="0" layoutInCell="1" allowOverlap="1" wp14:anchorId="100A0C6C" wp14:editId="0DD5AE3A">
                <wp:simplePos x="0" y="0"/>
                <wp:positionH relativeFrom="column">
                  <wp:posOffset>5663781</wp:posOffset>
                </wp:positionH>
                <wp:positionV relativeFrom="paragraph">
                  <wp:posOffset>45720</wp:posOffset>
                </wp:positionV>
                <wp:extent cx="303267" cy="341237"/>
                <wp:effectExtent l="0" t="0" r="0" b="0"/>
                <wp:wrapNone/>
                <wp:docPr id="1205078628" name="テキスト ボックス 51"/>
                <wp:cNvGraphicFramePr/>
                <a:graphic xmlns:a="http://schemas.openxmlformats.org/drawingml/2006/main">
                  <a:graphicData uri="http://schemas.microsoft.com/office/word/2010/wordprocessingShape">
                    <wps:wsp>
                      <wps:cNvSpPr txBox="1"/>
                      <wps:spPr>
                        <a:xfrm>
                          <a:off x="0" y="0"/>
                          <a:ext cx="303267" cy="341237"/>
                        </a:xfrm>
                        <a:prstGeom prst="rect">
                          <a:avLst/>
                        </a:prstGeom>
                        <a:noFill/>
                        <a:ln w="6350">
                          <a:noFill/>
                        </a:ln>
                      </wps:spPr>
                      <wps:txbx>
                        <w:txbxContent>
                          <w:p w14:paraId="3F174F87" w14:textId="77777777" w:rsidR="00D53450" w:rsidRDefault="00D53450" w:rsidP="00D53450">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0A0C6C" id="_x0000_s1215" type="#_x0000_t202" style="position:absolute;margin-left:445.95pt;margin-top:3.6pt;width:23.9pt;height:26.85pt;z-index:2516585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" filled="f" stroked="f" strokeweight=".5pt">
                <v:textbox>
                  <w:txbxContent>
                    <w:p w14:paraId="3F174F87" w14:textId="77777777" w:rsidR="00D53450" w:rsidRDefault="00D53450" w:rsidP="00D53450">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v:textbox>
              </v:shape>
            </w:pict>
          </mc:Fallback>
        </mc:AlternateContent>
      </w:r>
      <w:r w:rsidRPr="00CB61C1">
        <w:rPr>
          <w:noProof/>
        </w:rPr>
        <mc:AlternateContent>
          <mc:Choice Requires="wps">
            <w:drawing>
              <wp:anchor distT="0" distB="0" distL="114300" distR="114300" simplePos="0" relativeHeight="251658582" behindDoc="0" locked="0" layoutInCell="1" allowOverlap="1" wp14:anchorId="73A27959" wp14:editId="170269E5">
                <wp:simplePos x="0" y="0"/>
                <wp:positionH relativeFrom="column">
                  <wp:posOffset>5714829</wp:posOffset>
                </wp:positionH>
                <wp:positionV relativeFrom="paragraph">
                  <wp:posOffset>102882</wp:posOffset>
                </wp:positionV>
                <wp:extent cx="163618" cy="181029"/>
                <wp:effectExtent l="0" t="0" r="27305" b="28575"/>
                <wp:wrapNone/>
                <wp:docPr id="1322770111" name="正方形/長方形 1322770111"/>
                <wp:cNvGraphicFramePr/>
                <a:graphic xmlns:a="http://schemas.openxmlformats.org/drawingml/2006/main">
                  <a:graphicData uri="http://schemas.microsoft.com/office/word/2010/wordprocessingShape">
                    <wps:wsp>
                      <wps:cNvSpPr/>
                      <wps:spPr>
                        <a:xfrm>
                          <a:off x="0" y="0"/>
                          <a:ext cx="163618" cy="181029"/>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0CE81B" id="正方形/長方形 1322770111" o:spid="_x0000_s1026" style="position:absolute;margin-left:450pt;margin-top:8.1pt;width:12.9pt;height:14.25pt;z-index:2516585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" filled="f" strokecolor="red" strokeweight="1.5pt">
                <v:stroke dashstyle="dash"/>
              </v:rect>
            </w:pict>
          </mc:Fallback>
        </mc:AlternateContent>
      </w:r>
      <w:r w:rsidR="00A56A73" w:rsidRPr="00CB61C1">
        <w:rPr>
          <w:noProof/>
        </w:rPr>
        <mc:AlternateContent>
          <mc:Choice Requires="wps">
            <w:drawing>
              <wp:anchor distT="0" distB="0" distL="114300" distR="114300" simplePos="0" relativeHeight="251658609" behindDoc="0" locked="0" layoutInCell="1" allowOverlap="1" wp14:anchorId="09B9FACE" wp14:editId="719D91A7">
                <wp:simplePos x="0" y="0"/>
                <wp:positionH relativeFrom="column">
                  <wp:posOffset>295275</wp:posOffset>
                </wp:positionH>
                <wp:positionV relativeFrom="paragraph">
                  <wp:posOffset>209550</wp:posOffset>
                </wp:positionV>
                <wp:extent cx="1483995" cy="311150"/>
                <wp:effectExtent l="0" t="0" r="0" b="0"/>
                <wp:wrapNone/>
                <wp:docPr id="288446840" name="テキスト ボックス 288446840"/>
                <wp:cNvGraphicFramePr/>
                <a:graphic xmlns:a="http://schemas.openxmlformats.org/drawingml/2006/main">
                  <a:graphicData uri="http://schemas.microsoft.com/office/word/2010/wordprocessingShape">
                    <wps:wsp>
                      <wps:cNvSpPr txBox="1"/>
                      <wps:spPr>
                        <a:xfrm>
                          <a:off x="0" y="0"/>
                          <a:ext cx="1483995" cy="311150"/>
                        </a:xfrm>
                        <a:prstGeom prst="rect">
                          <a:avLst/>
                        </a:prstGeom>
                        <a:noFill/>
                        <a:ln w="6350">
                          <a:noFill/>
                        </a:ln>
                      </wps:spPr>
                      <wps:txbx>
                        <w:txbxContent>
                          <w:p w14:paraId="1ABBF71C" w14:textId="7605A60E" w:rsidR="00A56A73" w:rsidRPr="009C14FC" w:rsidRDefault="00A56A73" w:rsidP="00A56A73">
                            <w:pPr>
                              <w:rPr>
                                <w:color w:val="FF0000"/>
                                <w:sz w:val="16"/>
                                <w:szCs w:val="18"/>
                              </w:rPr>
                            </w:pPr>
                            <w:r>
                              <w:rPr>
                                <w:rFonts w:hint="eastAsia"/>
                                <w:color w:val="FF0000"/>
                                <w:sz w:val="16"/>
                                <w:szCs w:val="18"/>
                              </w:rPr>
                              <w:t>教室選択コンボボックス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9FACE" id="テキスト ボックス 288446840" o:spid="_x0000_s1216" type="#_x0000_t202" style="position:absolute;margin-left:23.25pt;margin-top:16.5pt;width:116.85pt;height:24.5pt;z-index:2516586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" filled="f" stroked="f" strokeweight=".5pt">
                <v:textbox>
                  <w:txbxContent>
                    <w:p w14:paraId="1ABBF71C" w14:textId="7605A60E" w:rsidR="00A56A73" w:rsidRPr="009C14FC" w:rsidRDefault="00A56A73" w:rsidP="00A56A73">
                      <w:pPr>
                        <w:rPr>
                          <w:color w:val="FF0000"/>
                          <w:sz w:val="16"/>
                          <w:szCs w:val="18"/>
                        </w:rPr>
                      </w:pPr>
                      <w:r>
                        <w:rPr>
                          <w:rFonts w:hint="eastAsia"/>
                          <w:color w:val="FF0000"/>
                          <w:sz w:val="16"/>
                          <w:szCs w:val="18"/>
                        </w:rPr>
                        <w:t>教室選択コンボボックス</w:t>
                      </w:r>
                    </w:p>
                  </w:txbxContent>
                </v:textbox>
              </v:shape>
            </w:pict>
          </mc:Fallback>
        </mc:AlternateContent>
      </w:r>
      <w:bookmarkEnd w:id="125"/>
      <w:bookmarkEnd w:id="126"/>
      <w:bookmarkEnd w:id="127"/>
    </w:p>
    <w:bookmarkStart w:id="128" w:name="_Toc234575068"/>
    <w:bookmarkStart w:id="129" w:name="_Toc234575757"/>
    <w:bookmarkStart w:id="130" w:name="_Toc234940463"/>
    <w:p w14:paraId="57750648" w14:textId="44B47F57" w:rsidR="00315CA0" w:rsidRDefault="00377E26" w:rsidP="00523E00">
      <w:pPr>
        <w:jc w:val="left"/>
      </w:pPr>
      <w:r w:rsidRPr="00CB61C1">
        <w:rPr>
          <w:noProof/>
        </w:rPr>
        <mc:AlternateContent>
          <mc:Choice Requires="wps">
            <w:drawing>
              <wp:anchor distT="0" distB="0" distL="114300" distR="114300" simplePos="0" relativeHeight="251658579" behindDoc="0" locked="0" layoutInCell="1" allowOverlap="1" wp14:anchorId="328E9E57" wp14:editId="3B8D5A26">
                <wp:simplePos x="0" y="0"/>
                <wp:positionH relativeFrom="column">
                  <wp:posOffset>2224761</wp:posOffset>
                </wp:positionH>
                <wp:positionV relativeFrom="paragraph">
                  <wp:posOffset>141791</wp:posOffset>
                </wp:positionV>
                <wp:extent cx="526989" cy="177800"/>
                <wp:effectExtent l="0" t="0" r="26035" b="12700"/>
                <wp:wrapNone/>
                <wp:docPr id="1334538840" name="正方形/長方形 1334538840"/>
                <wp:cNvGraphicFramePr/>
                <a:graphic xmlns:a="http://schemas.openxmlformats.org/drawingml/2006/main">
                  <a:graphicData uri="http://schemas.microsoft.com/office/word/2010/wordprocessingShape">
                    <wps:wsp>
                      <wps:cNvSpPr/>
                      <wps:spPr>
                        <a:xfrm>
                          <a:off x="0" y="0"/>
                          <a:ext cx="526989" cy="177800"/>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C63540" id="正方形/長方形 1334538840" o:spid="_x0000_s1026" style="position:absolute;margin-left:175.2pt;margin-top:11.15pt;width:41.5pt;height:14pt;z-index:2516585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" filled="f" strokecolor="red" strokeweight="1.5pt">
                <v:stroke dashstyle="dash"/>
              </v:rect>
            </w:pict>
          </mc:Fallback>
        </mc:AlternateContent>
      </w:r>
      <w:r w:rsidR="00971790">
        <w:rPr>
          <w:noProof/>
        </w:rPr>
        <mc:AlternateContent>
          <mc:Choice Requires="wps">
            <w:drawing>
              <wp:anchor distT="0" distB="0" distL="114300" distR="114300" simplePos="0" relativeHeight="251658611" behindDoc="0" locked="0" layoutInCell="1" allowOverlap="1" wp14:anchorId="4DA3D9F6" wp14:editId="7B855C7D">
                <wp:simplePos x="0" y="0"/>
                <wp:positionH relativeFrom="column">
                  <wp:posOffset>5419041</wp:posOffset>
                </wp:positionH>
                <wp:positionV relativeFrom="paragraph">
                  <wp:posOffset>142547</wp:posOffset>
                </wp:positionV>
                <wp:extent cx="1788459" cy="298151"/>
                <wp:effectExtent l="0" t="0" r="0" b="6985"/>
                <wp:wrapNone/>
                <wp:docPr id="1729483035" name="テキスト ボックス 937"/>
                <wp:cNvGraphicFramePr/>
                <a:graphic xmlns:a="http://schemas.openxmlformats.org/drawingml/2006/main">
                  <a:graphicData uri="http://schemas.microsoft.com/office/word/2010/wordprocessingShape">
                    <wps:wsp>
                      <wps:cNvSpPr txBox="1"/>
                      <wps:spPr>
                        <a:xfrm>
                          <a:off x="0" y="0"/>
                          <a:ext cx="1788459" cy="298151"/>
                        </a:xfrm>
                        <a:prstGeom prst="rect">
                          <a:avLst/>
                        </a:prstGeom>
                        <a:noFill/>
                        <a:ln w="6350">
                          <a:noFill/>
                        </a:ln>
                      </wps:spPr>
                      <wps:txbx>
                        <w:txbxContent>
                          <w:p w14:paraId="669AAA31" w14:textId="6EE11633" w:rsidR="00DD751F" w:rsidRPr="00FA3995" w:rsidRDefault="00DD751F" w:rsidP="00DD751F">
                            <w:pPr>
                              <w:rPr>
                                <w:color w:val="EE0000"/>
                                <w:sz w:val="18"/>
                                <w:szCs w:val="20"/>
                              </w:rPr>
                            </w:pPr>
                            <w:r w:rsidRPr="00FA3995">
                              <w:rPr>
                                <w:rFonts w:hint="eastAsia"/>
                                <w:color w:val="EE0000"/>
                                <w:sz w:val="18"/>
                                <w:szCs w:val="20"/>
                              </w:rPr>
                              <w:t>日入力テキストフィールド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3D9F6" id="_x0000_s1217" type="#_x0000_t202" style="position:absolute;margin-left:426.7pt;margin-top:11.2pt;width:140.8pt;height:23.5pt;z-index:2516586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" filled="f" stroked="f" strokeweight=".5pt">
                <v:textbox>
                  <w:txbxContent>
                    <w:p w14:paraId="669AAA31" w14:textId="6EE11633" w:rsidR="00DD751F" w:rsidRPr="00FA3995" w:rsidRDefault="00DD751F" w:rsidP="00DD751F">
                      <w:pPr>
                        <w:rPr>
                          <w:color w:val="EE0000"/>
                          <w:sz w:val="18"/>
                          <w:szCs w:val="20"/>
                        </w:rPr>
                      </w:pPr>
                      <w:r w:rsidRPr="00FA3995">
                        <w:rPr>
                          <w:rFonts w:hint="eastAsia"/>
                          <w:color w:val="EE0000"/>
                          <w:sz w:val="18"/>
                          <w:szCs w:val="20"/>
                        </w:rPr>
                        <w:t>日入力テキストフィールド</w:t>
                      </w:r>
                    </w:p>
                  </w:txbxContent>
                </v:textbox>
              </v:shape>
            </w:pict>
          </mc:Fallback>
        </mc:AlternateContent>
      </w:r>
      <w:r w:rsidR="00F543D7">
        <w:rPr>
          <w:noProof/>
        </w:rPr>
        <mc:AlternateContent>
          <mc:Choice Requires="wps">
            <w:drawing>
              <wp:anchor distT="0" distB="0" distL="114300" distR="114300" simplePos="0" relativeHeight="251658608" behindDoc="0" locked="0" layoutInCell="1" allowOverlap="1" wp14:anchorId="6AB204DA" wp14:editId="514A9E4C">
                <wp:simplePos x="0" y="0"/>
                <wp:positionH relativeFrom="column">
                  <wp:posOffset>972671</wp:posOffset>
                </wp:positionH>
                <wp:positionV relativeFrom="paragraph">
                  <wp:posOffset>183551</wp:posOffset>
                </wp:positionV>
                <wp:extent cx="337989" cy="233307"/>
                <wp:effectExtent l="0" t="0" r="81280" b="52705"/>
                <wp:wrapNone/>
                <wp:docPr id="500790407" name="直線矢印コネクタ 936"/>
                <wp:cNvGraphicFramePr/>
                <a:graphic xmlns:a="http://schemas.openxmlformats.org/drawingml/2006/main">
                  <a:graphicData uri="http://schemas.microsoft.com/office/word/2010/wordprocessingShape">
                    <wps:wsp>
                      <wps:cNvCnPr/>
                      <wps:spPr>
                        <a:xfrm>
                          <a:off x="0" y="0"/>
                          <a:ext cx="337989" cy="233307"/>
                        </a:xfrm>
                        <a:prstGeom prst="straightConnector1">
                          <a:avLst/>
                        </a:prstGeom>
                        <a:ln>
                          <a:solidFill>
                            <a:srgbClr val="EE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4B24C7" id="直線矢印コネクタ 936" o:spid="_x0000_s1026" type="#_x0000_t32" style="position:absolute;margin-left:76.6pt;margin-top:14.45pt;width:26.6pt;height:18.35pt;z-index:25165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" strokecolor="#e00" strokeweight=".5pt">
                <v:stroke endarrow="block" joinstyle="miter"/>
              </v:shape>
            </w:pict>
          </mc:Fallback>
        </mc:AlternateContent>
      </w:r>
      <w:bookmarkEnd w:id="128"/>
      <w:bookmarkEnd w:id="129"/>
      <w:bookmarkEnd w:id="130"/>
    </w:p>
    <w:bookmarkStart w:id="131" w:name="_Toc234575069"/>
    <w:bookmarkStart w:id="132" w:name="_Toc234575758"/>
    <w:bookmarkStart w:id="133" w:name="_Toc234940464"/>
    <w:p w14:paraId="432210A3" w14:textId="2E52B3FB" w:rsidR="00315CA0" w:rsidRDefault="00377E26" w:rsidP="00523E00">
      <w:pPr>
        <w:jc w:val="left"/>
      </w:pPr>
      <w:r w:rsidRPr="00CB61C1">
        <w:rPr>
          <w:noProof/>
        </w:rPr>
        <mc:AlternateContent>
          <mc:Choice Requires="wps">
            <w:drawing>
              <wp:anchor distT="0" distB="0" distL="114300" distR="114300" simplePos="0" relativeHeight="251658589" behindDoc="0" locked="0" layoutInCell="1" allowOverlap="1" wp14:anchorId="468228AF" wp14:editId="755DF1FD">
                <wp:simplePos x="0" y="0"/>
                <wp:positionH relativeFrom="column">
                  <wp:posOffset>1032692</wp:posOffset>
                </wp:positionH>
                <wp:positionV relativeFrom="paragraph">
                  <wp:posOffset>140315</wp:posOffset>
                </wp:positionV>
                <wp:extent cx="285044" cy="277209"/>
                <wp:effectExtent l="0" t="0" r="20320" b="27940"/>
                <wp:wrapNone/>
                <wp:docPr id="791205749" name="正方形/長方形 791205749"/>
                <wp:cNvGraphicFramePr/>
                <a:graphic xmlns:a="http://schemas.openxmlformats.org/drawingml/2006/main">
                  <a:graphicData uri="http://schemas.microsoft.com/office/word/2010/wordprocessingShape">
                    <wps:wsp>
                      <wps:cNvSpPr/>
                      <wps:spPr>
                        <a:xfrm>
                          <a:off x="0" y="0"/>
                          <a:ext cx="285044" cy="277209"/>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670810" id="正方形/長方形 791205749" o:spid="_x0000_s1026" style="position:absolute;margin-left:81.3pt;margin-top:11.05pt;width:22.45pt;height:21.85pt;z-index:2516585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" filled="f" strokecolor="red" strokeweight="1.5pt">
                <v:stroke dashstyle="dash"/>
              </v:rect>
            </w:pict>
          </mc:Fallback>
        </mc:AlternateContent>
      </w:r>
      <w:r w:rsidRPr="00CB61C1">
        <w:rPr>
          <w:noProof/>
        </w:rPr>
        <mc:AlternateContent>
          <mc:Choice Requires="wps">
            <w:drawing>
              <wp:anchor distT="0" distB="0" distL="114300" distR="114300" simplePos="0" relativeHeight="251658598" behindDoc="0" locked="0" layoutInCell="1" allowOverlap="1" wp14:anchorId="57028FE4" wp14:editId="721A3542">
                <wp:simplePos x="0" y="0"/>
                <wp:positionH relativeFrom="column">
                  <wp:posOffset>2258029</wp:posOffset>
                </wp:positionH>
                <wp:positionV relativeFrom="paragraph">
                  <wp:posOffset>144966</wp:posOffset>
                </wp:positionV>
                <wp:extent cx="414867" cy="277209"/>
                <wp:effectExtent l="0" t="0" r="23495" b="27940"/>
                <wp:wrapNone/>
                <wp:docPr id="1174476995" name="正方形/長方形 1174476995"/>
                <wp:cNvGraphicFramePr/>
                <a:graphic xmlns:a="http://schemas.openxmlformats.org/drawingml/2006/main">
                  <a:graphicData uri="http://schemas.microsoft.com/office/word/2010/wordprocessingShape">
                    <wps:wsp>
                      <wps:cNvSpPr/>
                      <wps:spPr>
                        <a:xfrm>
                          <a:off x="0" y="0"/>
                          <a:ext cx="414867" cy="277209"/>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D70EA2" id="正方形/長方形 1174476995" o:spid="_x0000_s1026" style="position:absolute;margin-left:177.8pt;margin-top:11.4pt;width:32.65pt;height:21.85pt;z-index:2516585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" filled="f" strokecolor="red" strokeweight="1.5pt">
                <v:stroke dashstyle="dash"/>
              </v:rect>
            </w:pict>
          </mc:Fallback>
        </mc:AlternateContent>
      </w:r>
      <w:r w:rsidRPr="00CB61C1">
        <w:rPr>
          <w:noProof/>
        </w:rPr>
        <mc:AlternateContent>
          <mc:Choice Requires="wps">
            <w:drawing>
              <wp:anchor distT="0" distB="0" distL="114300" distR="114300" simplePos="0" relativeHeight="251658599" behindDoc="0" locked="0" layoutInCell="1" allowOverlap="1" wp14:anchorId="2F27947D" wp14:editId="674D2D39">
                <wp:simplePos x="0" y="0"/>
                <wp:positionH relativeFrom="column">
                  <wp:posOffset>3644755</wp:posOffset>
                </wp:positionH>
                <wp:positionV relativeFrom="paragraph">
                  <wp:posOffset>195504</wp:posOffset>
                </wp:positionV>
                <wp:extent cx="236220" cy="177800"/>
                <wp:effectExtent l="0" t="0" r="11430" b="12700"/>
                <wp:wrapNone/>
                <wp:docPr id="1534209479" name="正方形/長方形 1534209479"/>
                <wp:cNvGraphicFramePr/>
                <a:graphic xmlns:a="http://schemas.openxmlformats.org/drawingml/2006/main">
                  <a:graphicData uri="http://schemas.microsoft.com/office/word/2010/wordprocessingShape">
                    <wps:wsp>
                      <wps:cNvSpPr/>
                      <wps:spPr>
                        <a:xfrm>
                          <a:off x="0" y="0"/>
                          <a:ext cx="236220" cy="177800"/>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DDF93C" id="正方形/長方形 1534209479" o:spid="_x0000_s1026" style="position:absolute;margin-left:287pt;margin-top:15.4pt;width:18.6pt;height:14pt;z-index:2516585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" filled="f" strokecolor="red" strokeweight="1.5pt">
                <v:stroke dashstyle="dash"/>
              </v:rect>
            </w:pict>
          </mc:Fallback>
        </mc:AlternateContent>
      </w:r>
      <w:r w:rsidRPr="00CB61C1">
        <w:rPr>
          <w:noProof/>
        </w:rPr>
        <mc:AlternateContent>
          <mc:Choice Requires="wps">
            <w:drawing>
              <wp:anchor distT="0" distB="0" distL="114300" distR="114300" simplePos="0" relativeHeight="251658591" behindDoc="0" locked="0" layoutInCell="1" allowOverlap="1" wp14:anchorId="0DFF25FA" wp14:editId="4EB5E42C">
                <wp:simplePos x="0" y="0"/>
                <wp:positionH relativeFrom="column">
                  <wp:posOffset>4331220</wp:posOffset>
                </wp:positionH>
                <wp:positionV relativeFrom="paragraph">
                  <wp:posOffset>161409</wp:posOffset>
                </wp:positionV>
                <wp:extent cx="236220" cy="273897"/>
                <wp:effectExtent l="0" t="0" r="11430" b="12065"/>
                <wp:wrapNone/>
                <wp:docPr id="1389757474" name="正方形/長方形 1389757474"/>
                <wp:cNvGraphicFramePr/>
                <a:graphic xmlns:a="http://schemas.openxmlformats.org/drawingml/2006/main">
                  <a:graphicData uri="http://schemas.microsoft.com/office/word/2010/wordprocessingShape">
                    <wps:wsp>
                      <wps:cNvSpPr/>
                      <wps:spPr>
                        <a:xfrm>
                          <a:off x="0" y="0"/>
                          <a:ext cx="236220" cy="273897"/>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0C9DAA" id="正方形/長方形 1389757474" o:spid="_x0000_s1026" style="position:absolute;margin-left:341.05pt;margin-top:12.7pt;width:18.6pt;height:21.55pt;z-index:2516585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" filled="f" strokecolor="red" strokeweight="1.5pt">
                <v:stroke dashstyle="dash"/>
              </v:rect>
            </w:pict>
          </mc:Fallback>
        </mc:AlternateContent>
      </w:r>
      <w:r>
        <w:rPr>
          <w:noProof/>
        </w:rPr>
        <mc:AlternateContent>
          <mc:Choice Requires="wps">
            <w:drawing>
              <wp:anchor distT="0" distB="0" distL="114300" distR="114300" simplePos="0" relativeHeight="251658610" behindDoc="0" locked="0" layoutInCell="1" allowOverlap="1" wp14:anchorId="4C52D069" wp14:editId="06194302">
                <wp:simplePos x="0" y="0"/>
                <wp:positionH relativeFrom="column">
                  <wp:posOffset>5262322</wp:posOffset>
                </wp:positionH>
                <wp:positionV relativeFrom="paragraph">
                  <wp:posOffset>201135</wp:posOffset>
                </wp:positionV>
                <wp:extent cx="1418665" cy="69978"/>
                <wp:effectExtent l="38100" t="0" r="10160" b="82550"/>
                <wp:wrapNone/>
                <wp:docPr id="2052730417" name="直線矢印コネクタ 936"/>
                <wp:cNvGraphicFramePr/>
                <a:graphic xmlns:a="http://schemas.openxmlformats.org/drawingml/2006/main">
                  <a:graphicData uri="http://schemas.microsoft.com/office/word/2010/wordprocessingShape">
                    <wps:wsp>
                      <wps:cNvCnPr/>
                      <wps:spPr>
                        <a:xfrm flipH="1">
                          <a:off x="0" y="0"/>
                          <a:ext cx="1418665" cy="69978"/>
                        </a:xfrm>
                        <a:prstGeom prst="straightConnector1">
                          <a:avLst/>
                        </a:prstGeom>
                        <a:ln>
                          <a:solidFill>
                            <a:srgbClr val="EE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EBEDA3" id="直線矢印コネクタ 936" o:spid="_x0000_s1026" type="#_x0000_t32" style="position:absolute;margin-left:414.35pt;margin-top:15.85pt;width:111.7pt;height:5.5pt;flip:x;z-index:2516586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" strokecolor="#e00" strokeweight=".5pt">
                <v:stroke endarrow="block" joinstyle="miter"/>
              </v:shape>
            </w:pict>
          </mc:Fallback>
        </mc:AlternateContent>
      </w:r>
      <w:r w:rsidRPr="00CB61C1">
        <w:rPr>
          <w:noProof/>
        </w:rPr>
        <mc:AlternateContent>
          <mc:Choice Requires="wps">
            <w:drawing>
              <wp:anchor distT="0" distB="0" distL="114300" distR="114300" simplePos="0" relativeHeight="251658592" behindDoc="0" locked="0" layoutInCell="1" allowOverlap="1" wp14:anchorId="230C11F2" wp14:editId="4B4F24AA">
                <wp:simplePos x="0" y="0"/>
                <wp:positionH relativeFrom="column">
                  <wp:posOffset>5073325</wp:posOffset>
                </wp:positionH>
                <wp:positionV relativeFrom="paragraph">
                  <wp:posOffset>189690</wp:posOffset>
                </wp:positionV>
                <wp:extent cx="172156" cy="241461"/>
                <wp:effectExtent l="0" t="0" r="18415" b="25400"/>
                <wp:wrapNone/>
                <wp:docPr id="942159888" name="正方形/長方形 942159888"/>
                <wp:cNvGraphicFramePr/>
                <a:graphic xmlns:a="http://schemas.openxmlformats.org/drawingml/2006/main">
                  <a:graphicData uri="http://schemas.microsoft.com/office/word/2010/wordprocessingShape">
                    <wps:wsp>
                      <wps:cNvSpPr/>
                      <wps:spPr>
                        <a:xfrm>
                          <a:off x="0" y="0"/>
                          <a:ext cx="172156" cy="241461"/>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5D6A1A" id="正方形/長方形 942159888" o:spid="_x0000_s1026" style="position:absolute;margin-left:399.45pt;margin-top:14.95pt;width:13.55pt;height:19pt;z-index:2516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" filled="f" strokecolor="red" strokeweight="1.5pt">
                <v:stroke dashstyle="dash"/>
              </v:rect>
            </w:pict>
          </mc:Fallback>
        </mc:AlternateContent>
      </w:r>
      <w:bookmarkEnd w:id="131"/>
      <w:bookmarkEnd w:id="132"/>
      <w:bookmarkEnd w:id="133"/>
    </w:p>
    <w:p w14:paraId="6FDB40A7" w14:textId="1F9611BA" w:rsidR="00315CA0" w:rsidRDefault="00315CA0" w:rsidP="00523E00">
      <w:pPr>
        <w:jc w:val="left"/>
      </w:pPr>
    </w:p>
    <w:bookmarkStart w:id="134" w:name="_Toc234575070"/>
    <w:bookmarkStart w:id="135" w:name="_Toc234575759"/>
    <w:bookmarkStart w:id="136" w:name="_Toc234940465"/>
    <w:p w14:paraId="1B577E40" w14:textId="6454A3EA" w:rsidR="00315CA0" w:rsidRDefault="00377E26" w:rsidP="00523E00">
      <w:pPr>
        <w:jc w:val="left"/>
      </w:pPr>
      <w:r w:rsidRPr="00CB61C1">
        <w:rPr>
          <w:noProof/>
        </w:rPr>
        <mc:AlternateContent>
          <mc:Choice Requires="wps">
            <w:drawing>
              <wp:anchor distT="0" distB="0" distL="114300" distR="114300" simplePos="0" relativeHeight="251658593" behindDoc="0" locked="0" layoutInCell="1" allowOverlap="1" wp14:anchorId="39839CCC" wp14:editId="23365DC7">
                <wp:simplePos x="0" y="0"/>
                <wp:positionH relativeFrom="column">
                  <wp:posOffset>829310</wp:posOffset>
                </wp:positionH>
                <wp:positionV relativeFrom="paragraph">
                  <wp:posOffset>35917</wp:posOffset>
                </wp:positionV>
                <wp:extent cx="951089" cy="219546"/>
                <wp:effectExtent l="0" t="0" r="20955" b="28575"/>
                <wp:wrapNone/>
                <wp:docPr id="484792213" name="正方形/長方形 484792213"/>
                <wp:cNvGraphicFramePr/>
                <a:graphic xmlns:a="http://schemas.openxmlformats.org/drawingml/2006/main">
                  <a:graphicData uri="http://schemas.microsoft.com/office/word/2010/wordprocessingShape">
                    <wps:wsp>
                      <wps:cNvSpPr/>
                      <wps:spPr>
                        <a:xfrm>
                          <a:off x="0" y="0"/>
                          <a:ext cx="951089" cy="219546"/>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56D6D5" id="正方形/長方形 484792213" o:spid="_x0000_s1026" style="position:absolute;margin-left:65.3pt;margin-top:2.85pt;width:74.9pt;height:17.3pt;z-index:2516585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" filled="f" strokecolor="red" strokeweight="1.5pt">
                <v:stroke dashstyle="dash"/>
              </v:rect>
            </w:pict>
          </mc:Fallback>
        </mc:AlternateContent>
      </w:r>
      <w:r w:rsidRPr="00CB61C1">
        <w:rPr>
          <w:noProof/>
        </w:rPr>
        <mc:AlternateContent>
          <mc:Choice Requires="wps">
            <w:drawing>
              <wp:anchor distT="0" distB="0" distL="114300" distR="114300" simplePos="0" relativeHeight="251658594" behindDoc="0" locked="0" layoutInCell="1" allowOverlap="1" wp14:anchorId="665ABB88" wp14:editId="3237D2A3">
                <wp:simplePos x="0" y="0"/>
                <wp:positionH relativeFrom="column">
                  <wp:posOffset>2517881</wp:posOffset>
                </wp:positionH>
                <wp:positionV relativeFrom="paragraph">
                  <wp:posOffset>35917</wp:posOffset>
                </wp:positionV>
                <wp:extent cx="154584" cy="219546"/>
                <wp:effectExtent l="0" t="0" r="17145" b="28575"/>
                <wp:wrapNone/>
                <wp:docPr id="2139592905" name="正方形/長方形 2139592905"/>
                <wp:cNvGraphicFramePr/>
                <a:graphic xmlns:a="http://schemas.openxmlformats.org/drawingml/2006/main">
                  <a:graphicData uri="http://schemas.microsoft.com/office/word/2010/wordprocessingShape">
                    <wps:wsp>
                      <wps:cNvSpPr/>
                      <wps:spPr>
                        <a:xfrm>
                          <a:off x="0" y="0"/>
                          <a:ext cx="154584" cy="219546"/>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62784E" id="正方形/長方形 2139592905" o:spid="_x0000_s1026" style="position:absolute;margin-left:198.25pt;margin-top:2.85pt;width:12.15pt;height:17.3pt;z-index:2516585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" filled="f" strokecolor="red" strokeweight="1.5pt">
                <v:stroke dashstyle="dash"/>
              </v:rect>
            </w:pict>
          </mc:Fallback>
        </mc:AlternateContent>
      </w:r>
      <w:r w:rsidRPr="00CB61C1">
        <w:rPr>
          <w:noProof/>
        </w:rPr>
        <mc:AlternateContent>
          <mc:Choice Requires="wps">
            <w:drawing>
              <wp:anchor distT="0" distB="0" distL="114300" distR="114300" simplePos="0" relativeHeight="251658595" behindDoc="0" locked="0" layoutInCell="1" allowOverlap="1" wp14:anchorId="07A7B289" wp14:editId="1A33C1CC">
                <wp:simplePos x="0" y="0"/>
                <wp:positionH relativeFrom="column">
                  <wp:posOffset>4289100</wp:posOffset>
                </wp:positionH>
                <wp:positionV relativeFrom="paragraph">
                  <wp:posOffset>20522</wp:posOffset>
                </wp:positionV>
                <wp:extent cx="257386" cy="219546"/>
                <wp:effectExtent l="0" t="0" r="28575" b="28575"/>
                <wp:wrapNone/>
                <wp:docPr id="636095396" name="正方形/長方形 636095396"/>
                <wp:cNvGraphicFramePr/>
                <a:graphic xmlns:a="http://schemas.openxmlformats.org/drawingml/2006/main">
                  <a:graphicData uri="http://schemas.microsoft.com/office/word/2010/wordprocessingShape">
                    <wps:wsp>
                      <wps:cNvSpPr/>
                      <wps:spPr>
                        <a:xfrm>
                          <a:off x="0" y="0"/>
                          <a:ext cx="257386" cy="219546"/>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5E77CD" id="正方形/長方形 636095396" o:spid="_x0000_s1026" style="position:absolute;margin-left:337.7pt;margin-top:1.6pt;width:20.25pt;height:17.3pt;z-index:2516585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" filled="f" strokecolor="red" strokeweight="1.5pt">
                <v:stroke dashstyle="dash"/>
              </v:rect>
            </w:pict>
          </mc:Fallback>
        </mc:AlternateContent>
      </w:r>
      <w:r w:rsidRPr="00CB61C1">
        <w:rPr>
          <w:noProof/>
        </w:rPr>
        <mc:AlternateContent>
          <mc:Choice Requires="wps">
            <w:drawing>
              <wp:anchor distT="0" distB="0" distL="114300" distR="114300" simplePos="0" relativeHeight="251658590" behindDoc="0" locked="0" layoutInCell="1" allowOverlap="1" wp14:anchorId="47C801C8" wp14:editId="628BAF03">
                <wp:simplePos x="0" y="0"/>
                <wp:positionH relativeFrom="column">
                  <wp:posOffset>3282036</wp:posOffset>
                </wp:positionH>
                <wp:positionV relativeFrom="paragraph">
                  <wp:posOffset>59055</wp:posOffset>
                </wp:positionV>
                <wp:extent cx="262732" cy="178962"/>
                <wp:effectExtent l="0" t="0" r="23495" b="12065"/>
                <wp:wrapNone/>
                <wp:docPr id="597282095" name="正方形/長方形 597282095"/>
                <wp:cNvGraphicFramePr/>
                <a:graphic xmlns:a="http://schemas.openxmlformats.org/drawingml/2006/main">
                  <a:graphicData uri="http://schemas.microsoft.com/office/word/2010/wordprocessingShape">
                    <wps:wsp>
                      <wps:cNvSpPr/>
                      <wps:spPr>
                        <a:xfrm>
                          <a:off x="0" y="0"/>
                          <a:ext cx="262732" cy="178962"/>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2532F" id="正方形/長方形 597282095" o:spid="_x0000_s1026" style="position:absolute;margin-left:258.45pt;margin-top:4.65pt;width:20.7pt;height:14.1pt;z-index:2516585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" filled="f" strokecolor="red" strokeweight="1.5pt">
                <v:stroke dashstyle="dash"/>
              </v:rect>
            </w:pict>
          </mc:Fallback>
        </mc:AlternateContent>
      </w:r>
      <w:r w:rsidRPr="00CB61C1">
        <w:rPr>
          <w:noProof/>
        </w:rPr>
        <mc:AlternateContent>
          <mc:Choice Requires="wps">
            <w:drawing>
              <wp:anchor distT="0" distB="0" distL="114300" distR="114300" simplePos="0" relativeHeight="251658596" behindDoc="0" locked="0" layoutInCell="1" allowOverlap="1" wp14:anchorId="47542F70" wp14:editId="7BEE8335">
                <wp:simplePos x="0" y="0"/>
                <wp:positionH relativeFrom="column">
                  <wp:posOffset>5128996</wp:posOffset>
                </wp:positionH>
                <wp:positionV relativeFrom="paragraph">
                  <wp:posOffset>59055</wp:posOffset>
                </wp:positionV>
                <wp:extent cx="161431" cy="219546"/>
                <wp:effectExtent l="0" t="0" r="10160" b="28575"/>
                <wp:wrapNone/>
                <wp:docPr id="1305211338" name="正方形/長方形 1305211338"/>
                <wp:cNvGraphicFramePr/>
                <a:graphic xmlns:a="http://schemas.openxmlformats.org/drawingml/2006/main">
                  <a:graphicData uri="http://schemas.microsoft.com/office/word/2010/wordprocessingShape">
                    <wps:wsp>
                      <wps:cNvSpPr/>
                      <wps:spPr>
                        <a:xfrm>
                          <a:off x="0" y="0"/>
                          <a:ext cx="161431" cy="219546"/>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B0D69A" id="正方形/長方形 1305211338" o:spid="_x0000_s1026" style="position:absolute;margin-left:403.85pt;margin-top:4.65pt;width:12.7pt;height:17.3pt;z-index:2516585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" filled="f" strokecolor="red" strokeweight="1.5pt">
                <v:stroke dashstyle="dash"/>
              </v:rect>
            </w:pict>
          </mc:Fallback>
        </mc:AlternateContent>
      </w:r>
      <w:r w:rsidR="001B53B7">
        <w:rPr>
          <w:noProof/>
        </w:rPr>
        <mc:AlternateContent>
          <mc:Choice Requires="wps">
            <w:drawing>
              <wp:anchor distT="0" distB="0" distL="114300" distR="114300" simplePos="0" relativeHeight="251658588" behindDoc="0" locked="0" layoutInCell="1" allowOverlap="1" wp14:anchorId="6A13CCFA" wp14:editId="7E818416">
                <wp:simplePos x="0" y="0"/>
                <wp:positionH relativeFrom="column">
                  <wp:posOffset>4467710</wp:posOffset>
                </wp:positionH>
                <wp:positionV relativeFrom="paragraph">
                  <wp:posOffset>111760</wp:posOffset>
                </wp:positionV>
                <wp:extent cx="78807" cy="45719"/>
                <wp:effectExtent l="12700" t="0" r="22860" b="31115"/>
                <wp:wrapNone/>
                <wp:docPr id="661152760" name="フローチャート: 組合せ 1"/>
                <wp:cNvGraphicFramePr/>
                <a:graphic xmlns:a="http://schemas.openxmlformats.org/drawingml/2006/main">
                  <a:graphicData uri="http://schemas.microsoft.com/office/word/2010/wordprocessingShape">
                    <wps:wsp>
                      <wps:cNvSpPr/>
                      <wps:spPr>
                        <a:xfrm>
                          <a:off x="0" y="0"/>
                          <a:ext cx="78807" cy="45719"/>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9F380" id="フローチャート: 組合せ 1" o:spid="_x0000_s1026" type="#_x0000_t128" style="position:absolute;margin-left:351.8pt;margin-top:8.8pt;width:6.2pt;height:3.6pt;z-index:2516585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" filled="f" strokecolor="black [3213]" strokeweight=".5pt"/>
            </w:pict>
          </mc:Fallback>
        </mc:AlternateContent>
      </w:r>
      <w:r w:rsidR="001B53B7">
        <w:rPr>
          <w:noProof/>
        </w:rPr>
        <mc:AlternateContent>
          <mc:Choice Requires="wps">
            <w:drawing>
              <wp:anchor distT="0" distB="0" distL="114300" distR="114300" simplePos="0" relativeHeight="251658587" behindDoc="0" locked="0" layoutInCell="1" allowOverlap="1" wp14:anchorId="032A94B0" wp14:editId="70D38AD2">
                <wp:simplePos x="0" y="0"/>
                <wp:positionH relativeFrom="column">
                  <wp:posOffset>3593783</wp:posOffset>
                </wp:positionH>
                <wp:positionV relativeFrom="paragraph">
                  <wp:posOffset>148432</wp:posOffset>
                </wp:positionV>
                <wp:extent cx="78807" cy="45719"/>
                <wp:effectExtent l="12700" t="0" r="22860" b="31115"/>
                <wp:wrapNone/>
                <wp:docPr id="1737854278" name="フローチャート: 組合せ 1"/>
                <wp:cNvGraphicFramePr/>
                <a:graphic xmlns:a="http://schemas.openxmlformats.org/drawingml/2006/main">
                  <a:graphicData uri="http://schemas.microsoft.com/office/word/2010/wordprocessingShape">
                    <wps:wsp>
                      <wps:cNvSpPr/>
                      <wps:spPr>
                        <a:xfrm>
                          <a:off x="0" y="0"/>
                          <a:ext cx="78807" cy="45719"/>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CF70B" id="フローチャート: 組合せ 1" o:spid="_x0000_s1026" type="#_x0000_t128" style="position:absolute;margin-left:283pt;margin-top:11.7pt;width:6.2pt;height:3.6pt;z-index:2516585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" filled="f" strokecolor="black [3213]" strokeweight=".5pt"/>
            </w:pict>
          </mc:Fallback>
        </mc:AlternateContent>
      </w:r>
      <w:r w:rsidR="001B53B7">
        <w:rPr>
          <w:noProof/>
        </w:rPr>
        <mc:AlternateContent>
          <mc:Choice Requires="wps">
            <w:drawing>
              <wp:anchor distT="0" distB="0" distL="114300" distR="114300" simplePos="0" relativeHeight="251658586" behindDoc="0" locked="0" layoutInCell="1" allowOverlap="1" wp14:anchorId="1AB4E47C" wp14:editId="464C1BCE">
                <wp:simplePos x="0" y="0"/>
                <wp:positionH relativeFrom="column">
                  <wp:posOffset>2667104</wp:posOffset>
                </wp:positionH>
                <wp:positionV relativeFrom="paragraph">
                  <wp:posOffset>132080</wp:posOffset>
                </wp:positionV>
                <wp:extent cx="78807" cy="45719"/>
                <wp:effectExtent l="12700" t="0" r="22860" b="31115"/>
                <wp:wrapNone/>
                <wp:docPr id="1072378879" name="フローチャート: 組合せ 1"/>
                <wp:cNvGraphicFramePr/>
                <a:graphic xmlns:a="http://schemas.openxmlformats.org/drawingml/2006/main">
                  <a:graphicData uri="http://schemas.microsoft.com/office/word/2010/wordprocessingShape">
                    <wps:wsp>
                      <wps:cNvSpPr/>
                      <wps:spPr>
                        <a:xfrm>
                          <a:off x="0" y="0"/>
                          <a:ext cx="78807" cy="45719"/>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1AAC9D" id="フローチャート: 組合せ 1" o:spid="_x0000_s1026" type="#_x0000_t128" style="position:absolute;margin-left:210pt;margin-top:10.4pt;width:6.2pt;height:3.6pt;z-index:2516585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" filled="f" strokecolor="black [3213]" strokeweight=".5pt"/>
            </w:pict>
          </mc:Fallback>
        </mc:AlternateContent>
      </w:r>
      <w:r w:rsidR="001B53B7">
        <w:rPr>
          <w:noProof/>
        </w:rPr>
        <mc:AlternateContent>
          <mc:Choice Requires="wps">
            <w:drawing>
              <wp:anchor distT="0" distB="0" distL="114300" distR="114300" simplePos="0" relativeHeight="251658585" behindDoc="0" locked="0" layoutInCell="1" allowOverlap="1" wp14:anchorId="2CAF20C6" wp14:editId="4C507959">
                <wp:simplePos x="0" y="0"/>
                <wp:positionH relativeFrom="column">
                  <wp:posOffset>1889358</wp:posOffset>
                </wp:positionH>
                <wp:positionV relativeFrom="paragraph">
                  <wp:posOffset>154940</wp:posOffset>
                </wp:positionV>
                <wp:extent cx="78807" cy="45719"/>
                <wp:effectExtent l="12700" t="0" r="22860" b="31115"/>
                <wp:wrapNone/>
                <wp:docPr id="529495222" name="フローチャート: 組合せ 1"/>
                <wp:cNvGraphicFramePr/>
                <a:graphic xmlns:a="http://schemas.openxmlformats.org/drawingml/2006/main">
                  <a:graphicData uri="http://schemas.microsoft.com/office/word/2010/wordprocessingShape">
                    <wps:wsp>
                      <wps:cNvSpPr/>
                      <wps:spPr>
                        <a:xfrm>
                          <a:off x="0" y="0"/>
                          <a:ext cx="78807" cy="45719"/>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4C03A" id="フローチャート: 組合せ 1" o:spid="_x0000_s1026" type="#_x0000_t128" style="position:absolute;margin-left:148.75pt;margin-top:12.2pt;width:6.2pt;height:3.6pt;z-index:2516585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" filled="f" strokecolor="black [3213]" strokeweight=".5pt"/>
            </w:pict>
          </mc:Fallback>
        </mc:AlternateContent>
      </w:r>
      <w:bookmarkEnd w:id="134"/>
      <w:bookmarkEnd w:id="135"/>
      <w:bookmarkEnd w:id="136"/>
    </w:p>
    <w:p w14:paraId="1CAF8462" w14:textId="6C836DDC" w:rsidR="00315CA0" w:rsidRDefault="00377E26" w:rsidP="00523E00">
      <w:pPr>
        <w:jc w:val="left"/>
      </w:pPr>
      <w:bookmarkStart w:id="137" w:name="_Toc234575071"/>
      <w:bookmarkStart w:id="138" w:name="_Toc234575760"/>
      <w:bookmarkStart w:id="139" w:name="_Toc234940466"/>
      <w:r w:rsidRPr="00CB61C1">
        <w:rPr>
          <w:noProof/>
        </w:rPr>
        <mc:AlternateContent>
          <mc:Choice Requires="wps">
            <w:drawing>
              <wp:anchor distT="0" distB="0" distL="114300" distR="114300" simplePos="0" relativeHeight="251669940" behindDoc="0" locked="0" layoutInCell="1" allowOverlap="1" wp14:anchorId="6E45A7EB" wp14:editId="3B8E7037">
                <wp:simplePos x="0" y="0"/>
                <wp:positionH relativeFrom="column">
                  <wp:posOffset>125730</wp:posOffset>
                </wp:positionH>
                <wp:positionV relativeFrom="paragraph">
                  <wp:posOffset>231775</wp:posOffset>
                </wp:positionV>
                <wp:extent cx="1483995" cy="311150"/>
                <wp:effectExtent l="0" t="0" r="0" b="0"/>
                <wp:wrapNone/>
                <wp:docPr id="1983420070" name="テキスト ボックス 1983420070"/>
                <wp:cNvGraphicFramePr/>
                <a:graphic xmlns:a="http://schemas.openxmlformats.org/drawingml/2006/main">
                  <a:graphicData uri="http://schemas.microsoft.com/office/word/2010/wordprocessingShape">
                    <wps:wsp>
                      <wps:cNvSpPr txBox="1"/>
                      <wps:spPr>
                        <a:xfrm>
                          <a:off x="0" y="0"/>
                          <a:ext cx="1483995" cy="311150"/>
                        </a:xfrm>
                        <a:prstGeom prst="rect">
                          <a:avLst/>
                        </a:prstGeom>
                        <a:noFill/>
                        <a:ln w="6350">
                          <a:noFill/>
                        </a:ln>
                      </wps:spPr>
                      <wps:txbx>
                        <w:txbxContent>
                          <w:p w14:paraId="6D012B45" w14:textId="3CFCFCEC" w:rsidR="00377E26" w:rsidRPr="009C14FC" w:rsidRDefault="00377E26" w:rsidP="00377E26">
                            <w:pPr>
                              <w:rPr>
                                <w:color w:val="FF0000"/>
                                <w:sz w:val="16"/>
                                <w:szCs w:val="18"/>
                              </w:rPr>
                            </w:pPr>
                            <w:r>
                              <w:rPr>
                                <w:rFonts w:hint="eastAsia"/>
                                <w:color w:val="FF0000"/>
                                <w:sz w:val="16"/>
                                <w:szCs w:val="18"/>
                              </w:rPr>
                              <w:t>メッセージ表示ラベル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45A7EB" id="テキスト ボックス 1983420070" o:spid="_x0000_s1218" type="#_x0000_t202" style="position:absolute;margin-left:9.9pt;margin-top:18.25pt;width:116.85pt;height:24.5pt;z-index:2516699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" filled="f" stroked="f" strokeweight=".5pt">
                <v:textbox>
                  <w:txbxContent>
                    <w:p w14:paraId="6D012B45" w14:textId="3CFCFCEC" w:rsidR="00377E26" w:rsidRPr="009C14FC" w:rsidRDefault="00377E26" w:rsidP="00377E26">
                      <w:pPr>
                        <w:rPr>
                          <w:color w:val="FF0000"/>
                          <w:sz w:val="16"/>
                          <w:szCs w:val="18"/>
                        </w:rPr>
                      </w:pPr>
                      <w:r>
                        <w:rPr>
                          <w:rFonts w:hint="eastAsia"/>
                          <w:color w:val="FF0000"/>
                          <w:sz w:val="16"/>
                          <w:szCs w:val="18"/>
                        </w:rPr>
                        <w:t>メッセージ表示ラベル</w:t>
                      </w:r>
                    </w:p>
                  </w:txbxContent>
                </v:textbox>
              </v:shape>
            </w:pict>
          </mc:Fallback>
        </mc:AlternateContent>
      </w:r>
      <w:r>
        <w:rPr>
          <w:noProof/>
        </w:rPr>
        <mc:AlternateContent>
          <mc:Choice Requires="wps">
            <w:drawing>
              <wp:anchor distT="0" distB="0" distL="114300" distR="114300" simplePos="0" relativeHeight="251667892" behindDoc="0" locked="0" layoutInCell="1" allowOverlap="1" wp14:anchorId="5AE091E4" wp14:editId="49A49DEA">
                <wp:simplePos x="0" y="0"/>
                <wp:positionH relativeFrom="column">
                  <wp:posOffset>1310593</wp:posOffset>
                </wp:positionH>
                <wp:positionV relativeFrom="paragraph">
                  <wp:posOffset>171137</wp:posOffset>
                </wp:positionV>
                <wp:extent cx="641447" cy="131693"/>
                <wp:effectExtent l="0" t="50800" r="0" b="20955"/>
                <wp:wrapNone/>
                <wp:docPr id="1229653560" name="直線矢印コネクタ 936"/>
                <wp:cNvGraphicFramePr/>
                <a:graphic xmlns:a="http://schemas.openxmlformats.org/drawingml/2006/main">
                  <a:graphicData uri="http://schemas.microsoft.com/office/word/2010/wordprocessingShape">
                    <wps:wsp>
                      <wps:cNvCnPr/>
                      <wps:spPr>
                        <a:xfrm flipV="1">
                          <a:off x="0" y="0"/>
                          <a:ext cx="641447" cy="131693"/>
                        </a:xfrm>
                        <a:prstGeom prst="straightConnector1">
                          <a:avLst/>
                        </a:prstGeom>
                        <a:ln>
                          <a:solidFill>
                            <a:srgbClr val="EE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236999" id="直線矢印コネクタ 936" o:spid="_x0000_s1026" type="#_x0000_t32" style="position:absolute;margin-left:103.2pt;margin-top:13.5pt;width:50.5pt;height:10.35pt;flip:y;z-index:2516678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" strokecolor="#e00" strokeweight=".5pt">
                <v:stroke endarrow="block" joinstyle="miter"/>
              </v:shape>
            </w:pict>
          </mc:Fallback>
        </mc:AlternateContent>
      </w:r>
      <w:r>
        <w:rPr>
          <w:noProof/>
        </w:rPr>
        <mc:AlternateContent>
          <mc:Choice Requires="wps">
            <w:drawing>
              <wp:anchor distT="0" distB="0" distL="114300" distR="114300" simplePos="0" relativeHeight="251658600" behindDoc="0" locked="0" layoutInCell="1" allowOverlap="1" wp14:anchorId="086E795C" wp14:editId="6A237635">
                <wp:simplePos x="0" y="0"/>
                <wp:positionH relativeFrom="column">
                  <wp:posOffset>2303502</wp:posOffset>
                </wp:positionH>
                <wp:positionV relativeFrom="paragraph">
                  <wp:posOffset>36412</wp:posOffset>
                </wp:positionV>
                <wp:extent cx="258856" cy="369794"/>
                <wp:effectExtent l="0" t="38100" r="65405" b="30480"/>
                <wp:wrapNone/>
                <wp:docPr id="1060605849" name="直線矢印コネクタ 936"/>
                <wp:cNvGraphicFramePr/>
                <a:graphic xmlns:a="http://schemas.openxmlformats.org/drawingml/2006/main">
                  <a:graphicData uri="http://schemas.microsoft.com/office/word/2010/wordprocessingShape">
                    <wps:wsp>
                      <wps:cNvCnPr/>
                      <wps:spPr>
                        <a:xfrm flipV="1">
                          <a:off x="0" y="0"/>
                          <a:ext cx="258856" cy="369794"/>
                        </a:xfrm>
                        <a:prstGeom prst="straightConnector1">
                          <a:avLst/>
                        </a:prstGeom>
                        <a:ln>
                          <a:solidFill>
                            <a:srgbClr val="EE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BFF0CE" id="直線矢印コネクタ 936" o:spid="_x0000_s1026" type="#_x0000_t32" style="position:absolute;margin-left:181.4pt;margin-top:2.85pt;width:20.4pt;height:29.1pt;flip:y;z-index:251658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" strokecolor="#e00" strokeweight=".5pt">
                <v:stroke endarrow="block" joinstyle="miter"/>
              </v:shape>
            </w:pict>
          </mc:Fallback>
        </mc:AlternateContent>
      </w:r>
      <w:r w:rsidRPr="00CB61C1">
        <w:rPr>
          <w:noProof/>
        </w:rPr>
        <mc:AlternateContent>
          <mc:Choice Requires="wps">
            <w:drawing>
              <wp:anchor distT="0" distB="0" distL="114300" distR="114300" simplePos="0" relativeHeight="251658597" behindDoc="0" locked="0" layoutInCell="1" allowOverlap="1" wp14:anchorId="1EC2F59D" wp14:editId="57D44992">
                <wp:simplePos x="0" y="0"/>
                <wp:positionH relativeFrom="column">
                  <wp:posOffset>1973766</wp:posOffset>
                </wp:positionH>
                <wp:positionV relativeFrom="paragraph">
                  <wp:posOffset>44605</wp:posOffset>
                </wp:positionV>
                <wp:extent cx="2268292" cy="200722"/>
                <wp:effectExtent l="12700" t="12700" r="17780" b="15240"/>
                <wp:wrapNone/>
                <wp:docPr id="554372364" name="正方形/長方形 554372364"/>
                <wp:cNvGraphicFramePr/>
                <a:graphic xmlns:a="http://schemas.openxmlformats.org/drawingml/2006/main">
                  <a:graphicData uri="http://schemas.microsoft.com/office/word/2010/wordprocessingShape">
                    <wps:wsp>
                      <wps:cNvSpPr/>
                      <wps:spPr>
                        <a:xfrm>
                          <a:off x="0" y="0"/>
                          <a:ext cx="2268292" cy="200722"/>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F3B6E" id="正方形/長方形 554372364" o:spid="_x0000_s1026" style="position:absolute;margin-left:155.4pt;margin-top:3.5pt;width:178.6pt;height:15.8pt;z-index:2516585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" filled="f" strokecolor="red" strokeweight="1.5pt">
                <v:stroke dashstyle="dash"/>
              </v:rect>
            </w:pict>
          </mc:Fallback>
        </mc:AlternateContent>
      </w:r>
      <w:r>
        <w:rPr>
          <w:noProof/>
        </w:rPr>
        <mc:AlternateContent>
          <mc:Choice Requires="wps">
            <w:drawing>
              <wp:anchor distT="0" distB="0" distL="114300" distR="114300" simplePos="0" relativeHeight="251658606" behindDoc="0" locked="0" layoutInCell="1" allowOverlap="1" wp14:anchorId="2038AEB1" wp14:editId="48DCE077">
                <wp:simplePos x="0" y="0"/>
                <wp:positionH relativeFrom="column">
                  <wp:posOffset>2985011</wp:posOffset>
                </wp:positionH>
                <wp:positionV relativeFrom="paragraph">
                  <wp:posOffset>7372</wp:posOffset>
                </wp:positionV>
                <wp:extent cx="531159" cy="764241"/>
                <wp:effectExtent l="0" t="38100" r="59690" b="17145"/>
                <wp:wrapNone/>
                <wp:docPr id="1960793510" name="直線矢印コネクタ 936"/>
                <wp:cNvGraphicFramePr/>
                <a:graphic xmlns:a="http://schemas.openxmlformats.org/drawingml/2006/main">
                  <a:graphicData uri="http://schemas.microsoft.com/office/word/2010/wordprocessingShape">
                    <wps:wsp>
                      <wps:cNvCnPr/>
                      <wps:spPr>
                        <a:xfrm flipV="1">
                          <a:off x="0" y="0"/>
                          <a:ext cx="531159" cy="764241"/>
                        </a:xfrm>
                        <a:prstGeom prst="straightConnector1">
                          <a:avLst/>
                        </a:prstGeom>
                        <a:ln>
                          <a:solidFill>
                            <a:srgbClr val="EE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4710FF" id="直線矢印コネクタ 936" o:spid="_x0000_s1026" type="#_x0000_t32" style="position:absolute;margin-left:235.05pt;margin-top:.6pt;width:41.8pt;height:60.2pt;flip:y;z-index:2516586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" strokecolor="#e00" strokeweight=".5pt">
                <v:stroke endarrow="block" joinstyle="miter"/>
              </v:shape>
            </w:pict>
          </mc:Fallback>
        </mc:AlternateContent>
      </w:r>
      <w:r>
        <w:rPr>
          <w:noProof/>
        </w:rPr>
        <mc:AlternateContent>
          <mc:Choice Requires="wps">
            <w:drawing>
              <wp:anchor distT="0" distB="0" distL="114300" distR="114300" simplePos="0" relativeHeight="251658602" behindDoc="0" locked="0" layoutInCell="1" allowOverlap="1" wp14:anchorId="0B8D741C" wp14:editId="1B5E4E39">
                <wp:simplePos x="0" y="0"/>
                <wp:positionH relativeFrom="column">
                  <wp:posOffset>4369868</wp:posOffset>
                </wp:positionH>
                <wp:positionV relativeFrom="paragraph">
                  <wp:posOffset>22796</wp:posOffset>
                </wp:positionV>
                <wp:extent cx="182619" cy="638735"/>
                <wp:effectExtent l="57150" t="38100" r="27305" b="28575"/>
                <wp:wrapNone/>
                <wp:docPr id="1632017785" name="直線矢印コネクタ 936"/>
                <wp:cNvGraphicFramePr/>
                <a:graphic xmlns:a="http://schemas.openxmlformats.org/drawingml/2006/main">
                  <a:graphicData uri="http://schemas.microsoft.com/office/word/2010/wordprocessingShape">
                    <wps:wsp>
                      <wps:cNvCnPr/>
                      <wps:spPr>
                        <a:xfrm flipH="1" flipV="1">
                          <a:off x="0" y="0"/>
                          <a:ext cx="182619" cy="638735"/>
                        </a:xfrm>
                        <a:prstGeom prst="straightConnector1">
                          <a:avLst/>
                        </a:prstGeom>
                        <a:ln>
                          <a:solidFill>
                            <a:srgbClr val="EE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42A922" id="直線矢印コネクタ 936" o:spid="_x0000_s1026" type="#_x0000_t32" style="position:absolute;margin-left:344.1pt;margin-top:1.8pt;width:14.4pt;height:50.3pt;flip:x y;z-index:2516586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" strokecolor="#e00" strokeweight=".5pt">
                <v:stroke endarrow="block" joinstyle="miter"/>
              </v:shape>
            </w:pict>
          </mc:Fallback>
        </mc:AlternateContent>
      </w:r>
      <w:r>
        <w:rPr>
          <w:noProof/>
        </w:rPr>
        <mc:AlternateContent>
          <mc:Choice Requires="wps">
            <w:drawing>
              <wp:anchor distT="0" distB="0" distL="114300" distR="114300" simplePos="0" relativeHeight="251658604" behindDoc="0" locked="0" layoutInCell="1" allowOverlap="1" wp14:anchorId="50B3A9F9" wp14:editId="5B92598C">
                <wp:simplePos x="0" y="0"/>
                <wp:positionH relativeFrom="column">
                  <wp:posOffset>5232243</wp:posOffset>
                </wp:positionH>
                <wp:positionV relativeFrom="paragraph">
                  <wp:posOffset>42111</wp:posOffset>
                </wp:positionV>
                <wp:extent cx="598395" cy="564403"/>
                <wp:effectExtent l="38100" t="38100" r="30480" b="26670"/>
                <wp:wrapNone/>
                <wp:docPr id="327733596" name="直線矢印コネクタ 936"/>
                <wp:cNvGraphicFramePr/>
                <a:graphic xmlns:a="http://schemas.openxmlformats.org/drawingml/2006/main">
                  <a:graphicData uri="http://schemas.microsoft.com/office/word/2010/wordprocessingShape">
                    <wps:wsp>
                      <wps:cNvCnPr/>
                      <wps:spPr>
                        <a:xfrm flipH="1" flipV="1">
                          <a:off x="0" y="0"/>
                          <a:ext cx="598395" cy="564403"/>
                        </a:xfrm>
                        <a:prstGeom prst="straightConnector1">
                          <a:avLst/>
                        </a:prstGeom>
                        <a:ln>
                          <a:solidFill>
                            <a:srgbClr val="EE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E5DED7" id="直線矢印コネクタ 936" o:spid="_x0000_s1026" type="#_x0000_t32" style="position:absolute;margin-left:412pt;margin-top:3.3pt;width:47.1pt;height:44.45pt;flip:x y;z-index:2516586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" strokecolor="#e00" strokeweight=".5pt">
                <v:stroke endarrow="block" joinstyle="miter"/>
              </v:shape>
            </w:pict>
          </mc:Fallback>
        </mc:AlternateContent>
      </w:r>
      <w:bookmarkEnd w:id="137"/>
      <w:bookmarkEnd w:id="138"/>
      <w:bookmarkEnd w:id="139"/>
    </w:p>
    <w:p w14:paraId="2F40AEE3" w14:textId="79D7DC19" w:rsidR="00315CA0" w:rsidRDefault="003C3B9A" w:rsidP="00523E00">
      <w:pPr>
        <w:jc w:val="left"/>
      </w:pPr>
      <w:bookmarkStart w:id="140" w:name="_Toc234575072"/>
      <w:bookmarkStart w:id="141" w:name="_Toc234575761"/>
      <w:bookmarkStart w:id="142" w:name="_Toc234940467"/>
      <w:r w:rsidRPr="00CB61C1">
        <w:rPr>
          <w:noProof/>
        </w:rPr>
        <mc:AlternateContent>
          <mc:Choice Requires="wps">
            <w:drawing>
              <wp:anchor distT="0" distB="0" distL="114300" distR="114300" simplePos="0" relativeHeight="251658601" behindDoc="0" locked="0" layoutInCell="1" allowOverlap="1" wp14:anchorId="00E1808F" wp14:editId="0C9FECF3">
                <wp:simplePos x="0" y="0"/>
                <wp:positionH relativeFrom="column">
                  <wp:posOffset>1029630</wp:posOffset>
                </wp:positionH>
                <wp:positionV relativeFrom="paragraph">
                  <wp:posOffset>232317</wp:posOffset>
                </wp:positionV>
                <wp:extent cx="1640112" cy="311150"/>
                <wp:effectExtent l="0" t="0" r="0" b="0"/>
                <wp:wrapNone/>
                <wp:docPr id="1399186582" name="テキスト ボックス 1399186582"/>
                <wp:cNvGraphicFramePr/>
                <a:graphic xmlns:a="http://schemas.openxmlformats.org/drawingml/2006/main">
                  <a:graphicData uri="http://schemas.microsoft.com/office/word/2010/wordprocessingShape">
                    <wps:wsp>
                      <wps:cNvSpPr txBox="1"/>
                      <wps:spPr>
                        <a:xfrm>
                          <a:off x="0" y="0"/>
                          <a:ext cx="1640112" cy="311150"/>
                        </a:xfrm>
                        <a:prstGeom prst="rect">
                          <a:avLst/>
                        </a:prstGeom>
                        <a:noFill/>
                        <a:ln w="6350">
                          <a:noFill/>
                        </a:ln>
                      </wps:spPr>
                      <wps:txbx>
                        <w:txbxContent>
                          <w:p w14:paraId="6AFD4581" w14:textId="36A4CEF8" w:rsidR="005B4A48" w:rsidRPr="009C14FC" w:rsidRDefault="005B4A48" w:rsidP="005B4A48">
                            <w:pPr>
                              <w:rPr>
                                <w:color w:val="FF0000"/>
                                <w:sz w:val="16"/>
                                <w:szCs w:val="18"/>
                              </w:rPr>
                            </w:pPr>
                            <w:r>
                              <w:rPr>
                                <w:rFonts w:hint="eastAsia"/>
                                <w:color w:val="FF0000"/>
                                <w:sz w:val="16"/>
                                <w:szCs w:val="18"/>
                              </w:rPr>
                              <w:t>開始時間選択コンボボックス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E1808F" id="テキスト ボックス 1399186582" o:spid="_x0000_s1219" type="#_x0000_t202" style="position:absolute;margin-left:81.05pt;margin-top:18.3pt;width:129.15pt;height:24.5pt;z-index:2516586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" filled="f" stroked="f" strokeweight=".5pt">
                <v:textbox>
                  <w:txbxContent>
                    <w:p w14:paraId="6AFD4581" w14:textId="36A4CEF8" w:rsidR="005B4A48" w:rsidRPr="009C14FC" w:rsidRDefault="005B4A48" w:rsidP="005B4A48">
                      <w:pPr>
                        <w:rPr>
                          <w:color w:val="FF0000"/>
                          <w:sz w:val="16"/>
                          <w:szCs w:val="18"/>
                        </w:rPr>
                      </w:pPr>
                      <w:r>
                        <w:rPr>
                          <w:rFonts w:hint="eastAsia"/>
                          <w:color w:val="FF0000"/>
                          <w:sz w:val="16"/>
                          <w:szCs w:val="18"/>
                        </w:rPr>
                        <w:t>開始時間選択コンボボックス</w:t>
                      </w:r>
                    </w:p>
                  </w:txbxContent>
                </v:textbox>
              </v:shape>
            </w:pict>
          </mc:Fallback>
        </mc:AlternateContent>
      </w:r>
      <w:bookmarkEnd w:id="140"/>
      <w:bookmarkEnd w:id="141"/>
      <w:bookmarkEnd w:id="142"/>
    </w:p>
    <w:p w14:paraId="20116086" w14:textId="000D8B8F" w:rsidR="00315CA0" w:rsidRDefault="003C3B9A" w:rsidP="00523E00">
      <w:pPr>
        <w:jc w:val="left"/>
      </w:pPr>
      <w:bookmarkStart w:id="143" w:name="_Toc234575073"/>
      <w:bookmarkStart w:id="144" w:name="_Toc234575762"/>
      <w:bookmarkStart w:id="145" w:name="_Toc234940468"/>
      <w:r w:rsidRPr="00CB61C1">
        <w:rPr>
          <w:noProof/>
        </w:rPr>
        <mc:AlternateContent>
          <mc:Choice Requires="wps">
            <w:drawing>
              <wp:anchor distT="0" distB="0" distL="114300" distR="114300" simplePos="0" relativeHeight="251658605" behindDoc="0" locked="0" layoutInCell="1" allowOverlap="1" wp14:anchorId="6BBE57C4" wp14:editId="379E329F">
                <wp:simplePos x="0" y="0"/>
                <wp:positionH relativeFrom="column">
                  <wp:posOffset>5504985</wp:posOffset>
                </wp:positionH>
                <wp:positionV relativeFrom="paragraph">
                  <wp:posOffset>137532</wp:posOffset>
                </wp:positionV>
                <wp:extent cx="1598342" cy="311150"/>
                <wp:effectExtent l="0" t="0" r="0" b="0"/>
                <wp:wrapNone/>
                <wp:docPr id="187626256" name="テキスト ボックス 187626256"/>
                <wp:cNvGraphicFramePr/>
                <a:graphic xmlns:a="http://schemas.openxmlformats.org/drawingml/2006/main">
                  <a:graphicData uri="http://schemas.microsoft.com/office/word/2010/wordprocessingShape">
                    <wps:wsp>
                      <wps:cNvSpPr txBox="1"/>
                      <wps:spPr>
                        <a:xfrm>
                          <a:off x="0" y="0"/>
                          <a:ext cx="1598342" cy="311150"/>
                        </a:xfrm>
                        <a:prstGeom prst="rect">
                          <a:avLst/>
                        </a:prstGeom>
                        <a:noFill/>
                        <a:ln w="6350">
                          <a:noFill/>
                        </a:ln>
                      </wps:spPr>
                      <wps:txbx>
                        <w:txbxContent>
                          <w:p w14:paraId="3E51466B" w14:textId="5178B199" w:rsidR="00B54CA5" w:rsidRPr="009C14FC" w:rsidRDefault="00B54CA5" w:rsidP="00B54CA5">
                            <w:pPr>
                              <w:rPr>
                                <w:color w:val="FF0000"/>
                                <w:sz w:val="16"/>
                                <w:szCs w:val="18"/>
                              </w:rPr>
                            </w:pPr>
                            <w:r>
                              <w:rPr>
                                <w:rFonts w:hint="eastAsia"/>
                                <w:color w:val="FF0000"/>
                                <w:sz w:val="16"/>
                                <w:szCs w:val="18"/>
                              </w:rPr>
                              <w:t>終了分間選択コンボボックス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E57C4" id="テキスト ボックス 187626256" o:spid="_x0000_s1220" type="#_x0000_t202" style="position:absolute;margin-left:433.45pt;margin-top:10.85pt;width:125.85pt;height:24.5pt;z-index:2516586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" filled="f" stroked="f" strokeweight=".5pt">
                <v:textbox>
                  <w:txbxContent>
                    <w:p w14:paraId="3E51466B" w14:textId="5178B199" w:rsidR="00B54CA5" w:rsidRPr="009C14FC" w:rsidRDefault="00B54CA5" w:rsidP="00B54CA5">
                      <w:pPr>
                        <w:rPr>
                          <w:color w:val="FF0000"/>
                          <w:sz w:val="16"/>
                          <w:szCs w:val="18"/>
                        </w:rPr>
                      </w:pPr>
                      <w:r>
                        <w:rPr>
                          <w:rFonts w:hint="eastAsia"/>
                          <w:color w:val="FF0000"/>
                          <w:sz w:val="16"/>
                          <w:szCs w:val="18"/>
                        </w:rPr>
                        <w:t>終了分間選択コンボボックス</w:t>
                      </w:r>
                    </w:p>
                  </w:txbxContent>
                </v:textbox>
              </v:shape>
            </w:pict>
          </mc:Fallback>
        </mc:AlternateContent>
      </w:r>
      <w:r w:rsidR="00377E26" w:rsidRPr="00CB61C1">
        <w:rPr>
          <w:noProof/>
        </w:rPr>
        <mc:AlternateContent>
          <mc:Choice Requires="wps">
            <w:drawing>
              <wp:anchor distT="0" distB="0" distL="114300" distR="114300" simplePos="0" relativeHeight="251658603" behindDoc="0" locked="0" layoutInCell="1" allowOverlap="1" wp14:anchorId="4CE97B16" wp14:editId="09AA7AC4">
                <wp:simplePos x="0" y="0"/>
                <wp:positionH relativeFrom="column">
                  <wp:posOffset>3882670</wp:posOffset>
                </wp:positionH>
                <wp:positionV relativeFrom="paragraph">
                  <wp:posOffset>211873</wp:posOffset>
                </wp:positionV>
                <wp:extent cx="1619482" cy="311150"/>
                <wp:effectExtent l="0" t="0" r="0" b="0"/>
                <wp:wrapNone/>
                <wp:docPr id="909428820" name="テキスト ボックス 909428820"/>
                <wp:cNvGraphicFramePr/>
                <a:graphic xmlns:a="http://schemas.openxmlformats.org/drawingml/2006/main">
                  <a:graphicData uri="http://schemas.microsoft.com/office/word/2010/wordprocessingShape">
                    <wps:wsp>
                      <wps:cNvSpPr txBox="1"/>
                      <wps:spPr>
                        <a:xfrm>
                          <a:off x="0" y="0"/>
                          <a:ext cx="1619482" cy="311150"/>
                        </a:xfrm>
                        <a:prstGeom prst="rect">
                          <a:avLst/>
                        </a:prstGeom>
                        <a:noFill/>
                        <a:ln w="6350">
                          <a:noFill/>
                        </a:ln>
                      </wps:spPr>
                      <wps:txbx>
                        <w:txbxContent>
                          <w:p w14:paraId="33DDE624" w14:textId="43FF7BCD" w:rsidR="00E92187" w:rsidRPr="009C14FC" w:rsidRDefault="00E92187" w:rsidP="00E92187">
                            <w:pPr>
                              <w:rPr>
                                <w:color w:val="FF0000"/>
                                <w:sz w:val="16"/>
                                <w:szCs w:val="18"/>
                              </w:rPr>
                            </w:pPr>
                            <w:r>
                              <w:rPr>
                                <w:rFonts w:hint="eastAsia"/>
                                <w:color w:val="FF0000"/>
                                <w:sz w:val="16"/>
                                <w:szCs w:val="18"/>
                              </w:rPr>
                              <w:t>終了時間選択コンボボックス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97B16" id="テキスト ボックス 909428820" o:spid="_x0000_s1221" type="#_x0000_t202" style="position:absolute;margin-left:305.7pt;margin-top:16.7pt;width:127.5pt;height:24.5pt;z-index:2516586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" filled="f" stroked="f" strokeweight=".5pt">
                <v:textbox>
                  <w:txbxContent>
                    <w:p w14:paraId="33DDE624" w14:textId="43FF7BCD" w:rsidR="00E92187" w:rsidRPr="009C14FC" w:rsidRDefault="00E92187" w:rsidP="00E92187">
                      <w:pPr>
                        <w:rPr>
                          <w:color w:val="FF0000"/>
                          <w:sz w:val="16"/>
                          <w:szCs w:val="18"/>
                        </w:rPr>
                      </w:pPr>
                      <w:r>
                        <w:rPr>
                          <w:rFonts w:hint="eastAsia"/>
                          <w:color w:val="FF0000"/>
                          <w:sz w:val="16"/>
                          <w:szCs w:val="18"/>
                        </w:rPr>
                        <w:t>終了時間選択コンボボックス</w:t>
                      </w:r>
                    </w:p>
                  </w:txbxContent>
                </v:textbox>
              </v:shape>
            </w:pict>
          </mc:Fallback>
        </mc:AlternateContent>
      </w:r>
      <w:bookmarkEnd w:id="143"/>
      <w:bookmarkEnd w:id="144"/>
      <w:bookmarkEnd w:id="145"/>
    </w:p>
    <w:p w14:paraId="3952490E" w14:textId="74E9DFBB" w:rsidR="00315CA0" w:rsidRDefault="00377E26" w:rsidP="00523E00">
      <w:pPr>
        <w:jc w:val="left"/>
      </w:pPr>
      <w:bookmarkStart w:id="146" w:name="_Toc234575074"/>
      <w:bookmarkStart w:id="147" w:name="_Toc234575763"/>
      <w:bookmarkStart w:id="148" w:name="_Toc234940469"/>
      <w:r w:rsidRPr="00CB61C1">
        <w:rPr>
          <w:noProof/>
        </w:rPr>
        <mc:AlternateContent>
          <mc:Choice Requires="wps">
            <w:drawing>
              <wp:anchor distT="0" distB="0" distL="114300" distR="114300" simplePos="0" relativeHeight="251658607" behindDoc="0" locked="0" layoutInCell="1" allowOverlap="1" wp14:anchorId="3FF8AF77" wp14:editId="33344B33">
                <wp:simplePos x="0" y="0"/>
                <wp:positionH relativeFrom="column">
                  <wp:posOffset>2111311</wp:posOffset>
                </wp:positionH>
                <wp:positionV relativeFrom="paragraph">
                  <wp:posOffset>27878</wp:posOffset>
                </wp:positionV>
                <wp:extent cx="1628948" cy="311150"/>
                <wp:effectExtent l="0" t="0" r="0" b="0"/>
                <wp:wrapNone/>
                <wp:docPr id="14989303" name="テキスト ボックス 14989303"/>
                <wp:cNvGraphicFramePr/>
                <a:graphic xmlns:a="http://schemas.openxmlformats.org/drawingml/2006/main">
                  <a:graphicData uri="http://schemas.microsoft.com/office/word/2010/wordprocessingShape">
                    <wps:wsp>
                      <wps:cNvSpPr txBox="1"/>
                      <wps:spPr>
                        <a:xfrm>
                          <a:off x="0" y="0"/>
                          <a:ext cx="1628948" cy="311150"/>
                        </a:xfrm>
                        <a:prstGeom prst="rect">
                          <a:avLst/>
                        </a:prstGeom>
                        <a:noFill/>
                        <a:ln w="6350">
                          <a:noFill/>
                        </a:ln>
                      </wps:spPr>
                      <wps:txbx>
                        <w:txbxContent>
                          <w:p w14:paraId="5696CC2E" w14:textId="3A263D22" w:rsidR="0004563A" w:rsidRPr="009C14FC" w:rsidRDefault="0004563A" w:rsidP="0004563A">
                            <w:pPr>
                              <w:rPr>
                                <w:color w:val="FF0000"/>
                                <w:sz w:val="16"/>
                                <w:szCs w:val="18"/>
                              </w:rPr>
                            </w:pPr>
                            <w:r>
                              <w:rPr>
                                <w:rFonts w:hint="eastAsia"/>
                                <w:color w:val="FF0000"/>
                                <w:sz w:val="16"/>
                                <w:szCs w:val="18"/>
                              </w:rPr>
                              <w:t>開始分間選択コンボボックス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8AF77" id="テキスト ボックス 14989303" o:spid="_x0000_s1222" type="#_x0000_t202" style="position:absolute;margin-left:166.25pt;margin-top:2.2pt;width:128.25pt;height:24.5pt;z-index:2516586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" filled="f" stroked="f" strokeweight=".5pt">
                <v:textbox>
                  <w:txbxContent>
                    <w:p w14:paraId="5696CC2E" w14:textId="3A263D22" w:rsidR="0004563A" w:rsidRPr="009C14FC" w:rsidRDefault="0004563A" w:rsidP="0004563A">
                      <w:pPr>
                        <w:rPr>
                          <w:color w:val="FF0000"/>
                          <w:sz w:val="16"/>
                          <w:szCs w:val="18"/>
                        </w:rPr>
                      </w:pPr>
                      <w:r>
                        <w:rPr>
                          <w:rFonts w:hint="eastAsia"/>
                          <w:color w:val="FF0000"/>
                          <w:sz w:val="16"/>
                          <w:szCs w:val="18"/>
                        </w:rPr>
                        <w:t>開始分間選択コンボボックス</w:t>
                      </w:r>
                    </w:p>
                  </w:txbxContent>
                </v:textbox>
              </v:shape>
            </w:pict>
          </mc:Fallback>
        </mc:AlternateContent>
      </w:r>
      <w:bookmarkEnd w:id="146"/>
      <w:bookmarkEnd w:id="147"/>
      <w:bookmarkEnd w:id="148"/>
    </w:p>
    <w:p w14:paraId="585D52F9" w14:textId="77777777" w:rsidR="00377E26" w:rsidRDefault="00377E26" w:rsidP="00377E26">
      <w:pPr>
        <w:pStyle w:val="a4"/>
        <w:numPr>
          <w:ilvl w:val="2"/>
          <w:numId w:val="1"/>
        </w:numPr>
        <w:ind w:leftChars="0"/>
        <w:jc w:val="left"/>
        <w:outlineLvl w:val="2"/>
      </w:pPr>
      <w:bookmarkStart w:id="149" w:name="_Toc234575076"/>
      <w:bookmarkStart w:id="150" w:name="_Toc234940471"/>
      <w:r>
        <w:rPr>
          <w:rFonts w:hint="eastAsia"/>
        </w:rPr>
        <w:t>予約変更ダイアログ</w:t>
      </w:r>
    </w:p>
    <w:p w14:paraId="5D16B75E" w14:textId="7F8E5E73" w:rsidR="00195113" w:rsidRDefault="00195113" w:rsidP="00C204F3">
      <w:pPr>
        <w:ind w:left="578" w:firstLine="840"/>
        <w:jc w:val="left"/>
      </w:pPr>
      <w:r>
        <w:rPr>
          <w:rFonts w:hint="eastAsia"/>
        </w:rPr>
        <w:t>ダイアログタイトル：予約変更</w:t>
      </w:r>
      <w:bookmarkEnd w:id="149"/>
      <w:bookmarkEnd w:id="150"/>
    </w:p>
    <w:p w14:paraId="53CF9854" w14:textId="77777777" w:rsidR="00C204F3" w:rsidRDefault="00195113" w:rsidP="00C204F3">
      <w:pPr>
        <w:ind w:left="578" w:firstLine="840"/>
        <w:jc w:val="left"/>
      </w:pPr>
      <w:bookmarkStart w:id="151" w:name="_Toc234575077"/>
      <w:bookmarkStart w:id="152" w:name="_Toc234940472"/>
      <w:r>
        <w:rPr>
          <w:rFonts w:hint="eastAsia"/>
        </w:rPr>
        <w:t>初期</w:t>
      </w:r>
      <w:r>
        <w:t>Window</w:t>
      </w:r>
      <w:r>
        <w:rPr>
          <w:rFonts w:hint="eastAsia"/>
        </w:rPr>
        <w:t>位置：（</w:t>
      </w:r>
      <w:r>
        <w:t>100, 100</w:t>
      </w:r>
      <w:r>
        <w:rPr>
          <w:rFonts w:hint="eastAsia"/>
        </w:rPr>
        <w:t>）</w:t>
      </w:r>
      <w:bookmarkStart w:id="153" w:name="_Toc234575078"/>
      <w:bookmarkStart w:id="154" w:name="_Toc234940473"/>
      <w:bookmarkEnd w:id="151"/>
      <w:bookmarkEnd w:id="152"/>
    </w:p>
    <w:p w14:paraId="71A72339" w14:textId="77777777" w:rsidR="00C204F3" w:rsidRDefault="00195113" w:rsidP="00C204F3">
      <w:pPr>
        <w:ind w:left="578" w:firstLine="840"/>
        <w:jc w:val="left"/>
      </w:pPr>
      <w:r>
        <w:rPr>
          <w:rFonts w:hint="eastAsia"/>
        </w:rPr>
        <w:t>初期</w:t>
      </w:r>
      <w:r>
        <w:t>Window</w:t>
      </w:r>
      <w:r>
        <w:rPr>
          <w:rFonts w:hint="eastAsia"/>
        </w:rPr>
        <w:t>サイズ：（</w:t>
      </w:r>
      <w:r>
        <w:t>5</w:t>
      </w:r>
      <w:r w:rsidR="00C64771">
        <w:t>20</w:t>
      </w:r>
      <w:r>
        <w:t xml:space="preserve">, </w:t>
      </w:r>
      <w:r w:rsidR="00C64771">
        <w:t>200</w:t>
      </w:r>
      <w:r>
        <w:rPr>
          <w:rFonts w:hint="eastAsia"/>
        </w:rPr>
        <w:t>）※サイズ変更不可</w:t>
      </w:r>
      <w:bookmarkStart w:id="155" w:name="_Toc234575079"/>
      <w:bookmarkStart w:id="156" w:name="_Toc234940474"/>
      <w:bookmarkEnd w:id="153"/>
      <w:bookmarkEnd w:id="154"/>
    </w:p>
    <w:p w14:paraId="3910B248" w14:textId="77777777" w:rsidR="00C204F3" w:rsidRDefault="00195113" w:rsidP="00C204F3">
      <w:pPr>
        <w:ind w:left="578" w:firstLine="840"/>
        <w:jc w:val="left"/>
      </w:pPr>
      <w:r>
        <w:rPr>
          <w:rFonts w:hint="eastAsia"/>
        </w:rPr>
        <w:t>モーダル：有効（このダイアログを閉じるまで</w:t>
      </w:r>
      <w:proofErr w:type="spellStart"/>
      <w:r>
        <w:t>MainFrame</w:t>
      </w:r>
      <w:proofErr w:type="spellEnd"/>
      <w:r>
        <w:rPr>
          <w:rFonts w:hint="eastAsia"/>
        </w:rPr>
        <w:t>の操作禁止）</w:t>
      </w:r>
      <w:bookmarkStart w:id="157" w:name="_Toc234575080"/>
      <w:bookmarkStart w:id="158" w:name="_Toc234940475"/>
      <w:bookmarkEnd w:id="155"/>
      <w:bookmarkEnd w:id="156"/>
    </w:p>
    <w:p w14:paraId="79B5CC3C" w14:textId="4D75BE41" w:rsidR="00195113" w:rsidRDefault="00195113" w:rsidP="00C204F3">
      <w:pPr>
        <w:ind w:left="578" w:firstLine="840"/>
        <w:jc w:val="left"/>
      </w:pPr>
      <w:r>
        <w:t>Window</w:t>
      </w:r>
      <w:r>
        <w:rPr>
          <w:rFonts w:hint="eastAsia"/>
        </w:rPr>
        <w:t>サイズ変更：固定サイズとし、最大化含め無効とする</w:t>
      </w:r>
      <w:bookmarkEnd w:id="157"/>
      <w:bookmarkEnd w:id="158"/>
    </w:p>
    <w:p w14:paraId="0328D207" w14:textId="77777777" w:rsidR="00C204F3" w:rsidRDefault="00C204F3" w:rsidP="007022B6">
      <w:pPr>
        <w:pStyle w:val="a4"/>
        <w:ind w:leftChars="0" w:left="1621"/>
        <w:jc w:val="left"/>
      </w:pPr>
    </w:p>
    <w:p w14:paraId="657B6473" w14:textId="77777777" w:rsidR="00C204F3" w:rsidRDefault="00C204F3" w:rsidP="00C204F3">
      <w:pPr>
        <w:pStyle w:val="a4"/>
        <w:numPr>
          <w:ilvl w:val="2"/>
          <w:numId w:val="1"/>
        </w:numPr>
        <w:ind w:leftChars="0"/>
        <w:jc w:val="left"/>
        <w:outlineLvl w:val="2"/>
      </w:pPr>
      <w:bookmarkStart w:id="159" w:name="_Toc234575082"/>
      <w:bookmarkStart w:id="160" w:name="_Toc234940477"/>
      <w:r>
        <w:rPr>
          <w:rFonts w:hint="eastAsia"/>
        </w:rPr>
        <w:t>予約IDテキストフィールド</w:t>
      </w:r>
    </w:p>
    <w:p w14:paraId="52BDD563" w14:textId="77777777" w:rsidR="00C204F3" w:rsidRDefault="00B63898" w:rsidP="00C204F3">
      <w:pPr>
        <w:pStyle w:val="a4"/>
        <w:ind w:leftChars="0" w:left="1003" w:firstLine="415"/>
        <w:jc w:val="left"/>
      </w:pPr>
      <w:r>
        <w:rPr>
          <w:rFonts w:hint="eastAsia"/>
        </w:rPr>
        <w:t>最大文字数：</w:t>
      </w:r>
      <w:bookmarkEnd w:id="159"/>
      <w:r w:rsidR="004C00BA">
        <w:rPr>
          <w:rFonts w:hint="eastAsia"/>
        </w:rPr>
        <w:t>表示幅５列</w:t>
      </w:r>
      <w:bookmarkStart w:id="161" w:name="_Toc234575083"/>
      <w:bookmarkStart w:id="162" w:name="_Toc234940478"/>
      <w:bookmarkEnd w:id="160"/>
    </w:p>
    <w:p w14:paraId="78C57CD1" w14:textId="7CF4B482" w:rsidR="00CC77D6" w:rsidRDefault="00174852" w:rsidP="00C204F3">
      <w:pPr>
        <w:pStyle w:val="a4"/>
        <w:ind w:leftChars="0" w:left="1003" w:firstLine="415"/>
        <w:jc w:val="left"/>
      </w:pPr>
      <w:r>
        <w:rPr>
          <w:rFonts w:hint="eastAsia"/>
        </w:rPr>
        <w:t>表示内容：起動時は</w:t>
      </w:r>
      <w:r w:rsidR="00CC77D6">
        <w:rPr>
          <w:rFonts w:hint="eastAsia"/>
        </w:rPr>
        <w:t>何も表示されない。ユーザによる入力が可能</w:t>
      </w:r>
      <w:bookmarkEnd w:id="161"/>
      <w:bookmarkEnd w:id="162"/>
    </w:p>
    <w:p w14:paraId="5B4F2D75" w14:textId="77777777" w:rsidR="00C204F3" w:rsidRDefault="00C204F3" w:rsidP="000A4CFF">
      <w:pPr>
        <w:ind w:left="1621" w:firstLineChars="300" w:firstLine="630"/>
        <w:jc w:val="left"/>
      </w:pPr>
    </w:p>
    <w:p w14:paraId="6FDA3D92" w14:textId="77777777" w:rsidR="00C204F3" w:rsidRDefault="00C204F3" w:rsidP="00C204F3">
      <w:pPr>
        <w:pStyle w:val="a4"/>
        <w:numPr>
          <w:ilvl w:val="2"/>
          <w:numId w:val="1"/>
        </w:numPr>
        <w:ind w:leftChars="0"/>
        <w:jc w:val="left"/>
        <w:outlineLvl w:val="2"/>
      </w:pPr>
      <w:bookmarkStart w:id="163" w:name="_Toc234940479"/>
      <w:r>
        <w:rPr>
          <w:rFonts w:hint="eastAsia"/>
        </w:rPr>
        <w:t>教室選択コンボボックス</w:t>
      </w:r>
    </w:p>
    <w:p w14:paraId="7FD83345" w14:textId="46CADF03" w:rsidR="007D4CDD" w:rsidRDefault="00A17BAF" w:rsidP="00C204F3">
      <w:pPr>
        <w:pStyle w:val="a4"/>
        <w:ind w:leftChars="0" w:left="1003" w:firstLine="415"/>
        <w:jc w:val="left"/>
      </w:pPr>
      <w:r>
        <w:rPr>
          <w:rFonts w:hint="eastAsia"/>
        </w:rPr>
        <w:t>3.1.4</w:t>
      </w:r>
      <w:r w:rsidR="002F2E6E">
        <w:rPr>
          <w:rFonts w:hint="eastAsia"/>
        </w:rPr>
        <w:t>と同様</w:t>
      </w:r>
      <w:bookmarkEnd w:id="163"/>
    </w:p>
    <w:p w14:paraId="71E48E9A" w14:textId="77777777" w:rsidR="00C204F3" w:rsidRDefault="00C204F3" w:rsidP="00C204F3">
      <w:pPr>
        <w:pStyle w:val="a4"/>
        <w:ind w:leftChars="0" w:left="1003" w:firstLine="415"/>
        <w:jc w:val="left"/>
      </w:pPr>
    </w:p>
    <w:p w14:paraId="5AF16429" w14:textId="2FE06F5B" w:rsidR="00C204F3" w:rsidRDefault="00C204F3" w:rsidP="00C204F3">
      <w:pPr>
        <w:pStyle w:val="a4"/>
        <w:numPr>
          <w:ilvl w:val="2"/>
          <w:numId w:val="1"/>
        </w:numPr>
        <w:ind w:leftChars="0"/>
        <w:jc w:val="left"/>
        <w:outlineLvl w:val="2"/>
      </w:pPr>
      <w:r>
        <w:rPr>
          <w:rFonts w:hint="eastAsia"/>
        </w:rPr>
        <w:t>年入力テキストフィールド</w:t>
      </w:r>
    </w:p>
    <w:p w14:paraId="48C9E42A" w14:textId="77777777" w:rsidR="00C204F3" w:rsidRDefault="000E3C8E" w:rsidP="00C204F3">
      <w:pPr>
        <w:ind w:left="578" w:firstLine="840"/>
        <w:jc w:val="left"/>
      </w:pPr>
      <w:bookmarkStart w:id="164" w:name="_Toc234575086"/>
      <w:bookmarkStart w:id="165" w:name="_Toc234940481"/>
      <w:r>
        <w:rPr>
          <w:rFonts w:hint="eastAsia"/>
        </w:rPr>
        <w:t>最大文字数：4</w:t>
      </w:r>
      <w:bookmarkStart w:id="166" w:name="_Toc234575087"/>
      <w:bookmarkStart w:id="167" w:name="_Toc234940482"/>
      <w:bookmarkEnd w:id="164"/>
      <w:bookmarkEnd w:id="165"/>
    </w:p>
    <w:p w14:paraId="7C7B2CB9" w14:textId="0D2E6AF5" w:rsidR="000E3C8E" w:rsidRDefault="000E3C8E" w:rsidP="00C204F3">
      <w:pPr>
        <w:ind w:left="578" w:firstLine="840"/>
        <w:jc w:val="left"/>
      </w:pPr>
      <w:r>
        <w:rPr>
          <w:rFonts w:hint="eastAsia"/>
        </w:rPr>
        <w:t>表示内容：</w:t>
      </w:r>
      <w:r w:rsidR="00F035AC">
        <w:rPr>
          <w:rFonts w:hint="eastAsia"/>
        </w:rPr>
        <w:t>起動時</w:t>
      </w:r>
      <w:r>
        <w:rPr>
          <w:rFonts w:hint="eastAsia"/>
        </w:rPr>
        <w:t>は何も表示されない。ユーザによる入力が可能</w:t>
      </w:r>
      <w:bookmarkEnd w:id="166"/>
      <w:bookmarkEnd w:id="167"/>
    </w:p>
    <w:p w14:paraId="16331E96" w14:textId="77777777" w:rsidR="00C204F3" w:rsidRDefault="00C204F3" w:rsidP="00C204F3">
      <w:pPr>
        <w:ind w:left="578" w:firstLine="840"/>
        <w:jc w:val="left"/>
      </w:pPr>
    </w:p>
    <w:p w14:paraId="0DE36FEA" w14:textId="570E5570" w:rsidR="00C204F3" w:rsidRDefault="00C204F3" w:rsidP="00C204F3">
      <w:pPr>
        <w:pStyle w:val="a4"/>
        <w:numPr>
          <w:ilvl w:val="2"/>
          <w:numId w:val="1"/>
        </w:numPr>
        <w:ind w:leftChars="0"/>
        <w:jc w:val="left"/>
        <w:outlineLvl w:val="2"/>
      </w:pPr>
      <w:r>
        <w:rPr>
          <w:rFonts w:hint="eastAsia"/>
        </w:rPr>
        <w:t>月入力テキストフィールド</w:t>
      </w:r>
    </w:p>
    <w:p w14:paraId="12BD25F3" w14:textId="77777777" w:rsidR="00C204F3" w:rsidRDefault="001071B2" w:rsidP="00C204F3">
      <w:pPr>
        <w:ind w:left="578" w:firstLine="840"/>
        <w:jc w:val="left"/>
      </w:pPr>
      <w:bookmarkStart w:id="168" w:name="_Toc234575089"/>
      <w:bookmarkStart w:id="169" w:name="_Toc234940484"/>
      <w:r>
        <w:rPr>
          <w:rFonts w:hint="eastAsia"/>
        </w:rPr>
        <w:t>最大文字数２文字</w:t>
      </w:r>
      <w:bookmarkStart w:id="170" w:name="_Toc234575090"/>
      <w:bookmarkStart w:id="171" w:name="_Toc234940485"/>
      <w:bookmarkEnd w:id="168"/>
      <w:bookmarkEnd w:id="169"/>
    </w:p>
    <w:p w14:paraId="2965C473" w14:textId="106F23CD" w:rsidR="001071B2" w:rsidRDefault="00A52453" w:rsidP="00C204F3">
      <w:pPr>
        <w:ind w:left="578" w:firstLine="840"/>
        <w:jc w:val="left"/>
      </w:pPr>
      <w:r>
        <w:rPr>
          <w:rFonts w:hint="eastAsia"/>
        </w:rPr>
        <w:t>表示内容：起動時は何も表示されない。ユーザによる入力が可能</w:t>
      </w:r>
      <w:bookmarkEnd w:id="170"/>
      <w:bookmarkEnd w:id="171"/>
    </w:p>
    <w:p w14:paraId="3C6FF04B" w14:textId="77777777" w:rsidR="00C204F3" w:rsidRDefault="00C204F3" w:rsidP="00C204F3">
      <w:pPr>
        <w:ind w:left="578" w:firstLine="840"/>
        <w:jc w:val="left"/>
      </w:pPr>
    </w:p>
    <w:p w14:paraId="5587422D" w14:textId="29D02F50" w:rsidR="00C204F3" w:rsidRDefault="00C204F3" w:rsidP="00C204F3">
      <w:pPr>
        <w:pStyle w:val="a4"/>
        <w:numPr>
          <w:ilvl w:val="2"/>
          <w:numId w:val="1"/>
        </w:numPr>
        <w:ind w:leftChars="0"/>
        <w:jc w:val="left"/>
        <w:outlineLvl w:val="2"/>
      </w:pPr>
      <w:r>
        <w:rPr>
          <w:rFonts w:hint="eastAsia"/>
        </w:rPr>
        <w:t>日入力テキストフィールド</w:t>
      </w:r>
    </w:p>
    <w:p w14:paraId="59E21C82" w14:textId="77777777" w:rsidR="00C204F3" w:rsidRDefault="00A52453" w:rsidP="00C204F3">
      <w:pPr>
        <w:ind w:left="578" w:firstLine="840"/>
        <w:jc w:val="left"/>
      </w:pPr>
      <w:bookmarkStart w:id="172" w:name="_Toc234575092"/>
      <w:bookmarkStart w:id="173" w:name="_Toc234940487"/>
      <w:r>
        <w:rPr>
          <w:rFonts w:hint="eastAsia"/>
        </w:rPr>
        <w:t>最大文字数２文字</w:t>
      </w:r>
      <w:bookmarkStart w:id="174" w:name="_Toc234575093"/>
      <w:bookmarkStart w:id="175" w:name="_Toc234940488"/>
      <w:bookmarkEnd w:id="172"/>
      <w:bookmarkEnd w:id="173"/>
    </w:p>
    <w:p w14:paraId="0E5DC77D" w14:textId="1B8BB66C" w:rsidR="00A52453" w:rsidRDefault="00A52453" w:rsidP="00C204F3">
      <w:pPr>
        <w:ind w:left="578" w:firstLine="840"/>
        <w:jc w:val="left"/>
      </w:pPr>
      <w:r>
        <w:rPr>
          <w:rFonts w:hint="eastAsia"/>
        </w:rPr>
        <w:t>表示内容：起動時は何も表示されない。ユーザによる入力が可能</w:t>
      </w:r>
      <w:bookmarkEnd w:id="174"/>
      <w:bookmarkEnd w:id="175"/>
    </w:p>
    <w:p w14:paraId="28A2EF36" w14:textId="77777777" w:rsidR="00C204F3" w:rsidRDefault="00C204F3" w:rsidP="00C204F3">
      <w:pPr>
        <w:ind w:left="578" w:firstLine="840"/>
        <w:jc w:val="left"/>
      </w:pPr>
    </w:p>
    <w:p w14:paraId="3ACCA85D" w14:textId="4B9AF75A" w:rsidR="00C204F3" w:rsidRDefault="00C204F3" w:rsidP="00C204F3">
      <w:pPr>
        <w:pStyle w:val="a4"/>
        <w:numPr>
          <w:ilvl w:val="2"/>
          <w:numId w:val="1"/>
        </w:numPr>
        <w:ind w:leftChars="0"/>
        <w:jc w:val="left"/>
        <w:outlineLvl w:val="2"/>
      </w:pPr>
      <w:r>
        <w:rPr>
          <w:rFonts w:hint="eastAsia"/>
        </w:rPr>
        <w:t>開始時間選択コンボボックス</w:t>
      </w:r>
    </w:p>
    <w:p w14:paraId="05E1F829" w14:textId="77777777" w:rsidR="00C204F3" w:rsidRDefault="006813E8" w:rsidP="00C204F3">
      <w:pPr>
        <w:ind w:left="578" w:firstLine="840"/>
        <w:jc w:val="left"/>
      </w:pPr>
      <w:r>
        <w:rPr>
          <w:rFonts w:hint="eastAsia"/>
        </w:rPr>
        <w:t>利用開始</w:t>
      </w:r>
      <w:r w:rsidR="004F46D6">
        <w:rPr>
          <w:rFonts w:hint="eastAsia"/>
        </w:rPr>
        <w:t>「時」を</w:t>
      </w:r>
      <w:r w:rsidR="00AF7FB7">
        <w:rPr>
          <w:rFonts w:hint="eastAsia"/>
        </w:rPr>
        <w:t>08,09,10,11,12,13,14,15,16,17,18,19,20,21</w:t>
      </w:r>
      <w:r w:rsidR="009A4FDC">
        <w:rPr>
          <w:rFonts w:hint="eastAsia"/>
        </w:rPr>
        <w:t>の中から選択可能。</w:t>
      </w:r>
    </w:p>
    <w:p w14:paraId="36372DA4" w14:textId="68D31BE4" w:rsidR="00236D81" w:rsidRDefault="00FB2D51" w:rsidP="00C204F3">
      <w:pPr>
        <w:ind w:left="578" w:firstLine="840"/>
        <w:jc w:val="left"/>
      </w:pPr>
      <w:r>
        <w:rPr>
          <w:rFonts w:hint="eastAsia"/>
        </w:rPr>
        <w:t>表示内容：起動時は08と表示。</w:t>
      </w:r>
    </w:p>
    <w:p w14:paraId="38F16DE4" w14:textId="2AA1C5C0" w:rsidR="00C204F3" w:rsidRDefault="00C204F3">
      <w:pPr>
        <w:widowControl/>
        <w:jc w:val="left"/>
      </w:pPr>
      <w:r>
        <w:br w:type="page"/>
      </w:r>
    </w:p>
    <w:p w14:paraId="091A44FD" w14:textId="36FE9F61" w:rsidR="00C204F3" w:rsidRDefault="00C204F3" w:rsidP="00C204F3">
      <w:pPr>
        <w:pStyle w:val="a4"/>
        <w:numPr>
          <w:ilvl w:val="2"/>
          <w:numId w:val="1"/>
        </w:numPr>
        <w:ind w:leftChars="0"/>
        <w:jc w:val="left"/>
        <w:outlineLvl w:val="2"/>
      </w:pPr>
      <w:r>
        <w:rPr>
          <w:rFonts w:hint="eastAsia"/>
        </w:rPr>
        <w:lastRenderedPageBreak/>
        <w:t>開始分選択コンボボックス</w:t>
      </w:r>
    </w:p>
    <w:p w14:paraId="7C4EE06C" w14:textId="77777777" w:rsidR="00C204F3" w:rsidRDefault="00633D41" w:rsidP="00C204F3">
      <w:pPr>
        <w:ind w:left="578" w:firstLine="840"/>
        <w:jc w:val="left"/>
      </w:pPr>
      <w:bookmarkStart w:id="176" w:name="_Toc234575096"/>
      <w:bookmarkStart w:id="177" w:name="_Toc234940491"/>
      <w:r>
        <w:rPr>
          <w:rFonts w:hint="eastAsia"/>
        </w:rPr>
        <w:t>利用開始「分」を00,15,30,45の中から選択可能</w:t>
      </w:r>
      <w:bookmarkStart w:id="178" w:name="_Toc234575097"/>
      <w:bookmarkStart w:id="179" w:name="_Toc234940492"/>
      <w:bookmarkEnd w:id="176"/>
      <w:bookmarkEnd w:id="177"/>
    </w:p>
    <w:p w14:paraId="17B004C3" w14:textId="1A8F08BC" w:rsidR="00633D41" w:rsidRDefault="00633D41" w:rsidP="00C204F3">
      <w:pPr>
        <w:ind w:left="578" w:firstLine="840"/>
        <w:jc w:val="left"/>
      </w:pPr>
      <w:r>
        <w:rPr>
          <w:rFonts w:hint="eastAsia"/>
        </w:rPr>
        <w:t>表示内容：起動時は</w:t>
      </w:r>
      <w:r w:rsidR="002D378E">
        <w:rPr>
          <w:rFonts w:hint="eastAsia"/>
        </w:rPr>
        <w:t>00と表示</w:t>
      </w:r>
      <w:bookmarkEnd w:id="178"/>
      <w:bookmarkEnd w:id="179"/>
    </w:p>
    <w:p w14:paraId="3C64AB70" w14:textId="77777777" w:rsidR="00C204F3" w:rsidRDefault="00C204F3" w:rsidP="00C204F3">
      <w:pPr>
        <w:ind w:left="578" w:firstLine="840"/>
        <w:jc w:val="left"/>
      </w:pPr>
    </w:p>
    <w:p w14:paraId="43D978A0" w14:textId="2B223D50" w:rsidR="00C204F3" w:rsidRDefault="00C204F3" w:rsidP="00C204F3">
      <w:pPr>
        <w:pStyle w:val="a4"/>
        <w:numPr>
          <w:ilvl w:val="2"/>
          <w:numId w:val="1"/>
        </w:numPr>
        <w:ind w:leftChars="0"/>
        <w:jc w:val="left"/>
        <w:outlineLvl w:val="2"/>
      </w:pPr>
      <w:r>
        <w:rPr>
          <w:rFonts w:hint="eastAsia"/>
        </w:rPr>
        <w:t>終了時間選択コンボボックス</w:t>
      </w:r>
    </w:p>
    <w:p w14:paraId="79E39B46" w14:textId="77777777" w:rsidR="00C204F3" w:rsidRDefault="00F218F1" w:rsidP="00C204F3">
      <w:pPr>
        <w:ind w:left="578" w:firstLine="840"/>
        <w:jc w:val="left"/>
      </w:pPr>
      <w:bookmarkStart w:id="180" w:name="_Toc234575099"/>
      <w:bookmarkStart w:id="181" w:name="_Toc234940494"/>
      <w:r>
        <w:rPr>
          <w:rFonts w:hint="eastAsia"/>
        </w:rPr>
        <w:t>利用終了「時」を08,09,10,11,12,13,14,15,16,17,18,19,20,21の中から選択可能。</w:t>
      </w:r>
      <w:bookmarkStart w:id="182" w:name="_Toc234575100"/>
      <w:bookmarkStart w:id="183" w:name="_Toc234940495"/>
      <w:bookmarkEnd w:id="180"/>
      <w:bookmarkEnd w:id="181"/>
    </w:p>
    <w:p w14:paraId="490EBD2F" w14:textId="22037671" w:rsidR="00195113" w:rsidRDefault="00F218F1" w:rsidP="00C204F3">
      <w:pPr>
        <w:ind w:left="578" w:firstLine="840"/>
        <w:jc w:val="left"/>
      </w:pPr>
      <w:r>
        <w:rPr>
          <w:rFonts w:hint="eastAsia"/>
        </w:rPr>
        <w:t>表示内容</w:t>
      </w:r>
      <w:r w:rsidR="000C57A2">
        <w:rPr>
          <w:rFonts w:hint="eastAsia"/>
        </w:rPr>
        <w:t>：起動時は08と表示</w:t>
      </w:r>
      <w:bookmarkEnd w:id="182"/>
      <w:bookmarkEnd w:id="183"/>
    </w:p>
    <w:p w14:paraId="36E1CCF3" w14:textId="77777777" w:rsidR="004005CF" w:rsidRDefault="004005CF" w:rsidP="00C204F3">
      <w:pPr>
        <w:jc w:val="left"/>
      </w:pPr>
    </w:p>
    <w:p w14:paraId="05CE6C04" w14:textId="3214908D" w:rsidR="00C204F3" w:rsidRDefault="00C204F3" w:rsidP="00C204F3">
      <w:pPr>
        <w:pStyle w:val="a4"/>
        <w:numPr>
          <w:ilvl w:val="2"/>
          <w:numId w:val="1"/>
        </w:numPr>
        <w:ind w:leftChars="0"/>
        <w:jc w:val="left"/>
        <w:outlineLvl w:val="2"/>
      </w:pPr>
      <w:r>
        <w:rPr>
          <w:rFonts w:hint="eastAsia"/>
        </w:rPr>
        <w:t>終了分選択コンボボックス</w:t>
      </w:r>
    </w:p>
    <w:p w14:paraId="18086005" w14:textId="77777777" w:rsidR="00C204F3" w:rsidRDefault="004005CF" w:rsidP="00C204F3">
      <w:pPr>
        <w:ind w:left="781" w:firstLine="840"/>
        <w:jc w:val="left"/>
      </w:pPr>
      <w:bookmarkStart w:id="184" w:name="_Toc234575102"/>
      <w:bookmarkStart w:id="185" w:name="_Toc234940497"/>
      <w:r>
        <w:rPr>
          <w:rFonts w:hint="eastAsia"/>
        </w:rPr>
        <w:t>利用開始「分」を00,15,30,45の中から選択可能</w:t>
      </w:r>
      <w:bookmarkStart w:id="186" w:name="_Toc234575103"/>
      <w:bookmarkStart w:id="187" w:name="_Toc234940498"/>
      <w:bookmarkEnd w:id="184"/>
      <w:bookmarkEnd w:id="185"/>
    </w:p>
    <w:p w14:paraId="61ADD62D" w14:textId="7F205FCE" w:rsidR="001B172B" w:rsidRDefault="004005CF" w:rsidP="00C204F3">
      <w:pPr>
        <w:ind w:left="781" w:firstLine="840"/>
        <w:jc w:val="left"/>
      </w:pPr>
      <w:r>
        <w:rPr>
          <w:rFonts w:hint="eastAsia"/>
        </w:rPr>
        <w:t>表示内容：起動時は00と表示</w:t>
      </w:r>
      <w:bookmarkEnd w:id="186"/>
      <w:bookmarkEnd w:id="187"/>
    </w:p>
    <w:p w14:paraId="1AD3BDAE" w14:textId="77777777" w:rsidR="00C204F3" w:rsidRDefault="00C204F3" w:rsidP="00C204F3">
      <w:pPr>
        <w:ind w:left="781" w:firstLine="840"/>
        <w:jc w:val="left"/>
      </w:pPr>
    </w:p>
    <w:p w14:paraId="2C4690F8" w14:textId="1C0E9FC7" w:rsidR="00C204F3" w:rsidRDefault="00C204F3" w:rsidP="00C204F3">
      <w:pPr>
        <w:pStyle w:val="a4"/>
        <w:numPr>
          <w:ilvl w:val="2"/>
          <w:numId w:val="1"/>
        </w:numPr>
        <w:ind w:leftChars="0"/>
        <w:jc w:val="left"/>
        <w:outlineLvl w:val="2"/>
      </w:pPr>
      <w:r>
        <w:rPr>
          <w:rFonts w:hint="eastAsia"/>
        </w:rPr>
        <w:t>キャンセルボタン</w:t>
      </w:r>
    </w:p>
    <w:p w14:paraId="4DCCEB01" w14:textId="77777777" w:rsidR="00C204F3" w:rsidRDefault="002F6DE3" w:rsidP="00C204F3">
      <w:pPr>
        <w:ind w:left="840" w:firstLine="840"/>
        <w:jc w:val="left"/>
      </w:pPr>
      <w:bookmarkStart w:id="188" w:name="_Toc234575105"/>
      <w:bookmarkStart w:id="189" w:name="_Toc234940500"/>
      <w:r>
        <w:rPr>
          <w:rFonts w:hint="eastAsia"/>
        </w:rPr>
        <w:t>ボタン表示：キャンセル</w:t>
      </w:r>
      <w:bookmarkStart w:id="190" w:name="_Toc234575106"/>
      <w:bookmarkStart w:id="191" w:name="_Toc234940501"/>
      <w:bookmarkEnd w:id="188"/>
      <w:bookmarkEnd w:id="189"/>
    </w:p>
    <w:p w14:paraId="17270AB9" w14:textId="1CF3BE01" w:rsidR="006F0F04" w:rsidRDefault="002F6DE3" w:rsidP="00C204F3">
      <w:pPr>
        <w:ind w:left="840" w:firstLine="840"/>
        <w:jc w:val="left"/>
      </w:pPr>
      <w:r>
        <w:rPr>
          <w:rFonts w:hint="eastAsia"/>
        </w:rPr>
        <w:t>押下時：ダイアログを閉じる。</w:t>
      </w:r>
      <w:r w:rsidR="00BA4E0A">
        <w:rPr>
          <w:rFonts w:hint="eastAsia"/>
        </w:rPr>
        <w:t>変更確認</w:t>
      </w:r>
      <w:r>
        <w:rPr>
          <w:rFonts w:hint="eastAsia"/>
        </w:rPr>
        <w:t>は行わず、結果表示エリアはクリアする。</w:t>
      </w:r>
      <w:bookmarkEnd w:id="190"/>
      <w:bookmarkEnd w:id="191"/>
    </w:p>
    <w:p w14:paraId="0EC64892" w14:textId="77777777" w:rsidR="00C204F3" w:rsidRDefault="00C204F3" w:rsidP="00C204F3">
      <w:pPr>
        <w:ind w:left="840" w:firstLine="840"/>
        <w:jc w:val="left"/>
      </w:pPr>
    </w:p>
    <w:p w14:paraId="3C89AC0F" w14:textId="1B2B39AA" w:rsidR="00195113" w:rsidRDefault="00771510" w:rsidP="00771510">
      <w:pPr>
        <w:pStyle w:val="a4"/>
        <w:numPr>
          <w:ilvl w:val="2"/>
          <w:numId w:val="1"/>
        </w:numPr>
        <w:ind w:leftChars="0"/>
        <w:jc w:val="left"/>
        <w:outlineLvl w:val="2"/>
      </w:pPr>
      <w:r>
        <w:rPr>
          <w:rFonts w:hint="eastAsia"/>
        </w:rPr>
        <w:t>変更実行ボタン</w:t>
      </w:r>
    </w:p>
    <w:p w14:paraId="2A863E08" w14:textId="77777777" w:rsidR="00771510" w:rsidRDefault="007D54BB" w:rsidP="00771510">
      <w:pPr>
        <w:ind w:left="840" w:firstLine="840"/>
        <w:jc w:val="left"/>
      </w:pPr>
      <w:bookmarkStart w:id="192" w:name="_Toc234575108"/>
      <w:bookmarkStart w:id="193" w:name="_Toc234940503"/>
      <w:r>
        <w:rPr>
          <w:rFonts w:hint="eastAsia"/>
        </w:rPr>
        <w:t>ボタン表示</w:t>
      </w:r>
      <w:r w:rsidR="00BE0576">
        <w:rPr>
          <w:rFonts w:hint="eastAsia"/>
        </w:rPr>
        <w:t>：変更実行</w:t>
      </w:r>
      <w:bookmarkStart w:id="194" w:name="_Toc234575109"/>
      <w:bookmarkStart w:id="195" w:name="_Toc234940504"/>
      <w:bookmarkEnd w:id="192"/>
      <w:bookmarkEnd w:id="193"/>
    </w:p>
    <w:p w14:paraId="3F6D2AFC" w14:textId="10E489C6" w:rsidR="000867A7" w:rsidRDefault="008A5C1A" w:rsidP="00771510">
      <w:pPr>
        <w:ind w:left="840" w:firstLine="840"/>
        <w:jc w:val="left"/>
      </w:pPr>
      <w:r>
        <w:rPr>
          <w:rFonts w:hint="eastAsia"/>
        </w:rPr>
        <w:t>押下時：</w:t>
      </w:r>
      <w:r w:rsidR="000867A7">
        <w:rPr>
          <w:rFonts w:hint="eastAsia"/>
        </w:rPr>
        <w:t>変更</w:t>
      </w:r>
      <w:r w:rsidR="00AD4825">
        <w:rPr>
          <w:rFonts w:hint="eastAsia"/>
        </w:rPr>
        <w:t>された</w:t>
      </w:r>
      <w:r w:rsidR="0049645A">
        <w:rPr>
          <w:rFonts w:hint="eastAsia"/>
        </w:rPr>
        <w:t>教室・変更後日時を確認し結果表示エリアに表示</w:t>
      </w:r>
      <w:bookmarkEnd w:id="194"/>
      <w:bookmarkEnd w:id="195"/>
      <w:r w:rsidR="000867A7">
        <w:t xml:space="preserve"> </w:t>
      </w:r>
    </w:p>
    <w:p w14:paraId="45B16123" w14:textId="77777777" w:rsidR="00771510" w:rsidRDefault="00771510" w:rsidP="00771510">
      <w:pPr>
        <w:ind w:left="840" w:firstLine="840"/>
        <w:jc w:val="left"/>
      </w:pPr>
    </w:p>
    <w:p w14:paraId="419F8697" w14:textId="20582C49" w:rsidR="00771510" w:rsidRPr="00771510" w:rsidRDefault="00771510" w:rsidP="00771510">
      <w:pPr>
        <w:pStyle w:val="a4"/>
        <w:numPr>
          <w:ilvl w:val="2"/>
          <w:numId w:val="1"/>
        </w:numPr>
        <w:ind w:leftChars="0"/>
        <w:jc w:val="left"/>
        <w:outlineLvl w:val="2"/>
      </w:pPr>
      <w:r>
        <w:rPr>
          <w:rFonts w:hint="eastAsia"/>
        </w:rPr>
        <w:t>読込ボタン</w:t>
      </w:r>
    </w:p>
    <w:p w14:paraId="5719E97C" w14:textId="77777777" w:rsidR="00771510" w:rsidRDefault="00967F0A" w:rsidP="00771510">
      <w:pPr>
        <w:ind w:left="840" w:firstLine="840"/>
        <w:jc w:val="left"/>
      </w:pPr>
      <w:bookmarkStart w:id="196" w:name="_Toc234575111"/>
      <w:bookmarkStart w:id="197" w:name="_Toc234940506"/>
      <w:r>
        <w:rPr>
          <w:rFonts w:hint="eastAsia"/>
        </w:rPr>
        <w:t>ボタン表示：読込</w:t>
      </w:r>
      <w:bookmarkStart w:id="198" w:name="_Toc234575112"/>
      <w:bookmarkStart w:id="199" w:name="_Toc234940507"/>
      <w:bookmarkEnd w:id="196"/>
      <w:bookmarkEnd w:id="197"/>
    </w:p>
    <w:p w14:paraId="697CFD6A" w14:textId="005EFCEE" w:rsidR="00967F0A" w:rsidRDefault="00FD133F" w:rsidP="00771510">
      <w:pPr>
        <w:ind w:left="840" w:firstLine="840"/>
        <w:jc w:val="left"/>
      </w:pPr>
      <w:r>
        <w:rPr>
          <w:rFonts w:hint="eastAsia"/>
        </w:rPr>
        <w:t>押下時：</w:t>
      </w:r>
      <w:r w:rsidR="00CC1DE3">
        <w:rPr>
          <w:rFonts w:hint="eastAsia"/>
        </w:rPr>
        <w:t>登録されている予約情報を各テキストボックス</w:t>
      </w:r>
      <w:r w:rsidR="00EE4D81">
        <w:rPr>
          <w:rFonts w:hint="eastAsia"/>
        </w:rPr>
        <w:t>、コンボボックスに表示する</w:t>
      </w:r>
      <w:bookmarkEnd w:id="198"/>
      <w:bookmarkEnd w:id="199"/>
    </w:p>
    <w:p w14:paraId="388EE120" w14:textId="77777777" w:rsidR="00771510" w:rsidRDefault="00771510" w:rsidP="00771510">
      <w:pPr>
        <w:ind w:left="840" w:firstLine="840"/>
        <w:jc w:val="left"/>
      </w:pPr>
    </w:p>
    <w:p w14:paraId="3B12D443" w14:textId="7DF9D1B7" w:rsidR="00771510" w:rsidRDefault="00771510" w:rsidP="00771510">
      <w:pPr>
        <w:pStyle w:val="a4"/>
        <w:numPr>
          <w:ilvl w:val="2"/>
          <w:numId w:val="1"/>
        </w:numPr>
        <w:ind w:leftChars="0"/>
        <w:jc w:val="left"/>
        <w:outlineLvl w:val="2"/>
      </w:pPr>
      <w:r>
        <w:rPr>
          <w:rFonts w:hint="eastAsia"/>
        </w:rPr>
        <w:t>削除実行ボタン</w:t>
      </w:r>
    </w:p>
    <w:p w14:paraId="57E095EC" w14:textId="77777777" w:rsidR="00771510" w:rsidRDefault="00943442" w:rsidP="00771510">
      <w:pPr>
        <w:ind w:left="840" w:firstLine="840"/>
        <w:jc w:val="left"/>
      </w:pPr>
      <w:bookmarkStart w:id="200" w:name="_Toc234575114"/>
      <w:bookmarkStart w:id="201" w:name="_Toc234940509"/>
      <w:r>
        <w:rPr>
          <w:rFonts w:hint="eastAsia"/>
        </w:rPr>
        <w:t>ボタン表示：削除</w:t>
      </w:r>
      <w:bookmarkStart w:id="202" w:name="_Toc234575115"/>
      <w:bookmarkStart w:id="203" w:name="_Toc234940510"/>
      <w:bookmarkEnd w:id="200"/>
      <w:bookmarkEnd w:id="201"/>
    </w:p>
    <w:p w14:paraId="3D87C9A0" w14:textId="7B8FD4B8" w:rsidR="00EC5290" w:rsidRDefault="00943442" w:rsidP="00771510">
      <w:pPr>
        <w:ind w:left="840" w:firstLine="840"/>
        <w:jc w:val="left"/>
      </w:pPr>
      <w:r>
        <w:rPr>
          <w:rFonts w:hint="eastAsia"/>
        </w:rPr>
        <w:t>押下時：</w:t>
      </w:r>
      <w:r w:rsidR="004F29CE">
        <w:rPr>
          <w:rFonts w:hint="eastAsia"/>
        </w:rPr>
        <w:t>削除する予約を確認し結果表示エリアに表示する</w:t>
      </w:r>
      <w:bookmarkEnd w:id="202"/>
      <w:bookmarkEnd w:id="203"/>
    </w:p>
    <w:p w14:paraId="04367215" w14:textId="77777777" w:rsidR="00771510" w:rsidRDefault="00771510" w:rsidP="00771510">
      <w:pPr>
        <w:ind w:left="840" w:firstLine="840"/>
        <w:jc w:val="left"/>
      </w:pPr>
    </w:p>
    <w:p w14:paraId="1BCF1D6E" w14:textId="77777777" w:rsidR="00771510" w:rsidRDefault="00771510" w:rsidP="00771510">
      <w:pPr>
        <w:pStyle w:val="a4"/>
        <w:numPr>
          <w:ilvl w:val="2"/>
          <w:numId w:val="1"/>
        </w:numPr>
        <w:ind w:leftChars="0"/>
        <w:jc w:val="left"/>
        <w:outlineLvl w:val="2"/>
      </w:pPr>
      <w:r>
        <w:rPr>
          <w:rFonts w:hint="eastAsia"/>
        </w:rPr>
        <w:t>メッセージ表示ラベル</w:t>
      </w:r>
      <w:bookmarkStart w:id="204" w:name="_Toc234940512"/>
    </w:p>
    <w:p w14:paraId="7227F8A5" w14:textId="68E7B31C" w:rsidR="004C00BA" w:rsidRDefault="004C00BA" w:rsidP="00771510">
      <w:pPr>
        <w:pStyle w:val="a4"/>
        <w:ind w:leftChars="0" w:left="1003" w:firstLine="677"/>
        <w:jc w:val="left"/>
      </w:pPr>
      <w:r>
        <w:rPr>
          <w:rFonts w:hint="eastAsia"/>
        </w:rPr>
        <w:t>表示内容：「変更する予約IDを入力して「読込」を押して下さい。」</w:t>
      </w:r>
      <w:bookmarkEnd w:id="204"/>
    </w:p>
    <w:p w14:paraId="16A85251" w14:textId="526AA1CD" w:rsidR="00403A93" w:rsidRPr="007603A6" w:rsidRDefault="00771510" w:rsidP="00771510">
      <w:pPr>
        <w:widowControl/>
        <w:jc w:val="left"/>
      </w:pPr>
      <w:r>
        <w:br w:type="page"/>
      </w:r>
    </w:p>
    <w:p w14:paraId="2F8C7912" w14:textId="6AD935F7" w:rsidR="00771510" w:rsidRDefault="00771510" w:rsidP="00771510">
      <w:pPr>
        <w:pStyle w:val="a4"/>
        <w:numPr>
          <w:ilvl w:val="0"/>
          <w:numId w:val="1"/>
        </w:numPr>
        <w:ind w:leftChars="0"/>
        <w:jc w:val="left"/>
        <w:outlineLvl w:val="0"/>
      </w:pPr>
      <w:r>
        <w:rPr>
          <w:rFonts w:hint="eastAsia"/>
        </w:rPr>
        <w:lastRenderedPageBreak/>
        <w:t>表示操作仕様</w:t>
      </w:r>
    </w:p>
    <w:p w14:paraId="006CFFD6" w14:textId="1D6D4AA6" w:rsidR="00FD35B0" w:rsidRDefault="00771510" w:rsidP="00771510">
      <w:pPr>
        <w:pStyle w:val="a4"/>
        <w:numPr>
          <w:ilvl w:val="1"/>
          <w:numId w:val="1"/>
        </w:numPr>
        <w:ind w:leftChars="0"/>
        <w:jc w:val="left"/>
        <w:outlineLvl w:val="1"/>
      </w:pPr>
      <w:r>
        <w:rPr>
          <w:rFonts w:hint="eastAsia"/>
        </w:rPr>
        <w:t>一般則</w:t>
      </w:r>
    </w:p>
    <w:p w14:paraId="0D9D0DBE" w14:textId="612F892F" w:rsidR="001E4A01" w:rsidRPr="00771510" w:rsidRDefault="001E4A01" w:rsidP="00771510">
      <w:pPr>
        <w:pStyle w:val="a4"/>
        <w:numPr>
          <w:ilvl w:val="2"/>
          <w:numId w:val="1"/>
        </w:numPr>
        <w:ind w:leftChars="0"/>
        <w:jc w:val="left"/>
        <w:outlineLvl w:val="2"/>
      </w:pPr>
      <w:bookmarkStart w:id="205" w:name="_Toc234940515"/>
      <w:r>
        <w:rPr>
          <w:rFonts w:hint="eastAsia"/>
        </w:rPr>
        <w:t>「終了ボタン」</w:t>
      </w:r>
      <w:r w:rsidR="007C3FEB">
        <w:rPr>
          <w:rFonts w:hint="eastAsia"/>
        </w:rPr>
        <w:t>（Window右上の</w:t>
      </w:r>
      <w:r w:rsidR="007C3FEB" w:rsidRPr="00771510">
        <w:rPr>
          <w:rFonts w:ascii="ＭＳ 明朝" w:eastAsia="ＭＳ 明朝" w:hAnsi="ＭＳ 明朝" w:cs="ＭＳ 明朝" w:hint="eastAsia"/>
        </w:rPr>
        <w:t>✕）押下時の動作</w:t>
      </w:r>
      <w:bookmarkEnd w:id="205"/>
    </w:p>
    <w:p w14:paraId="60C3B4C0" w14:textId="2E81AA09" w:rsidR="00771510" w:rsidRDefault="00F124DE" w:rsidP="00771510">
      <w:pPr>
        <w:pStyle w:val="a4"/>
        <w:ind w:leftChars="572" w:left="1201"/>
        <w:jc w:val="left"/>
      </w:pPr>
      <w:r>
        <w:rPr>
          <w:rFonts w:hint="eastAsia"/>
        </w:rPr>
        <w:t>当該Window</w:t>
      </w:r>
      <w:r w:rsidR="00590518">
        <w:rPr>
          <w:rFonts w:hint="eastAsia"/>
        </w:rPr>
        <w:t>の操作が有効な場合はそのWindow</w:t>
      </w:r>
      <w:r>
        <w:rPr>
          <w:rFonts w:hint="eastAsia"/>
        </w:rPr>
        <w:t>を閉じる</w:t>
      </w:r>
      <w:r w:rsidR="00F60242">
        <w:rPr>
          <w:rFonts w:hint="eastAsia"/>
        </w:rPr>
        <w:t>。</w:t>
      </w:r>
      <w:r w:rsidR="00590518">
        <w:rPr>
          <w:rFonts w:hint="eastAsia"/>
        </w:rPr>
        <w:t>当該Windowの操作が無効な場合は</w:t>
      </w:r>
      <w:r w:rsidR="001E4A01">
        <w:rPr>
          <w:rFonts w:hint="eastAsia"/>
        </w:rPr>
        <w:t>「終了ボタン」は無効とする</w:t>
      </w:r>
      <w:r w:rsidR="00F60242">
        <w:rPr>
          <w:rFonts w:hint="eastAsia"/>
        </w:rPr>
        <w:t>。</w:t>
      </w:r>
    </w:p>
    <w:p w14:paraId="25CFA0C1" w14:textId="77777777" w:rsidR="00290351" w:rsidRDefault="00290351" w:rsidP="00CF344F">
      <w:pPr>
        <w:pStyle w:val="a4"/>
        <w:ind w:leftChars="572" w:left="1201"/>
        <w:jc w:val="left"/>
      </w:pPr>
    </w:p>
    <w:p w14:paraId="747F944A" w14:textId="77777777" w:rsidR="00771510" w:rsidRPr="00771510" w:rsidRDefault="00771510" w:rsidP="00771510">
      <w:pPr>
        <w:pStyle w:val="a4"/>
        <w:numPr>
          <w:ilvl w:val="2"/>
          <w:numId w:val="1"/>
        </w:numPr>
        <w:ind w:leftChars="0"/>
        <w:jc w:val="left"/>
        <w:outlineLvl w:val="2"/>
      </w:pPr>
      <w:r>
        <w:rPr>
          <w:rFonts w:ascii="ＭＳ 明朝" w:eastAsia="ＭＳ 明朝" w:hAnsi="ＭＳ 明朝" w:cs="ＭＳ 明朝" w:hint="eastAsia"/>
        </w:rPr>
        <w:t>テキストフィールドへの入力文字</w:t>
      </w:r>
    </w:p>
    <w:p w14:paraId="68598B51" w14:textId="5A3669A4" w:rsidR="000A2DAB" w:rsidRDefault="00B3137A" w:rsidP="00771510">
      <w:pPr>
        <w:pStyle w:val="a4"/>
        <w:ind w:leftChars="0" w:left="1418"/>
        <w:jc w:val="left"/>
      </w:pPr>
      <w:r>
        <w:rPr>
          <w:rFonts w:hint="eastAsia"/>
        </w:rPr>
        <w:t>テキストフィールドへの入力文字に関しては</w:t>
      </w:r>
      <w:r w:rsidR="00F60242">
        <w:rPr>
          <w:rFonts w:hint="eastAsia"/>
        </w:rPr>
        <w:t>、</w:t>
      </w:r>
      <w:r>
        <w:rPr>
          <w:rFonts w:hint="eastAsia"/>
        </w:rPr>
        <w:t>特に制限しない</w:t>
      </w:r>
      <w:r w:rsidR="00F60242">
        <w:rPr>
          <w:rFonts w:hint="eastAsia"/>
        </w:rPr>
        <w:t>。</w:t>
      </w:r>
    </w:p>
    <w:p w14:paraId="31AE8374" w14:textId="15DA80AD" w:rsidR="0018071D" w:rsidRDefault="00B3137A" w:rsidP="00771510">
      <w:pPr>
        <w:pStyle w:val="a4"/>
        <w:ind w:leftChars="0" w:left="1418"/>
        <w:jc w:val="left"/>
      </w:pPr>
      <w:r>
        <w:rPr>
          <w:rFonts w:hint="eastAsia"/>
        </w:rPr>
        <w:t>ただし</w:t>
      </w:r>
      <w:r w:rsidR="00F60242">
        <w:rPr>
          <w:rFonts w:hint="eastAsia"/>
        </w:rPr>
        <w:t>、</w:t>
      </w:r>
      <w:r>
        <w:rPr>
          <w:rFonts w:hint="eastAsia"/>
        </w:rPr>
        <w:t>フィールドにより</w:t>
      </w:r>
      <w:r w:rsidR="00B11406">
        <w:rPr>
          <w:rFonts w:hint="eastAsia"/>
        </w:rPr>
        <w:t>エコーバックされる文字が入力した文字である場合と隠し文字（*などに代替表示）となる場合がある</w:t>
      </w:r>
      <w:r w:rsidR="00F60242">
        <w:rPr>
          <w:rFonts w:hint="eastAsia"/>
        </w:rPr>
        <w:t>。</w:t>
      </w:r>
      <w:r w:rsidR="00D52511">
        <w:rPr>
          <w:rFonts w:hint="eastAsia"/>
        </w:rPr>
        <w:t>また、英字の大文字・小文字は全て区別して扱う。</w:t>
      </w:r>
    </w:p>
    <w:p w14:paraId="14C9EB82" w14:textId="77777777" w:rsidR="00716F01" w:rsidRPr="00771510" w:rsidRDefault="00716F01" w:rsidP="00771510">
      <w:pPr>
        <w:jc w:val="left"/>
      </w:pPr>
    </w:p>
    <w:p w14:paraId="62A45631" w14:textId="77777777" w:rsidR="00771510" w:rsidRDefault="00771510" w:rsidP="00771510">
      <w:pPr>
        <w:pStyle w:val="a4"/>
        <w:numPr>
          <w:ilvl w:val="1"/>
          <w:numId w:val="1"/>
        </w:numPr>
        <w:ind w:leftChars="0"/>
        <w:jc w:val="left"/>
        <w:outlineLvl w:val="1"/>
      </w:pPr>
      <w:r>
        <w:rPr>
          <w:rFonts w:hint="eastAsia"/>
        </w:rPr>
        <w:t>画面遷移図</w:t>
      </w:r>
    </w:p>
    <w:p w14:paraId="6534C017" w14:textId="309DF578" w:rsidR="005F38A3" w:rsidRDefault="00CB1133" w:rsidP="00CB1133">
      <w:pPr>
        <w:pStyle w:val="a4"/>
        <w:ind w:leftChars="0" w:left="992"/>
        <w:jc w:val="left"/>
      </w:pPr>
      <w:r>
        <w:rPr>
          <w:rFonts w:hint="eastAsia"/>
        </w:rPr>
        <w:t xml:space="preserve">　以下に</w:t>
      </w:r>
      <w:r w:rsidR="00F60242">
        <w:rPr>
          <w:rFonts w:hint="eastAsia"/>
        </w:rPr>
        <w:t>、</w:t>
      </w:r>
      <w:r>
        <w:rPr>
          <w:rFonts w:hint="eastAsia"/>
        </w:rPr>
        <w:t>各状態</w:t>
      </w:r>
      <w:r w:rsidR="006469E3">
        <w:rPr>
          <w:rFonts w:hint="eastAsia"/>
        </w:rPr>
        <w:t>間の</w:t>
      </w:r>
      <w:r>
        <w:rPr>
          <w:rFonts w:hint="eastAsia"/>
        </w:rPr>
        <w:t>画面遷移</w:t>
      </w:r>
      <w:r w:rsidR="006469E3">
        <w:rPr>
          <w:rFonts w:hint="eastAsia"/>
        </w:rPr>
        <w:t>図を示す</w:t>
      </w:r>
      <w:r w:rsidR="00F60242">
        <w:rPr>
          <w:rFonts w:hint="eastAsia"/>
        </w:rPr>
        <w:t>。</w:t>
      </w:r>
    </w:p>
    <w:p w14:paraId="04F0FAA4" w14:textId="247F2ADB" w:rsidR="005F38A3" w:rsidRDefault="00961751" w:rsidP="00CB1133">
      <w:pPr>
        <w:pStyle w:val="a4"/>
        <w:ind w:leftChars="0" w:left="992"/>
        <w:jc w:val="left"/>
      </w:pPr>
      <w:r>
        <w:rPr>
          <w:noProof/>
        </w:rPr>
        <mc:AlternateContent>
          <mc:Choice Requires="wps">
            <w:drawing>
              <wp:anchor distT="0" distB="0" distL="114300" distR="114300" simplePos="0" relativeHeight="251658397" behindDoc="0" locked="0" layoutInCell="1" allowOverlap="1" wp14:anchorId="7224BB6C" wp14:editId="41A538EA">
                <wp:simplePos x="0" y="0"/>
                <wp:positionH relativeFrom="column">
                  <wp:posOffset>2265539</wp:posOffset>
                </wp:positionH>
                <wp:positionV relativeFrom="paragraph">
                  <wp:posOffset>122061</wp:posOffset>
                </wp:positionV>
                <wp:extent cx="991156" cy="246955"/>
                <wp:effectExtent l="0" t="0" r="0" b="1270"/>
                <wp:wrapNone/>
                <wp:docPr id="1224009864" name="テキスト ボックス 21"/>
                <wp:cNvGraphicFramePr/>
                <a:graphic xmlns:a="http://schemas.openxmlformats.org/drawingml/2006/main">
                  <a:graphicData uri="http://schemas.microsoft.com/office/word/2010/wordprocessingShape">
                    <wps:wsp>
                      <wps:cNvSpPr txBox="1"/>
                      <wps:spPr>
                        <a:xfrm>
                          <a:off x="0" y="0"/>
                          <a:ext cx="991156" cy="246955"/>
                        </a:xfrm>
                        <a:prstGeom prst="rect">
                          <a:avLst/>
                        </a:prstGeom>
                        <a:noFill/>
                        <a:ln w="6350">
                          <a:noFill/>
                        </a:ln>
                      </wps:spPr>
                      <wps:txbx>
                        <w:txbxContent>
                          <w:p w14:paraId="000373B4" w14:textId="5BA4A3BD" w:rsidR="00DC3EB5" w:rsidRPr="00B0478D" w:rsidRDefault="006543FC" w:rsidP="00DC3EB5">
                            <w:pPr>
                              <w:rPr>
                                <w:color w:val="000000" w:themeColor="text1"/>
                                <w:sz w:val="10"/>
                                <w:szCs w:val="10"/>
                              </w:rPr>
                            </w:pPr>
                            <w:r>
                              <w:rPr>
                                <w:rFonts w:hint="eastAsia"/>
                                <w:color w:val="000000" w:themeColor="text1"/>
                                <w:sz w:val="10"/>
                                <w:szCs w:val="10"/>
                              </w:rPr>
                              <w:t>「</w:t>
                            </w:r>
                            <w:r w:rsidR="00B0478D">
                              <w:rPr>
                                <w:rFonts w:hint="eastAsia"/>
                                <w:color w:val="000000" w:themeColor="text1"/>
                                <w:sz w:val="10"/>
                                <w:szCs w:val="10"/>
                              </w:rPr>
                              <w:t>ログインして下さい</w:t>
                            </w:r>
                            <w:r>
                              <w:rPr>
                                <w:rFonts w:hint="eastAsia"/>
                                <w:color w:val="000000" w:themeColor="text1"/>
                                <w:sz w:val="10"/>
                                <w:szCs w:val="10"/>
                              </w:rPr>
                              <w:t>」表示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24BB6C" id="テキスト ボックス 21" o:spid="_x0000_s1223" type="#_x0000_t202" style="position:absolute;left:0;text-align:left;margin-left:178.4pt;margin-top:9.6pt;width:78.05pt;height:19.45pt;z-index:2516583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" filled="f" stroked="f" strokeweight=".5pt">
                <v:textbox>
                  <w:txbxContent>
                    <w:p w14:paraId="000373B4" w14:textId="5BA4A3BD" w:rsidR="00DC3EB5" w:rsidRPr="00B0478D" w:rsidRDefault="006543FC" w:rsidP="00DC3EB5">
                      <w:pPr>
                        <w:rPr>
                          <w:color w:val="000000" w:themeColor="text1"/>
                          <w:sz w:val="10"/>
                          <w:szCs w:val="10"/>
                        </w:rPr>
                      </w:pPr>
                      <w:r>
                        <w:rPr>
                          <w:rFonts w:hint="eastAsia"/>
                          <w:color w:val="000000" w:themeColor="text1"/>
                          <w:sz w:val="10"/>
                          <w:szCs w:val="10"/>
                        </w:rPr>
                        <w:t>「</w:t>
                      </w:r>
                      <w:r w:rsidR="00B0478D">
                        <w:rPr>
                          <w:rFonts w:hint="eastAsia"/>
                          <w:color w:val="000000" w:themeColor="text1"/>
                          <w:sz w:val="10"/>
                          <w:szCs w:val="10"/>
                        </w:rPr>
                        <w:t>ログインして下さい</w:t>
                      </w:r>
                      <w:r>
                        <w:rPr>
                          <w:rFonts w:hint="eastAsia"/>
                          <w:color w:val="000000" w:themeColor="text1"/>
                          <w:sz w:val="10"/>
                          <w:szCs w:val="10"/>
                        </w:rPr>
                        <w:t>」表示</w:t>
                      </w:r>
                    </w:p>
                  </w:txbxContent>
                </v:textbox>
              </v:shape>
            </w:pict>
          </mc:Fallback>
        </mc:AlternateContent>
      </w:r>
      <w:r>
        <w:rPr>
          <w:noProof/>
        </w:rPr>
        <mc:AlternateContent>
          <mc:Choice Requires="wps">
            <w:drawing>
              <wp:anchor distT="0" distB="0" distL="114300" distR="114300" simplePos="0" relativeHeight="251658395" behindDoc="0" locked="0" layoutInCell="1" allowOverlap="1" wp14:anchorId="375E79DE" wp14:editId="50221D08">
                <wp:simplePos x="0" y="0"/>
                <wp:positionH relativeFrom="column">
                  <wp:posOffset>3220156</wp:posOffset>
                </wp:positionH>
                <wp:positionV relativeFrom="paragraph">
                  <wp:posOffset>228600</wp:posOffset>
                </wp:positionV>
                <wp:extent cx="8466" cy="856051"/>
                <wp:effectExtent l="38100" t="0" r="67945" b="58420"/>
                <wp:wrapNone/>
                <wp:docPr id="2105001955" name="直線矢印コネクタ 19"/>
                <wp:cNvGraphicFramePr/>
                <a:graphic xmlns:a="http://schemas.openxmlformats.org/drawingml/2006/main">
                  <a:graphicData uri="http://schemas.microsoft.com/office/word/2010/wordprocessingShape">
                    <wps:wsp>
                      <wps:cNvCnPr/>
                      <wps:spPr>
                        <a:xfrm>
                          <a:off x="0" y="0"/>
                          <a:ext cx="8466" cy="8560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462AF6" id="直線矢印コネクタ 19" o:spid="_x0000_s1026" type="#_x0000_t32" style="position:absolute;margin-left:253.55pt;margin-top:18pt;width:.65pt;height:67.4pt;z-index:2516583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" strokecolor="black [3200]" strokeweight=".5pt">
                <v:stroke endarrow="block" joinstyle="miter"/>
              </v:shape>
            </w:pict>
          </mc:Fallback>
        </mc:AlternateContent>
      </w:r>
      <w:r>
        <w:rPr>
          <w:noProof/>
        </w:rPr>
        <mc:AlternateContent>
          <mc:Choice Requires="wps">
            <w:drawing>
              <wp:anchor distT="0" distB="0" distL="114300" distR="114300" simplePos="0" relativeHeight="251658392" behindDoc="0" locked="0" layoutInCell="1" allowOverlap="1" wp14:anchorId="689D7D2E" wp14:editId="5332147A">
                <wp:simplePos x="0" y="0"/>
                <wp:positionH relativeFrom="column">
                  <wp:posOffset>2749833</wp:posOffset>
                </wp:positionH>
                <wp:positionV relativeFrom="paragraph">
                  <wp:posOffset>16652</wp:posOffset>
                </wp:positionV>
                <wp:extent cx="1562735" cy="206375"/>
                <wp:effectExtent l="0" t="0" r="18415" b="22225"/>
                <wp:wrapNone/>
                <wp:docPr id="1881306088" name="フローチャート: 処理 1881306088"/>
                <wp:cNvGraphicFramePr/>
                <a:graphic xmlns:a="http://schemas.openxmlformats.org/drawingml/2006/main">
                  <a:graphicData uri="http://schemas.microsoft.com/office/word/2010/wordprocessingShape">
                    <wps:wsp>
                      <wps:cNvSpPr/>
                      <wps:spPr>
                        <a:xfrm>
                          <a:off x="0" y="0"/>
                          <a:ext cx="1562735" cy="206375"/>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02E558" w14:textId="06B2E012" w:rsidR="00401E93" w:rsidRPr="004547FE" w:rsidRDefault="00401E93" w:rsidP="00401E93">
                            <w:pPr>
                              <w:jc w:val="center"/>
                              <w:rPr>
                                <w:color w:val="000000" w:themeColor="text1"/>
                                <w:sz w:val="12"/>
                                <w:szCs w:val="14"/>
                              </w:rPr>
                            </w:pPr>
                            <w:r w:rsidRPr="004547FE">
                              <w:rPr>
                                <w:rFonts w:hint="eastAsia"/>
                                <w:color w:val="000000" w:themeColor="text1"/>
                                <w:sz w:val="12"/>
                                <w:szCs w:val="14"/>
                              </w:rPr>
                              <w:t>4.</w:t>
                            </w:r>
                            <w:r w:rsidRPr="004547FE">
                              <w:rPr>
                                <w:color w:val="000000" w:themeColor="text1"/>
                                <w:sz w:val="12"/>
                                <w:szCs w:val="14"/>
                              </w:rPr>
                              <w:t>3</w:t>
                            </w:r>
                            <w:r w:rsidRPr="004547FE">
                              <w:rPr>
                                <w:rFonts w:hint="eastAsia"/>
                                <w:color w:val="000000" w:themeColor="text1"/>
                                <w:sz w:val="12"/>
                                <w:szCs w:val="14"/>
                              </w:rPr>
                              <w:t>.</w:t>
                            </w:r>
                            <w:r>
                              <w:rPr>
                                <w:rFonts w:hint="eastAsia"/>
                                <w:color w:val="000000" w:themeColor="text1"/>
                                <w:sz w:val="12"/>
                                <w:szCs w:val="14"/>
                              </w:rPr>
                              <w:t>6</w:t>
                            </w:r>
                            <w:r w:rsidRPr="004547FE">
                              <w:rPr>
                                <w:color w:val="000000" w:themeColor="text1"/>
                                <w:sz w:val="12"/>
                                <w:szCs w:val="14"/>
                              </w:rPr>
                              <w:t>.</w:t>
                            </w:r>
                            <w:r>
                              <w:rPr>
                                <w:rFonts w:hint="eastAsia"/>
                                <w:color w:val="000000" w:themeColor="text1"/>
                                <w:sz w:val="12"/>
                                <w:szCs w:val="14"/>
                              </w:rPr>
                              <w:t>4未ログイン中の新規予約ボタン押下</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89D7D2E" id="フローチャート: 処理 1881306088" o:spid="_x0000_s1224" type="#_x0000_t109" style="position:absolute;left:0;text-align:left;margin-left:216.5pt;margin-top:1.3pt;width:123.05pt;height:16.25pt;z-index:251658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" fillcolor="white [3212]" strokecolor="black [3213]" strokeweight="1pt">
                <v:textbox inset="0,0,0,0">
                  <w:txbxContent>
                    <w:p w14:paraId="7602E558" w14:textId="06B2E012" w:rsidR="00401E93" w:rsidRPr="004547FE" w:rsidRDefault="00401E93" w:rsidP="00401E93">
                      <w:pPr>
                        <w:jc w:val="center"/>
                        <w:rPr>
                          <w:color w:val="000000" w:themeColor="text1"/>
                          <w:sz w:val="12"/>
                          <w:szCs w:val="14"/>
                        </w:rPr>
                      </w:pPr>
                      <w:r w:rsidRPr="004547FE">
                        <w:rPr>
                          <w:rFonts w:hint="eastAsia"/>
                          <w:color w:val="000000" w:themeColor="text1"/>
                          <w:sz w:val="12"/>
                          <w:szCs w:val="14"/>
                        </w:rPr>
                        <w:t>4.</w:t>
                      </w:r>
                      <w:r w:rsidRPr="004547FE">
                        <w:rPr>
                          <w:color w:val="000000" w:themeColor="text1"/>
                          <w:sz w:val="12"/>
                          <w:szCs w:val="14"/>
                        </w:rPr>
                        <w:t>3</w:t>
                      </w:r>
                      <w:r w:rsidRPr="004547FE">
                        <w:rPr>
                          <w:rFonts w:hint="eastAsia"/>
                          <w:color w:val="000000" w:themeColor="text1"/>
                          <w:sz w:val="12"/>
                          <w:szCs w:val="14"/>
                        </w:rPr>
                        <w:t>.</w:t>
                      </w:r>
                      <w:r>
                        <w:rPr>
                          <w:rFonts w:hint="eastAsia"/>
                          <w:color w:val="000000" w:themeColor="text1"/>
                          <w:sz w:val="12"/>
                          <w:szCs w:val="14"/>
                        </w:rPr>
                        <w:t>6</w:t>
                      </w:r>
                      <w:r w:rsidRPr="004547FE">
                        <w:rPr>
                          <w:color w:val="000000" w:themeColor="text1"/>
                          <w:sz w:val="12"/>
                          <w:szCs w:val="14"/>
                        </w:rPr>
                        <w:t>.</w:t>
                      </w:r>
                      <w:r>
                        <w:rPr>
                          <w:rFonts w:hint="eastAsia"/>
                          <w:color w:val="000000" w:themeColor="text1"/>
                          <w:sz w:val="12"/>
                          <w:szCs w:val="14"/>
                        </w:rPr>
                        <w:t>4未ログイン中の新規予約ボタン押下</w:t>
                      </w:r>
                    </w:p>
                  </w:txbxContent>
                </v:textbox>
              </v:shape>
            </w:pict>
          </mc:Fallback>
        </mc:AlternateContent>
      </w:r>
    </w:p>
    <w:p w14:paraId="4E32338B" w14:textId="32E2B8DF" w:rsidR="005F38A3" w:rsidRDefault="00961751" w:rsidP="00CB1133">
      <w:pPr>
        <w:pStyle w:val="a4"/>
        <w:ind w:leftChars="0" w:left="992"/>
        <w:jc w:val="left"/>
      </w:pPr>
      <w:r>
        <w:rPr>
          <w:noProof/>
        </w:rPr>
        <mc:AlternateContent>
          <mc:Choice Requires="wps">
            <w:drawing>
              <wp:anchor distT="0" distB="0" distL="114300" distR="114300" simplePos="0" relativeHeight="251658396" behindDoc="0" locked="0" layoutInCell="1" allowOverlap="1" wp14:anchorId="6790A39D" wp14:editId="47C091C6">
                <wp:simplePos x="0" y="0"/>
                <wp:positionH relativeFrom="column">
                  <wp:posOffset>3398309</wp:posOffset>
                </wp:positionH>
                <wp:positionV relativeFrom="paragraph">
                  <wp:posOffset>5715</wp:posOffset>
                </wp:positionV>
                <wp:extent cx="875444" cy="219075"/>
                <wp:effectExtent l="0" t="0" r="1270" b="9525"/>
                <wp:wrapNone/>
                <wp:docPr id="1844720415" name="テキスト ボックス 1844720415"/>
                <wp:cNvGraphicFramePr/>
                <a:graphic xmlns:a="http://schemas.openxmlformats.org/drawingml/2006/main">
                  <a:graphicData uri="http://schemas.microsoft.com/office/word/2010/wordprocessingShape">
                    <wps:wsp>
                      <wps:cNvSpPr txBox="1"/>
                      <wps:spPr>
                        <a:xfrm>
                          <a:off x="0" y="0"/>
                          <a:ext cx="875444" cy="219075"/>
                        </a:xfrm>
                        <a:prstGeom prst="rect">
                          <a:avLst/>
                        </a:prstGeom>
                        <a:noFill/>
                        <a:ln w="6350">
                          <a:noFill/>
                        </a:ln>
                      </wps:spPr>
                      <wps:txbx>
                        <w:txbxContent>
                          <w:p w14:paraId="12163FE2" w14:textId="60C3A7AD" w:rsidR="00DC3EB5" w:rsidRPr="0095285E" w:rsidRDefault="00DC3EB5" w:rsidP="00DC3EB5">
                            <w:pPr>
                              <w:rPr>
                                <w:color w:val="000000" w:themeColor="text1"/>
                                <w:sz w:val="12"/>
                                <w:szCs w:val="12"/>
                              </w:rPr>
                            </w:pPr>
                            <w:r w:rsidRPr="0095285E">
                              <w:rPr>
                                <w:rFonts w:hint="eastAsia"/>
                                <w:color w:val="000000" w:themeColor="text1"/>
                                <w:sz w:val="12"/>
                                <w:szCs w:val="12"/>
                              </w:rPr>
                              <w:t>【</w:t>
                            </w:r>
                            <w:r>
                              <w:rPr>
                                <w:rFonts w:hint="eastAsia"/>
                                <w:color w:val="000000" w:themeColor="text1"/>
                                <w:sz w:val="12"/>
                                <w:szCs w:val="12"/>
                              </w:rPr>
                              <w:t>新規予約</w:t>
                            </w:r>
                            <w:r w:rsidRPr="0095285E">
                              <w:rPr>
                                <w:rFonts w:hint="eastAsia"/>
                                <w:color w:val="000000" w:themeColor="text1"/>
                                <w:sz w:val="12"/>
                                <w:szCs w:val="12"/>
                              </w:rPr>
                              <w:t>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0A39D" id="テキスト ボックス 1844720415" o:spid="_x0000_s1225" type="#_x0000_t202" style="position:absolute;left:0;text-align:left;margin-left:267.6pt;margin-top:.45pt;width:68.95pt;height:17.25pt;z-index:2516583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" filled="f" stroked="f" strokeweight=".5pt">
                <v:textbox inset="0,0,0,0">
                  <w:txbxContent>
                    <w:p w14:paraId="12163FE2" w14:textId="60C3A7AD" w:rsidR="00DC3EB5" w:rsidRPr="0095285E" w:rsidRDefault="00DC3EB5" w:rsidP="00DC3EB5">
                      <w:pPr>
                        <w:rPr>
                          <w:color w:val="000000" w:themeColor="text1"/>
                          <w:sz w:val="12"/>
                          <w:szCs w:val="12"/>
                        </w:rPr>
                      </w:pPr>
                      <w:r w:rsidRPr="0095285E">
                        <w:rPr>
                          <w:rFonts w:hint="eastAsia"/>
                          <w:color w:val="000000" w:themeColor="text1"/>
                          <w:sz w:val="12"/>
                          <w:szCs w:val="12"/>
                        </w:rPr>
                        <w:t>【</w:t>
                      </w:r>
                      <w:r>
                        <w:rPr>
                          <w:rFonts w:hint="eastAsia"/>
                          <w:color w:val="000000" w:themeColor="text1"/>
                          <w:sz w:val="12"/>
                          <w:szCs w:val="12"/>
                        </w:rPr>
                        <w:t>新規予約</w:t>
                      </w:r>
                      <w:r w:rsidRPr="0095285E">
                        <w:rPr>
                          <w:rFonts w:hint="eastAsia"/>
                          <w:color w:val="000000" w:themeColor="text1"/>
                          <w:sz w:val="12"/>
                          <w:szCs w:val="12"/>
                        </w:rPr>
                        <w:t>ボタン押下】</w:t>
                      </w:r>
                    </w:p>
                  </w:txbxContent>
                </v:textbox>
              </v:shape>
            </w:pict>
          </mc:Fallback>
        </mc:AlternateContent>
      </w:r>
      <w:r>
        <w:rPr>
          <w:noProof/>
        </w:rPr>
        <mc:AlternateContent>
          <mc:Choice Requires="wps">
            <w:drawing>
              <wp:anchor distT="0" distB="0" distL="114300" distR="114300" simplePos="0" relativeHeight="251658394" behindDoc="0" locked="0" layoutInCell="1" allowOverlap="1" wp14:anchorId="52C94248" wp14:editId="4A984F2C">
                <wp:simplePos x="0" y="0"/>
                <wp:positionH relativeFrom="column">
                  <wp:posOffset>3378200</wp:posOffset>
                </wp:positionH>
                <wp:positionV relativeFrom="paragraph">
                  <wp:posOffset>5644</wp:posOffset>
                </wp:positionV>
                <wp:extent cx="4374" cy="843210"/>
                <wp:effectExtent l="76200" t="38100" r="72390" b="14605"/>
                <wp:wrapNone/>
                <wp:docPr id="484228926" name="直線矢印コネクタ 18"/>
                <wp:cNvGraphicFramePr/>
                <a:graphic xmlns:a="http://schemas.openxmlformats.org/drawingml/2006/main">
                  <a:graphicData uri="http://schemas.microsoft.com/office/word/2010/wordprocessingShape">
                    <wps:wsp>
                      <wps:cNvCnPr/>
                      <wps:spPr>
                        <a:xfrm flipV="1">
                          <a:off x="0" y="0"/>
                          <a:ext cx="4374" cy="8432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1C472A" id="直線矢印コネクタ 18" o:spid="_x0000_s1026" type="#_x0000_t32" style="position:absolute;margin-left:266pt;margin-top:.45pt;width:.35pt;height:66.4pt;flip:y;z-index:2516583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" strokecolor="black [3200]" strokeweight=".5pt">
                <v:stroke endarrow="block" joinstyle="miter"/>
              </v:shape>
            </w:pict>
          </mc:Fallback>
        </mc:AlternateContent>
      </w:r>
      <w:r w:rsidR="00C75213">
        <w:rPr>
          <w:noProof/>
        </w:rPr>
        <mc:AlternateContent>
          <mc:Choice Requires="wps">
            <w:drawing>
              <wp:anchor distT="0" distB="0" distL="114300" distR="114300" simplePos="0" relativeHeight="251658315" behindDoc="0" locked="0" layoutInCell="1" allowOverlap="1" wp14:anchorId="3F6367A1" wp14:editId="130BA14F">
                <wp:simplePos x="0" y="0"/>
                <wp:positionH relativeFrom="column">
                  <wp:posOffset>1828800</wp:posOffset>
                </wp:positionH>
                <wp:positionV relativeFrom="paragraph">
                  <wp:posOffset>131196</wp:posOffset>
                </wp:positionV>
                <wp:extent cx="0" cy="787179"/>
                <wp:effectExtent l="0" t="0" r="38100" b="13335"/>
                <wp:wrapNone/>
                <wp:docPr id="147" name="直線コネクタ 147"/>
                <wp:cNvGraphicFramePr/>
                <a:graphic xmlns:a="http://schemas.openxmlformats.org/drawingml/2006/main">
                  <a:graphicData uri="http://schemas.microsoft.com/office/word/2010/wordprocessingShape">
                    <wps:wsp>
                      <wps:cNvCnPr/>
                      <wps:spPr>
                        <a:xfrm flipV="1">
                          <a:off x="0" y="0"/>
                          <a:ext cx="0" cy="787179"/>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3D337B80" id="直線コネクタ 147" o:spid="_x0000_s1026" style="position:absolute;flip:y;z-index:2516583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in,10.35pt" to="2in,7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" strokecolor="black [3200]" strokeweight=".5pt">
                <v:stroke joinstyle="miter"/>
              </v:line>
            </w:pict>
          </mc:Fallback>
        </mc:AlternateContent>
      </w:r>
      <w:r w:rsidR="00C75213">
        <w:rPr>
          <w:noProof/>
        </w:rPr>
        <mc:AlternateContent>
          <mc:Choice Requires="wps">
            <w:drawing>
              <wp:anchor distT="0" distB="0" distL="114300" distR="114300" simplePos="0" relativeHeight="251658318" behindDoc="0" locked="0" layoutInCell="1" allowOverlap="1" wp14:anchorId="1D8CC50E" wp14:editId="667817E8">
                <wp:simplePos x="0" y="0"/>
                <wp:positionH relativeFrom="column">
                  <wp:posOffset>1387475</wp:posOffset>
                </wp:positionH>
                <wp:positionV relativeFrom="paragraph">
                  <wp:posOffset>304165</wp:posOffset>
                </wp:positionV>
                <wp:extent cx="1562735" cy="206375"/>
                <wp:effectExtent l="0" t="0" r="18415" b="22225"/>
                <wp:wrapNone/>
                <wp:docPr id="103" name="フローチャート: 処理 103"/>
                <wp:cNvGraphicFramePr/>
                <a:graphic xmlns:a="http://schemas.openxmlformats.org/drawingml/2006/main">
                  <a:graphicData uri="http://schemas.microsoft.com/office/word/2010/wordprocessingShape">
                    <wps:wsp>
                      <wps:cNvSpPr/>
                      <wps:spPr>
                        <a:xfrm>
                          <a:off x="0" y="0"/>
                          <a:ext cx="1562735" cy="206375"/>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DBCA3D" w14:textId="653B885D" w:rsidR="00EE4BAD" w:rsidRPr="004547FE" w:rsidRDefault="00EE4BAD" w:rsidP="00EE4BAD">
                            <w:pPr>
                              <w:jc w:val="center"/>
                              <w:rPr>
                                <w:color w:val="000000" w:themeColor="text1"/>
                                <w:sz w:val="12"/>
                                <w:szCs w:val="14"/>
                              </w:rPr>
                            </w:pPr>
                            <w:r w:rsidRPr="004547FE">
                              <w:rPr>
                                <w:rFonts w:hint="eastAsia"/>
                                <w:color w:val="000000" w:themeColor="text1"/>
                                <w:sz w:val="12"/>
                                <w:szCs w:val="14"/>
                              </w:rPr>
                              <w:t>4.</w:t>
                            </w:r>
                            <w:r w:rsidRPr="004547FE">
                              <w:rPr>
                                <w:color w:val="000000" w:themeColor="text1"/>
                                <w:sz w:val="12"/>
                                <w:szCs w:val="14"/>
                              </w:rPr>
                              <w:t>3</w:t>
                            </w:r>
                            <w:r w:rsidRPr="004547FE">
                              <w:rPr>
                                <w:rFonts w:hint="eastAsia"/>
                                <w:color w:val="000000" w:themeColor="text1"/>
                                <w:sz w:val="12"/>
                                <w:szCs w:val="14"/>
                              </w:rPr>
                              <w:t>.</w:t>
                            </w:r>
                            <w:r w:rsidRPr="004547FE">
                              <w:rPr>
                                <w:color w:val="000000" w:themeColor="text1"/>
                                <w:sz w:val="12"/>
                                <w:szCs w:val="14"/>
                              </w:rPr>
                              <w:t>5.</w:t>
                            </w:r>
                            <w:r w:rsidRPr="004547FE">
                              <w:rPr>
                                <w:rFonts w:hint="eastAsia"/>
                                <w:color w:val="000000" w:themeColor="text1"/>
                                <w:sz w:val="12"/>
                                <w:szCs w:val="14"/>
                              </w:rPr>
                              <w:t>1未ログイン状態での教室概要表示</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D8CC50E" id="フローチャート: 処理 103" o:spid="_x0000_s1226" type="#_x0000_t109" style="position:absolute;left:0;text-align:left;margin-left:109.25pt;margin-top:23.95pt;width:123.05pt;height:16.25pt;z-index:25165831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" fillcolor="white [3212]" strokecolor="black [3213]" strokeweight="1pt">
                <v:textbox inset="0,0,0,0">
                  <w:txbxContent>
                    <w:p w14:paraId="5DDBCA3D" w14:textId="653B885D" w:rsidR="00EE4BAD" w:rsidRPr="004547FE" w:rsidRDefault="00EE4BAD" w:rsidP="00EE4BAD">
                      <w:pPr>
                        <w:jc w:val="center"/>
                        <w:rPr>
                          <w:color w:val="000000" w:themeColor="text1"/>
                          <w:sz w:val="12"/>
                          <w:szCs w:val="14"/>
                        </w:rPr>
                      </w:pPr>
                      <w:r w:rsidRPr="004547FE">
                        <w:rPr>
                          <w:rFonts w:hint="eastAsia"/>
                          <w:color w:val="000000" w:themeColor="text1"/>
                          <w:sz w:val="12"/>
                          <w:szCs w:val="14"/>
                        </w:rPr>
                        <w:t>4.</w:t>
                      </w:r>
                      <w:r w:rsidRPr="004547FE">
                        <w:rPr>
                          <w:color w:val="000000" w:themeColor="text1"/>
                          <w:sz w:val="12"/>
                          <w:szCs w:val="14"/>
                        </w:rPr>
                        <w:t>3</w:t>
                      </w:r>
                      <w:r w:rsidRPr="004547FE">
                        <w:rPr>
                          <w:rFonts w:hint="eastAsia"/>
                          <w:color w:val="000000" w:themeColor="text1"/>
                          <w:sz w:val="12"/>
                          <w:szCs w:val="14"/>
                        </w:rPr>
                        <w:t>.</w:t>
                      </w:r>
                      <w:r w:rsidRPr="004547FE">
                        <w:rPr>
                          <w:color w:val="000000" w:themeColor="text1"/>
                          <w:sz w:val="12"/>
                          <w:szCs w:val="14"/>
                        </w:rPr>
                        <w:t>5.</w:t>
                      </w:r>
                      <w:r w:rsidRPr="004547FE">
                        <w:rPr>
                          <w:rFonts w:hint="eastAsia"/>
                          <w:color w:val="000000" w:themeColor="text1"/>
                          <w:sz w:val="12"/>
                          <w:szCs w:val="14"/>
                        </w:rPr>
                        <w:t>1未ログイン状態での教室概要表示</w:t>
                      </w:r>
                    </w:p>
                  </w:txbxContent>
                </v:textbox>
              </v:shape>
            </w:pict>
          </mc:Fallback>
        </mc:AlternateContent>
      </w:r>
      <w:r w:rsidR="00C75213">
        <w:rPr>
          <w:noProof/>
        </w:rPr>
        <mc:AlternateContent>
          <mc:Choice Requires="wps">
            <w:drawing>
              <wp:anchor distT="0" distB="0" distL="114300" distR="114300" simplePos="0" relativeHeight="251658317" behindDoc="0" locked="0" layoutInCell="1" allowOverlap="1" wp14:anchorId="241746F7" wp14:editId="40B4784E">
                <wp:simplePos x="0" y="0"/>
                <wp:positionH relativeFrom="column">
                  <wp:posOffset>2474595</wp:posOffset>
                </wp:positionH>
                <wp:positionV relativeFrom="paragraph">
                  <wp:posOffset>130810</wp:posOffset>
                </wp:positionV>
                <wp:extent cx="0" cy="737235"/>
                <wp:effectExtent l="76200" t="0" r="57150" b="62865"/>
                <wp:wrapNone/>
                <wp:docPr id="149" name="直線矢印コネクタ 149"/>
                <wp:cNvGraphicFramePr/>
                <a:graphic xmlns:a="http://schemas.openxmlformats.org/drawingml/2006/main">
                  <a:graphicData uri="http://schemas.microsoft.com/office/word/2010/wordprocessingShape">
                    <wps:wsp>
                      <wps:cNvCnPr/>
                      <wps:spPr>
                        <a:xfrm>
                          <a:off x="0" y="0"/>
                          <a:ext cx="0" cy="737235"/>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B295456" id="直線矢印コネクタ 149" o:spid="_x0000_s1026" type="#_x0000_t32" style="position:absolute;margin-left:194.85pt;margin-top:10.3pt;width:0;height:58.05pt;z-index:25165831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" strokecolor="black [3200]" strokeweight=".5pt">
                <v:stroke endarrow="block" joinstyle="miter"/>
              </v:shape>
            </w:pict>
          </mc:Fallback>
        </mc:AlternateContent>
      </w:r>
      <w:r w:rsidR="00C75213">
        <w:rPr>
          <w:noProof/>
        </w:rPr>
        <mc:AlternateContent>
          <mc:Choice Requires="wps">
            <w:drawing>
              <wp:anchor distT="0" distB="0" distL="114300" distR="114300" simplePos="0" relativeHeight="251658316" behindDoc="0" locked="0" layoutInCell="1" allowOverlap="1" wp14:anchorId="73FD8D3B" wp14:editId="403808C0">
                <wp:simplePos x="0" y="0"/>
                <wp:positionH relativeFrom="column">
                  <wp:posOffset>1827530</wp:posOffset>
                </wp:positionH>
                <wp:positionV relativeFrom="paragraph">
                  <wp:posOffset>130810</wp:posOffset>
                </wp:positionV>
                <wp:extent cx="647065" cy="0"/>
                <wp:effectExtent l="0" t="0" r="0" b="0"/>
                <wp:wrapNone/>
                <wp:docPr id="148" name="直線コネクタ 148"/>
                <wp:cNvGraphicFramePr/>
                <a:graphic xmlns:a="http://schemas.openxmlformats.org/drawingml/2006/main">
                  <a:graphicData uri="http://schemas.microsoft.com/office/word/2010/wordprocessingShape">
                    <wps:wsp>
                      <wps:cNvCnPr/>
                      <wps:spPr>
                        <a:xfrm>
                          <a:off x="0" y="0"/>
                          <a:ext cx="647065"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E5165B8" id="直線コネクタ 148" o:spid="_x0000_s1026" style="position:absolute;z-index:251658316;visibility:visible;mso-wrap-style:square;mso-wrap-distance-left:9pt;mso-wrap-distance-top:0;mso-wrap-distance-right:9pt;mso-wrap-distance-bottom:0;mso-position-horizontal:absolute;mso-position-horizontal-relative:text;mso-position-vertical:absolute;mso-position-vertical-relative:text" from="143.9pt,10.3pt" to="194.85pt,10.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" strokecolor="black [3200]" strokeweight=".5pt">
                <v:stroke joinstyle="miter"/>
              </v:line>
            </w:pict>
          </mc:Fallback>
        </mc:AlternateContent>
      </w:r>
    </w:p>
    <w:p w14:paraId="3B11A97A" w14:textId="4253D4E5" w:rsidR="00E532AC" w:rsidRDefault="00364B4C" w:rsidP="00CB1133">
      <w:pPr>
        <w:pStyle w:val="a4"/>
        <w:ind w:leftChars="0" w:left="992"/>
        <w:jc w:val="left"/>
      </w:pPr>
      <w:r>
        <w:rPr>
          <w:noProof/>
        </w:rPr>
        <mc:AlternateContent>
          <mc:Choice Requires="wps">
            <w:drawing>
              <wp:anchor distT="0" distB="0" distL="114300" distR="114300" simplePos="0" relativeHeight="251658673" behindDoc="0" locked="0" layoutInCell="1" allowOverlap="1" wp14:anchorId="7C66C1BC" wp14:editId="64F3BFA4">
                <wp:simplePos x="0" y="0"/>
                <wp:positionH relativeFrom="column">
                  <wp:posOffset>3877618</wp:posOffset>
                </wp:positionH>
                <wp:positionV relativeFrom="paragraph">
                  <wp:posOffset>215206</wp:posOffset>
                </wp:positionV>
                <wp:extent cx="482934" cy="255257"/>
                <wp:effectExtent l="0" t="38100" r="69850" b="31115"/>
                <wp:wrapNone/>
                <wp:docPr id="2035738738" name="コネクタ: カギ線 1048"/>
                <wp:cNvGraphicFramePr/>
                <a:graphic xmlns:a="http://schemas.openxmlformats.org/drawingml/2006/main">
                  <a:graphicData uri="http://schemas.microsoft.com/office/word/2010/wordprocessingShape">
                    <wps:wsp>
                      <wps:cNvCnPr/>
                      <wps:spPr>
                        <a:xfrm flipV="1">
                          <a:off x="0" y="0"/>
                          <a:ext cx="482934" cy="255257"/>
                        </a:xfrm>
                        <a:prstGeom prst="bentConnector3">
                          <a:avLst>
                            <a:gd name="adj1" fmla="val 10073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E672EF" id="_x0000_t34" coordsize="21600,21600" o:spt="34" o:oned="t" adj="10800" path="m,l@0,0@0,21600,21600,21600e" filled="f">
                <v:stroke joinstyle="miter"/>
                <v:formulas>
                  <v:f eqn="val #0"/>
                </v:formulas>
                <v:path arrowok="t" fillok="f" o:connecttype="none"/>
                <v:handles>
                  <v:h position="#0,center"/>
                </v:handles>
                <o:lock v:ext="edit" shapetype="t"/>
              </v:shapetype>
              <v:shape id="コネクタ: カギ線 1048" o:spid="_x0000_s1026" type="#_x0000_t34" style="position:absolute;margin-left:305.3pt;margin-top:16.95pt;width:38.05pt;height:20.1pt;flip:y;z-index:2516586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" adj="21759" strokecolor="black [3200]" strokeweight=".5pt">
                <v:stroke endarrow="block"/>
              </v:shape>
            </w:pict>
          </mc:Fallback>
        </mc:AlternateContent>
      </w:r>
      <w:r>
        <w:rPr>
          <w:noProof/>
        </w:rPr>
        <mc:AlternateContent>
          <mc:Choice Requires="wps">
            <w:drawing>
              <wp:anchor distT="0" distB="0" distL="114300" distR="114300" simplePos="0" relativeHeight="251658672" behindDoc="0" locked="0" layoutInCell="1" allowOverlap="1" wp14:anchorId="38720681" wp14:editId="4CE76AA9">
                <wp:simplePos x="0" y="0"/>
                <wp:positionH relativeFrom="column">
                  <wp:posOffset>3373007</wp:posOffset>
                </wp:positionH>
                <wp:positionV relativeFrom="paragraph">
                  <wp:posOffset>105416</wp:posOffset>
                </wp:positionV>
                <wp:extent cx="991156" cy="246955"/>
                <wp:effectExtent l="0" t="0" r="0" b="1270"/>
                <wp:wrapNone/>
                <wp:docPr id="1437754740" name="テキスト ボックス 21"/>
                <wp:cNvGraphicFramePr/>
                <a:graphic xmlns:a="http://schemas.openxmlformats.org/drawingml/2006/main">
                  <a:graphicData uri="http://schemas.microsoft.com/office/word/2010/wordprocessingShape">
                    <wps:wsp>
                      <wps:cNvSpPr txBox="1"/>
                      <wps:spPr>
                        <a:xfrm>
                          <a:off x="0" y="0"/>
                          <a:ext cx="991156" cy="246955"/>
                        </a:xfrm>
                        <a:prstGeom prst="rect">
                          <a:avLst/>
                        </a:prstGeom>
                        <a:noFill/>
                        <a:ln w="6350">
                          <a:noFill/>
                        </a:ln>
                      </wps:spPr>
                      <wps:txbx>
                        <w:txbxContent>
                          <w:p w14:paraId="4CAD92DD" w14:textId="77777777" w:rsidR="00364B4C" w:rsidRPr="00B0478D" w:rsidRDefault="00364B4C" w:rsidP="00364B4C">
                            <w:pPr>
                              <w:rPr>
                                <w:color w:val="000000" w:themeColor="text1"/>
                                <w:sz w:val="10"/>
                                <w:szCs w:val="10"/>
                              </w:rPr>
                            </w:pPr>
                            <w:r>
                              <w:rPr>
                                <w:rFonts w:hint="eastAsia"/>
                                <w:color w:val="000000" w:themeColor="text1"/>
                                <w:sz w:val="10"/>
                                <w:szCs w:val="10"/>
                              </w:rPr>
                              <w:t>「ログインして下さい」表示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720681" id="_x0000_s1227" type="#_x0000_t202" style="position:absolute;left:0;text-align:left;margin-left:265.6pt;margin-top:8.3pt;width:78.05pt;height:19.45pt;z-index:25165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" filled="f" stroked="f" strokeweight=".5pt">
                <v:textbox>
                  <w:txbxContent>
                    <w:p w14:paraId="4CAD92DD" w14:textId="77777777" w:rsidR="00364B4C" w:rsidRPr="00B0478D" w:rsidRDefault="00364B4C" w:rsidP="00364B4C">
                      <w:pPr>
                        <w:rPr>
                          <w:color w:val="000000" w:themeColor="text1"/>
                          <w:sz w:val="10"/>
                          <w:szCs w:val="10"/>
                        </w:rPr>
                      </w:pPr>
                      <w:r>
                        <w:rPr>
                          <w:rFonts w:hint="eastAsia"/>
                          <w:color w:val="000000" w:themeColor="text1"/>
                          <w:sz w:val="10"/>
                          <w:szCs w:val="10"/>
                        </w:rPr>
                        <w:t>「ログインして下さい」表示</w:t>
                      </w:r>
                    </w:p>
                  </w:txbxContent>
                </v:textbox>
              </v:shape>
            </w:pict>
          </mc:Fallback>
        </mc:AlternateContent>
      </w:r>
      <w:r>
        <w:rPr>
          <w:noProof/>
        </w:rPr>
        <mc:AlternateContent>
          <mc:Choice Requires="wps">
            <w:drawing>
              <wp:anchor distT="0" distB="0" distL="114300" distR="114300" simplePos="0" relativeHeight="251658671" behindDoc="0" locked="0" layoutInCell="1" allowOverlap="1" wp14:anchorId="64CA73C1" wp14:editId="5180952B">
                <wp:simplePos x="0" y="0"/>
                <wp:positionH relativeFrom="column">
                  <wp:posOffset>3488816</wp:posOffset>
                </wp:positionH>
                <wp:positionV relativeFrom="paragraph">
                  <wp:posOffset>217677</wp:posOffset>
                </wp:positionV>
                <wp:extent cx="0" cy="416903"/>
                <wp:effectExtent l="76200" t="0" r="57150" b="59690"/>
                <wp:wrapNone/>
                <wp:docPr id="11041336" name="直線矢印コネクタ 19"/>
                <wp:cNvGraphicFramePr/>
                <a:graphic xmlns:a="http://schemas.openxmlformats.org/drawingml/2006/main">
                  <a:graphicData uri="http://schemas.microsoft.com/office/word/2010/wordprocessingShape">
                    <wps:wsp>
                      <wps:cNvCnPr/>
                      <wps:spPr>
                        <a:xfrm flipH="1">
                          <a:off x="0" y="0"/>
                          <a:ext cx="0" cy="416903"/>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0A5B58F" id="直線矢印コネクタ 19" o:spid="_x0000_s1026" type="#_x0000_t32" style="position:absolute;margin-left:274.7pt;margin-top:17.15pt;width:0;height:32.85pt;flip:x;z-index:2516586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" strokecolor="windowText" strokeweight=".5pt">
                <v:stroke endarrow="block" joinstyle="miter"/>
              </v:shape>
            </w:pict>
          </mc:Fallback>
        </mc:AlternateContent>
      </w:r>
      <w:r w:rsidR="005A0E03">
        <w:rPr>
          <w:noProof/>
        </w:rPr>
        <mc:AlternateContent>
          <mc:Choice Requires="wps">
            <w:drawing>
              <wp:anchor distT="0" distB="0" distL="114300" distR="114300" simplePos="0" relativeHeight="251658670" behindDoc="0" locked="0" layoutInCell="1" allowOverlap="1" wp14:anchorId="1BA6DD4A" wp14:editId="133ACABE">
                <wp:simplePos x="0" y="0"/>
                <wp:positionH relativeFrom="column">
                  <wp:posOffset>3446889</wp:posOffset>
                </wp:positionH>
                <wp:positionV relativeFrom="paragraph">
                  <wp:posOffset>4211</wp:posOffset>
                </wp:positionV>
                <wp:extent cx="1562735" cy="206375"/>
                <wp:effectExtent l="0" t="0" r="18415" b="22225"/>
                <wp:wrapNone/>
                <wp:docPr id="1842894458" name="フローチャート: 処理 1842894458"/>
                <wp:cNvGraphicFramePr/>
                <a:graphic xmlns:a="http://schemas.openxmlformats.org/drawingml/2006/main">
                  <a:graphicData uri="http://schemas.microsoft.com/office/word/2010/wordprocessingShape">
                    <wps:wsp>
                      <wps:cNvSpPr/>
                      <wps:spPr>
                        <a:xfrm>
                          <a:off x="0" y="0"/>
                          <a:ext cx="1562735" cy="206375"/>
                        </a:xfrm>
                        <a:prstGeom prst="flowChartProcess">
                          <a:avLst/>
                        </a:prstGeom>
                        <a:solidFill>
                          <a:sysClr val="window" lastClr="FFFFFF"/>
                        </a:solidFill>
                        <a:ln w="12700" cap="flat" cmpd="sng" algn="ctr">
                          <a:solidFill>
                            <a:sysClr val="windowText" lastClr="000000"/>
                          </a:solidFill>
                          <a:prstDash val="solid"/>
                          <a:miter lim="800000"/>
                        </a:ln>
                        <a:effectLst/>
                      </wps:spPr>
                      <wps:txbx>
                        <w:txbxContent>
                          <w:p w14:paraId="2ED3A492" w14:textId="0D35D057" w:rsidR="005A0E03" w:rsidRPr="004547FE" w:rsidRDefault="005A0E03" w:rsidP="005A0E03">
                            <w:pPr>
                              <w:jc w:val="center"/>
                              <w:rPr>
                                <w:color w:val="000000" w:themeColor="text1"/>
                                <w:sz w:val="12"/>
                                <w:szCs w:val="14"/>
                              </w:rPr>
                            </w:pPr>
                            <w:r>
                              <w:rPr>
                                <w:rFonts w:hint="eastAsia"/>
                                <w:color w:val="000000" w:themeColor="text1"/>
                                <w:sz w:val="12"/>
                                <w:szCs w:val="14"/>
                              </w:rPr>
                              <w:t>未ログイン中の予約変更ボタン押下</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BA6DD4A" id="フローチャート: 処理 1842894458" o:spid="_x0000_s1228" type="#_x0000_t109" style="position:absolute;left:0;text-align:left;margin-left:271.4pt;margin-top:.35pt;width:123.05pt;height:16.25pt;z-index:25165867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" fillcolor="window" strokecolor="windowText" strokeweight="1pt">
                <v:textbox inset="0,0,0,0">
                  <w:txbxContent>
                    <w:p w14:paraId="2ED3A492" w14:textId="0D35D057" w:rsidR="005A0E03" w:rsidRPr="004547FE" w:rsidRDefault="005A0E03" w:rsidP="005A0E03">
                      <w:pPr>
                        <w:jc w:val="center"/>
                        <w:rPr>
                          <w:color w:val="000000" w:themeColor="text1"/>
                          <w:sz w:val="12"/>
                          <w:szCs w:val="14"/>
                        </w:rPr>
                      </w:pPr>
                      <w:r>
                        <w:rPr>
                          <w:rFonts w:hint="eastAsia"/>
                          <w:color w:val="000000" w:themeColor="text1"/>
                          <w:sz w:val="12"/>
                          <w:szCs w:val="14"/>
                        </w:rPr>
                        <w:t>未ログイン中の予約変更ボタン押下</w:t>
                      </w:r>
                    </w:p>
                  </w:txbxContent>
                </v:textbox>
              </v:shape>
            </w:pict>
          </mc:Fallback>
        </mc:AlternateContent>
      </w:r>
      <w:r w:rsidR="00961751">
        <w:rPr>
          <w:noProof/>
        </w:rPr>
        <mc:AlternateContent>
          <mc:Choice Requires="wps">
            <w:drawing>
              <wp:anchor distT="0" distB="0" distL="114300" distR="114300" simplePos="0" relativeHeight="251658513" behindDoc="0" locked="0" layoutInCell="1" allowOverlap="1" wp14:anchorId="75230CF7" wp14:editId="2742DB50">
                <wp:simplePos x="0" y="0"/>
                <wp:positionH relativeFrom="column">
                  <wp:posOffset>5435600</wp:posOffset>
                </wp:positionH>
                <wp:positionV relativeFrom="paragraph">
                  <wp:posOffset>203023</wp:posOffset>
                </wp:positionV>
                <wp:extent cx="1395730" cy="521970"/>
                <wp:effectExtent l="0" t="0" r="13970" b="11430"/>
                <wp:wrapNone/>
                <wp:docPr id="237124923" name="フローチャート: 処理 237124923"/>
                <wp:cNvGraphicFramePr/>
                <a:graphic xmlns:a="http://schemas.openxmlformats.org/drawingml/2006/main">
                  <a:graphicData uri="http://schemas.microsoft.com/office/word/2010/wordprocessingShape">
                    <wps:wsp>
                      <wps:cNvSpPr/>
                      <wps:spPr>
                        <a:xfrm>
                          <a:off x="0" y="0"/>
                          <a:ext cx="1395730" cy="521970"/>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12AC3F" w14:textId="236372C1" w:rsidR="005569B9" w:rsidRPr="00B3118B" w:rsidRDefault="005569B9" w:rsidP="005569B9">
                            <w:pPr>
                              <w:jc w:val="center"/>
                              <w:rPr>
                                <w:color w:val="000000" w:themeColor="text1"/>
                              </w:rPr>
                            </w:pPr>
                            <w:r w:rsidRPr="004D6CF3">
                              <w:rPr>
                                <w:rFonts w:hint="eastAsia"/>
                                <w:color w:val="000000" w:themeColor="text1"/>
                                <w:sz w:val="15"/>
                                <w:szCs w:val="16"/>
                              </w:rPr>
                              <w:t>4.</w:t>
                            </w:r>
                            <w:r w:rsidRPr="004D6CF3">
                              <w:rPr>
                                <w:color w:val="000000" w:themeColor="text1"/>
                                <w:sz w:val="15"/>
                                <w:szCs w:val="16"/>
                              </w:rPr>
                              <w:t>3</w:t>
                            </w:r>
                            <w:r>
                              <w:rPr>
                                <w:color w:val="000000" w:themeColor="text1"/>
                                <w:sz w:val="15"/>
                                <w:szCs w:val="16"/>
                              </w:rPr>
                              <w:t>.</w:t>
                            </w:r>
                            <w:r>
                              <w:rPr>
                                <w:rFonts w:hint="eastAsia"/>
                                <w:color w:val="000000" w:themeColor="text1"/>
                                <w:sz w:val="15"/>
                                <w:szCs w:val="16"/>
                              </w:rPr>
                              <w:t>8.</w:t>
                            </w:r>
                            <w:r w:rsidR="00922D9A">
                              <w:rPr>
                                <w:rFonts w:hint="eastAsia"/>
                                <w:color w:val="000000" w:themeColor="text1"/>
                                <w:sz w:val="15"/>
                                <w:szCs w:val="16"/>
                              </w:rPr>
                              <w:t>1</w:t>
                            </w:r>
                            <w:r>
                              <w:rPr>
                                <w:color w:val="000000" w:themeColor="text1"/>
                                <w:sz w:val="15"/>
                                <w:szCs w:val="16"/>
                              </w:rPr>
                              <w:t xml:space="preserve"> </w:t>
                            </w:r>
                            <w:r w:rsidR="00406A0C">
                              <w:rPr>
                                <w:rFonts w:hint="eastAsia"/>
                                <w:color w:val="000000" w:themeColor="text1"/>
                                <w:sz w:val="15"/>
                                <w:szCs w:val="16"/>
                              </w:rPr>
                              <w:t>未</w:t>
                            </w:r>
                            <w:r>
                              <w:rPr>
                                <w:rFonts w:hint="eastAsia"/>
                                <w:color w:val="000000" w:themeColor="text1"/>
                                <w:sz w:val="15"/>
                                <w:szCs w:val="16"/>
                              </w:rPr>
                              <w:t>ログイン時</w:t>
                            </w:r>
                            <w:r>
                              <w:rPr>
                                <w:color w:val="000000" w:themeColor="text1"/>
                                <w:sz w:val="15"/>
                                <w:szCs w:val="16"/>
                              </w:rPr>
                              <w:br/>
                            </w:r>
                            <w:r w:rsidR="00192BB3">
                              <w:rPr>
                                <w:rFonts w:hint="eastAsia"/>
                                <w:color w:val="000000" w:themeColor="text1"/>
                                <w:sz w:val="15"/>
                                <w:szCs w:val="16"/>
                              </w:rPr>
                              <w:t>自分の予約確認</w:t>
                            </w:r>
                            <w:r w:rsidR="0089535B">
                              <w:rPr>
                                <w:rFonts w:hint="eastAsia"/>
                                <w:color w:val="000000" w:themeColor="text1"/>
                                <w:sz w:val="15"/>
                                <w:szCs w:val="16"/>
                              </w:rPr>
                              <w:t>押す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30CF7" id="フローチャート: 処理 237124923" o:spid="_x0000_s1229" type="#_x0000_t109" style="position:absolute;left:0;text-align:left;margin-left:428pt;margin-top:16pt;width:109.9pt;height:41.1pt;z-index:2516585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" filled="f" strokecolor="black [3213]" strokeweight="1pt">
                <v:textbox>
                  <w:txbxContent>
                    <w:p w14:paraId="1712AC3F" w14:textId="236372C1" w:rsidR="005569B9" w:rsidRPr="00B3118B" w:rsidRDefault="005569B9" w:rsidP="005569B9">
                      <w:pPr>
                        <w:jc w:val="center"/>
                        <w:rPr>
                          <w:color w:val="000000" w:themeColor="text1"/>
                        </w:rPr>
                      </w:pPr>
                      <w:r w:rsidRPr="004D6CF3">
                        <w:rPr>
                          <w:rFonts w:hint="eastAsia"/>
                          <w:color w:val="000000" w:themeColor="text1"/>
                          <w:sz w:val="15"/>
                          <w:szCs w:val="16"/>
                        </w:rPr>
                        <w:t>4.</w:t>
                      </w:r>
                      <w:r w:rsidRPr="004D6CF3">
                        <w:rPr>
                          <w:color w:val="000000" w:themeColor="text1"/>
                          <w:sz w:val="15"/>
                          <w:szCs w:val="16"/>
                        </w:rPr>
                        <w:t>3</w:t>
                      </w:r>
                      <w:r>
                        <w:rPr>
                          <w:color w:val="000000" w:themeColor="text1"/>
                          <w:sz w:val="15"/>
                          <w:szCs w:val="16"/>
                        </w:rPr>
                        <w:t>.</w:t>
                      </w:r>
                      <w:r>
                        <w:rPr>
                          <w:rFonts w:hint="eastAsia"/>
                          <w:color w:val="000000" w:themeColor="text1"/>
                          <w:sz w:val="15"/>
                          <w:szCs w:val="16"/>
                        </w:rPr>
                        <w:t>8.</w:t>
                      </w:r>
                      <w:r w:rsidR="00922D9A">
                        <w:rPr>
                          <w:rFonts w:hint="eastAsia"/>
                          <w:color w:val="000000" w:themeColor="text1"/>
                          <w:sz w:val="15"/>
                          <w:szCs w:val="16"/>
                        </w:rPr>
                        <w:t>1</w:t>
                      </w:r>
                      <w:r>
                        <w:rPr>
                          <w:color w:val="000000" w:themeColor="text1"/>
                          <w:sz w:val="15"/>
                          <w:szCs w:val="16"/>
                        </w:rPr>
                        <w:t xml:space="preserve"> </w:t>
                      </w:r>
                      <w:r w:rsidR="00406A0C">
                        <w:rPr>
                          <w:rFonts w:hint="eastAsia"/>
                          <w:color w:val="000000" w:themeColor="text1"/>
                          <w:sz w:val="15"/>
                          <w:szCs w:val="16"/>
                        </w:rPr>
                        <w:t>未</w:t>
                      </w:r>
                      <w:r>
                        <w:rPr>
                          <w:rFonts w:hint="eastAsia"/>
                          <w:color w:val="000000" w:themeColor="text1"/>
                          <w:sz w:val="15"/>
                          <w:szCs w:val="16"/>
                        </w:rPr>
                        <w:t>ログイン時</w:t>
                      </w:r>
                      <w:r>
                        <w:rPr>
                          <w:color w:val="000000" w:themeColor="text1"/>
                          <w:sz w:val="15"/>
                          <w:szCs w:val="16"/>
                        </w:rPr>
                        <w:br/>
                      </w:r>
                      <w:r w:rsidR="00192BB3">
                        <w:rPr>
                          <w:rFonts w:hint="eastAsia"/>
                          <w:color w:val="000000" w:themeColor="text1"/>
                          <w:sz w:val="15"/>
                          <w:szCs w:val="16"/>
                        </w:rPr>
                        <w:t>自分の予約確認</w:t>
                      </w:r>
                      <w:r w:rsidR="0089535B">
                        <w:rPr>
                          <w:rFonts w:hint="eastAsia"/>
                          <w:color w:val="000000" w:themeColor="text1"/>
                          <w:sz w:val="15"/>
                          <w:szCs w:val="16"/>
                        </w:rPr>
                        <w:t>押す</w:t>
                      </w:r>
                    </w:p>
                  </w:txbxContent>
                </v:textbox>
              </v:shape>
            </w:pict>
          </mc:Fallback>
        </mc:AlternateContent>
      </w:r>
    </w:p>
    <w:p w14:paraId="139B7DE4" w14:textId="3EDB13C9" w:rsidR="00E532AC" w:rsidRDefault="00364B4C" w:rsidP="00CB1133">
      <w:pPr>
        <w:pStyle w:val="a4"/>
        <w:ind w:leftChars="0" w:left="992"/>
        <w:jc w:val="left"/>
      </w:pPr>
      <w:r>
        <w:rPr>
          <w:noProof/>
        </w:rPr>
        <mc:AlternateContent>
          <mc:Choice Requires="wps">
            <w:drawing>
              <wp:anchor distT="0" distB="0" distL="114300" distR="114300" simplePos="0" relativeHeight="251658675" behindDoc="0" locked="0" layoutInCell="1" allowOverlap="1" wp14:anchorId="22B5B67E" wp14:editId="4189050A">
                <wp:simplePos x="0" y="0"/>
                <wp:positionH relativeFrom="column">
                  <wp:posOffset>4332111</wp:posOffset>
                </wp:positionH>
                <wp:positionV relativeFrom="paragraph">
                  <wp:posOffset>45155</wp:posOffset>
                </wp:positionV>
                <wp:extent cx="875444" cy="219075"/>
                <wp:effectExtent l="0" t="0" r="1270" b="9525"/>
                <wp:wrapNone/>
                <wp:docPr id="486023554" name="テキスト ボックス 486023554"/>
                <wp:cNvGraphicFramePr/>
                <a:graphic xmlns:a="http://schemas.openxmlformats.org/drawingml/2006/main">
                  <a:graphicData uri="http://schemas.microsoft.com/office/word/2010/wordprocessingShape">
                    <wps:wsp>
                      <wps:cNvSpPr txBox="1"/>
                      <wps:spPr>
                        <a:xfrm>
                          <a:off x="0" y="0"/>
                          <a:ext cx="875444" cy="219075"/>
                        </a:xfrm>
                        <a:prstGeom prst="rect">
                          <a:avLst/>
                        </a:prstGeom>
                        <a:noFill/>
                        <a:ln w="6350">
                          <a:noFill/>
                        </a:ln>
                      </wps:spPr>
                      <wps:txbx>
                        <w:txbxContent>
                          <w:p w14:paraId="3B3C3BA5" w14:textId="042F0E55" w:rsidR="00364B4C" w:rsidRPr="0095285E" w:rsidRDefault="00364B4C" w:rsidP="00364B4C">
                            <w:pPr>
                              <w:rPr>
                                <w:color w:val="000000" w:themeColor="text1"/>
                                <w:sz w:val="12"/>
                                <w:szCs w:val="12"/>
                              </w:rPr>
                            </w:pPr>
                            <w:r w:rsidRPr="0095285E">
                              <w:rPr>
                                <w:rFonts w:hint="eastAsia"/>
                                <w:color w:val="000000" w:themeColor="text1"/>
                                <w:sz w:val="12"/>
                                <w:szCs w:val="12"/>
                              </w:rPr>
                              <w:t>【</w:t>
                            </w:r>
                            <w:r>
                              <w:rPr>
                                <w:rFonts w:hint="eastAsia"/>
                                <w:color w:val="000000" w:themeColor="text1"/>
                                <w:sz w:val="12"/>
                                <w:szCs w:val="12"/>
                              </w:rPr>
                              <w:t>予約変更</w:t>
                            </w:r>
                            <w:r w:rsidRPr="0095285E">
                              <w:rPr>
                                <w:rFonts w:hint="eastAsia"/>
                                <w:color w:val="000000" w:themeColor="text1"/>
                                <w:sz w:val="12"/>
                                <w:szCs w:val="12"/>
                              </w:rPr>
                              <w:t>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B5B67E" id="テキスト ボックス 486023554" o:spid="_x0000_s1230" type="#_x0000_t202" style="position:absolute;left:0;text-align:left;margin-left:341.1pt;margin-top:3.55pt;width:68.95pt;height:17.25pt;z-index:2516586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" filled="f" stroked="f" strokeweight=".5pt">
                <v:textbox inset="0,0,0,0">
                  <w:txbxContent>
                    <w:p w14:paraId="3B3C3BA5" w14:textId="042F0E55" w:rsidR="00364B4C" w:rsidRPr="0095285E" w:rsidRDefault="00364B4C" w:rsidP="00364B4C">
                      <w:pPr>
                        <w:rPr>
                          <w:color w:val="000000" w:themeColor="text1"/>
                          <w:sz w:val="12"/>
                          <w:szCs w:val="12"/>
                        </w:rPr>
                      </w:pPr>
                      <w:r w:rsidRPr="0095285E">
                        <w:rPr>
                          <w:rFonts w:hint="eastAsia"/>
                          <w:color w:val="000000" w:themeColor="text1"/>
                          <w:sz w:val="12"/>
                          <w:szCs w:val="12"/>
                        </w:rPr>
                        <w:t>【</w:t>
                      </w:r>
                      <w:r>
                        <w:rPr>
                          <w:rFonts w:hint="eastAsia"/>
                          <w:color w:val="000000" w:themeColor="text1"/>
                          <w:sz w:val="12"/>
                          <w:szCs w:val="12"/>
                        </w:rPr>
                        <w:t>予約変更</w:t>
                      </w:r>
                      <w:r w:rsidRPr="0095285E">
                        <w:rPr>
                          <w:rFonts w:hint="eastAsia"/>
                          <w:color w:val="000000" w:themeColor="text1"/>
                          <w:sz w:val="12"/>
                          <w:szCs w:val="12"/>
                        </w:rPr>
                        <w:t>ボタン押下】</w:t>
                      </w:r>
                    </w:p>
                  </w:txbxContent>
                </v:textbox>
              </v:shape>
            </w:pict>
          </mc:Fallback>
        </mc:AlternateContent>
      </w:r>
      <w:r w:rsidR="004D6CF3">
        <w:rPr>
          <w:noProof/>
        </w:rPr>
        <mc:AlternateContent>
          <mc:Choice Requires="wps">
            <w:drawing>
              <wp:anchor distT="0" distB="0" distL="114300" distR="114300" simplePos="0" relativeHeight="251658319" behindDoc="0" locked="0" layoutInCell="1" allowOverlap="1" wp14:anchorId="416864F4" wp14:editId="283A1BBD">
                <wp:simplePos x="0" y="0"/>
                <wp:positionH relativeFrom="column">
                  <wp:posOffset>1526555</wp:posOffset>
                </wp:positionH>
                <wp:positionV relativeFrom="paragraph">
                  <wp:posOffset>99004</wp:posOffset>
                </wp:positionV>
                <wp:extent cx="875444" cy="219075"/>
                <wp:effectExtent l="0" t="0" r="1270" b="9525"/>
                <wp:wrapNone/>
                <wp:docPr id="150" name="テキスト ボックス 150"/>
                <wp:cNvGraphicFramePr/>
                <a:graphic xmlns:a="http://schemas.openxmlformats.org/drawingml/2006/main">
                  <a:graphicData uri="http://schemas.microsoft.com/office/word/2010/wordprocessingShape">
                    <wps:wsp>
                      <wps:cNvSpPr txBox="1"/>
                      <wps:spPr>
                        <a:xfrm>
                          <a:off x="0" y="0"/>
                          <a:ext cx="875444" cy="219075"/>
                        </a:xfrm>
                        <a:prstGeom prst="rect">
                          <a:avLst/>
                        </a:prstGeom>
                        <a:noFill/>
                        <a:ln w="6350">
                          <a:noFill/>
                        </a:ln>
                      </wps:spPr>
                      <wps:txbx>
                        <w:txbxContent>
                          <w:p w14:paraId="61663230" w14:textId="77777777" w:rsidR="00EE4BAD" w:rsidRPr="0095285E" w:rsidRDefault="00EE4BAD" w:rsidP="00EE4BAD">
                            <w:pPr>
                              <w:rPr>
                                <w:color w:val="000000" w:themeColor="text1"/>
                                <w:sz w:val="12"/>
                                <w:szCs w:val="12"/>
                              </w:rPr>
                            </w:pPr>
                            <w:r w:rsidRPr="0095285E">
                              <w:rPr>
                                <w:rFonts w:hint="eastAsia"/>
                                <w:color w:val="000000" w:themeColor="text1"/>
                                <w:sz w:val="12"/>
                                <w:szCs w:val="12"/>
                              </w:rPr>
                              <w:t>【教室概要ボタン押下】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864F4" id="テキスト ボックス 150" o:spid="_x0000_s1231" type="#_x0000_t202" style="position:absolute;left:0;text-align:left;margin-left:120.2pt;margin-top:7.8pt;width:68.95pt;height:17.25pt;z-index:251658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" filled="f" stroked="f" strokeweight=".5pt">
                <v:textbox inset="0,0,0,0">
                  <w:txbxContent>
                    <w:p w14:paraId="61663230" w14:textId="77777777" w:rsidR="00EE4BAD" w:rsidRPr="0095285E" w:rsidRDefault="00EE4BAD" w:rsidP="00EE4BAD">
                      <w:pPr>
                        <w:rPr>
                          <w:color w:val="000000" w:themeColor="text1"/>
                          <w:sz w:val="12"/>
                          <w:szCs w:val="12"/>
                        </w:rPr>
                      </w:pPr>
                      <w:r w:rsidRPr="0095285E">
                        <w:rPr>
                          <w:rFonts w:hint="eastAsia"/>
                          <w:color w:val="000000" w:themeColor="text1"/>
                          <w:sz w:val="12"/>
                          <w:szCs w:val="12"/>
                        </w:rPr>
                        <w:t>【教室概要ボタン押下】</w:t>
                      </w:r>
                    </w:p>
                  </w:txbxContent>
                </v:textbox>
              </v:shape>
            </w:pict>
          </mc:Fallback>
        </mc:AlternateContent>
      </w:r>
      <w:r w:rsidR="00C75213">
        <w:rPr>
          <w:noProof/>
        </w:rPr>
        <mc:AlternateContent>
          <mc:Choice Requires="wpg">
            <w:drawing>
              <wp:anchor distT="0" distB="0" distL="114300" distR="114300" simplePos="0" relativeHeight="251658617" behindDoc="0" locked="0" layoutInCell="1" allowOverlap="1" wp14:anchorId="4FE5A525" wp14:editId="2ED86C0B">
                <wp:simplePos x="0" y="0"/>
                <wp:positionH relativeFrom="column">
                  <wp:posOffset>2393509</wp:posOffset>
                </wp:positionH>
                <wp:positionV relativeFrom="paragraph">
                  <wp:posOffset>29155</wp:posOffset>
                </wp:positionV>
                <wp:extent cx="926328" cy="364931"/>
                <wp:effectExtent l="0" t="0" r="0" b="0"/>
                <wp:wrapNone/>
                <wp:docPr id="766934354" name="グループ化 17"/>
                <wp:cNvGraphicFramePr/>
                <a:graphic xmlns:a="http://schemas.openxmlformats.org/drawingml/2006/main">
                  <a:graphicData uri="http://schemas.microsoft.com/office/word/2010/wordprocessingGroup">
                    <wpg:wgp>
                      <wpg:cNvGrpSpPr/>
                      <wpg:grpSpPr>
                        <a:xfrm>
                          <a:off x="0" y="0"/>
                          <a:ext cx="926328" cy="364931"/>
                          <a:chOff x="0" y="0"/>
                          <a:chExt cx="926328" cy="364931"/>
                        </a:xfrm>
                      </wpg:grpSpPr>
                      <wps:wsp>
                        <wps:cNvPr id="270" name="テキスト ボックス 270"/>
                        <wps:cNvSpPr txBox="1"/>
                        <wps:spPr>
                          <a:xfrm>
                            <a:off x="67587" y="71561"/>
                            <a:ext cx="858741" cy="293370"/>
                          </a:xfrm>
                          <a:prstGeom prst="rect">
                            <a:avLst/>
                          </a:prstGeom>
                          <a:noFill/>
                          <a:ln w="6350">
                            <a:noFill/>
                          </a:ln>
                        </wps:spPr>
                        <wps:txbx>
                          <w:txbxContent>
                            <w:p w14:paraId="278FDACA" w14:textId="4532B34E" w:rsidR="00EE4BAD" w:rsidRPr="00C75213" w:rsidRDefault="00EE4BAD" w:rsidP="00EE4BAD">
                              <w:pPr>
                                <w:rPr>
                                  <w:color w:val="000000" w:themeColor="text1"/>
                                  <w:sz w:val="10"/>
                                  <w:szCs w:val="10"/>
                                </w:rPr>
                              </w:pPr>
                              <w:r w:rsidRPr="00C75213">
                                <w:rPr>
                                  <w:rFonts w:hint="eastAsia"/>
                                  <w:color w:val="000000" w:themeColor="text1"/>
                                  <w:sz w:val="10"/>
                                  <w:szCs w:val="10"/>
                                </w:rPr>
                                <w:t>教室概要は消去しない</w:t>
                              </w:r>
                              <w:r w:rsidR="00F60242">
                                <w:rPr>
                                  <w:rFonts w:hint="eastAsia"/>
                                  <w:color w:val="000000" w:themeColor="text1"/>
                                  <w:sz w:val="10"/>
                                  <w:szCs w:val="1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2897000" name="テキスト ボックス 302897000"/>
                        <wps:cNvSpPr txBox="1"/>
                        <wps:spPr>
                          <a:xfrm>
                            <a:off x="0" y="0"/>
                            <a:ext cx="775253" cy="293370"/>
                          </a:xfrm>
                          <a:prstGeom prst="rect">
                            <a:avLst/>
                          </a:prstGeom>
                          <a:noFill/>
                          <a:ln w="6350">
                            <a:noFill/>
                          </a:ln>
                        </wps:spPr>
                        <wps:txbx>
                          <w:txbxContent>
                            <w:p w14:paraId="790729DA" w14:textId="3491A4F7" w:rsidR="00C75213" w:rsidRPr="00C75213" w:rsidRDefault="00C75213" w:rsidP="00C75213">
                              <w:pPr>
                                <w:rPr>
                                  <w:color w:val="000000" w:themeColor="text1"/>
                                  <w:sz w:val="10"/>
                                  <w:szCs w:val="10"/>
                                </w:rPr>
                              </w:pPr>
                              <w:r w:rsidRPr="00C75213">
                                <w:rPr>
                                  <w:rFonts w:hint="eastAsia"/>
                                  <w:color w:val="000000" w:themeColor="text1"/>
                                  <w:sz w:val="10"/>
                                  <w:szCs w:val="10"/>
                                </w:rPr>
                                <w:t>※結果表示エリアの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FE5A525" id="グループ化 17" o:spid="_x0000_s1232" style="position:absolute;left:0;text-align:left;margin-left:188.45pt;margin-top:2.3pt;width:72.95pt;height:28.75pt;z-index:251658617" coordsize="9263,36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">
                <v:shape id="テキスト ボックス 270" o:spid="_x0000_s1233" type="#_x0000_t202" style="position:absolute;left:675;top:715;width:8588;height:29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" filled="f" stroked="f" strokeweight=".5pt">
                  <v:textbox>
                    <w:txbxContent>
                      <w:p w14:paraId="278FDACA" w14:textId="4532B34E" w:rsidR="00EE4BAD" w:rsidRPr="00C75213" w:rsidRDefault="00EE4BAD" w:rsidP="00EE4BAD">
                        <w:pPr>
                          <w:rPr>
                            <w:color w:val="000000" w:themeColor="text1"/>
                            <w:sz w:val="10"/>
                            <w:szCs w:val="10"/>
                          </w:rPr>
                        </w:pPr>
                        <w:r w:rsidRPr="00C75213">
                          <w:rPr>
                            <w:rFonts w:hint="eastAsia"/>
                            <w:color w:val="000000" w:themeColor="text1"/>
                            <w:sz w:val="10"/>
                            <w:szCs w:val="10"/>
                          </w:rPr>
                          <w:t>教室概要は消去しない</w:t>
                        </w:r>
                        <w:r w:rsidR="00F60242">
                          <w:rPr>
                            <w:rFonts w:hint="eastAsia"/>
                            <w:color w:val="000000" w:themeColor="text1"/>
                            <w:sz w:val="10"/>
                            <w:szCs w:val="10"/>
                          </w:rPr>
                          <w:t>。</w:t>
                        </w:r>
                      </w:p>
                    </w:txbxContent>
                  </v:textbox>
                </v:shape>
                <v:shape id="テキスト ボックス 302897000" o:spid="_x0000_s1234" type="#_x0000_t202" style="position:absolute;width:7752;height:29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" filled="f" stroked="f" strokeweight=".5pt">
                  <v:textbox>
                    <w:txbxContent>
                      <w:p w14:paraId="790729DA" w14:textId="3491A4F7" w:rsidR="00C75213" w:rsidRPr="00C75213" w:rsidRDefault="00C75213" w:rsidP="00C75213">
                        <w:pPr>
                          <w:rPr>
                            <w:color w:val="000000" w:themeColor="text1"/>
                            <w:sz w:val="10"/>
                            <w:szCs w:val="10"/>
                          </w:rPr>
                        </w:pPr>
                        <w:r w:rsidRPr="00C75213">
                          <w:rPr>
                            <w:rFonts w:hint="eastAsia"/>
                            <w:color w:val="000000" w:themeColor="text1"/>
                            <w:sz w:val="10"/>
                            <w:szCs w:val="10"/>
                          </w:rPr>
                          <w:t>※結果表示エリアの</w:t>
                        </w:r>
                      </w:p>
                    </w:txbxContent>
                  </v:textbox>
                </v:shape>
              </v:group>
            </w:pict>
          </mc:Fallback>
        </mc:AlternateContent>
      </w:r>
    </w:p>
    <w:p w14:paraId="7AAAB9D9" w14:textId="434D9AE7" w:rsidR="005F38A3" w:rsidRDefault="00364B4C" w:rsidP="00CB1133">
      <w:pPr>
        <w:pStyle w:val="a4"/>
        <w:ind w:leftChars="0" w:left="992"/>
        <w:jc w:val="left"/>
      </w:pPr>
      <w:r>
        <w:rPr>
          <w:noProof/>
        </w:rPr>
        <mc:AlternateContent>
          <mc:Choice Requires="wps">
            <w:drawing>
              <wp:anchor distT="0" distB="0" distL="114300" distR="114300" simplePos="0" relativeHeight="251658674" behindDoc="0" locked="0" layoutInCell="1" allowOverlap="1" wp14:anchorId="133C5CCC" wp14:editId="760BE625">
                <wp:simplePos x="0" y="0"/>
                <wp:positionH relativeFrom="column">
                  <wp:posOffset>3872089</wp:posOffset>
                </wp:positionH>
                <wp:positionV relativeFrom="paragraph">
                  <wp:posOffset>14111</wp:posOffset>
                </wp:positionV>
                <wp:extent cx="2822" cy="162560"/>
                <wp:effectExtent l="0" t="0" r="35560" b="27940"/>
                <wp:wrapNone/>
                <wp:docPr id="1806776999" name="直線コネクタ 11"/>
                <wp:cNvGraphicFramePr/>
                <a:graphic xmlns:a="http://schemas.openxmlformats.org/drawingml/2006/main">
                  <a:graphicData uri="http://schemas.microsoft.com/office/word/2010/wordprocessingShape">
                    <wps:wsp>
                      <wps:cNvCnPr/>
                      <wps:spPr>
                        <a:xfrm>
                          <a:off x="0" y="0"/>
                          <a:ext cx="2822" cy="162560"/>
                        </a:xfrm>
                        <a:prstGeom prst="line">
                          <a:avLst/>
                        </a:prstGeom>
                        <a:noFill/>
                        <a:ln w="63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49810B3C" id="直線コネクタ 11" o:spid="_x0000_s1026" style="position:absolute;z-index:25165867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4.9pt,1.1pt" to="305.1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" strokecolor="windowText" strokeweight=".5pt">
                <v:stroke joinstyle="miter"/>
              </v:line>
            </w:pict>
          </mc:Fallback>
        </mc:AlternateContent>
      </w:r>
      <w:r w:rsidR="00961751">
        <w:rPr>
          <w:noProof/>
        </w:rPr>
        <mc:AlternateContent>
          <mc:Choice Requires="wps">
            <w:drawing>
              <wp:anchor distT="0" distB="0" distL="114300" distR="114300" simplePos="0" relativeHeight="251658517" behindDoc="0" locked="0" layoutInCell="1" allowOverlap="1" wp14:anchorId="4D5F726B" wp14:editId="778528ED">
                <wp:simplePos x="0" y="0"/>
                <wp:positionH relativeFrom="column">
                  <wp:posOffset>4327930</wp:posOffset>
                </wp:positionH>
                <wp:positionV relativeFrom="paragraph">
                  <wp:posOffset>150759</wp:posOffset>
                </wp:positionV>
                <wp:extent cx="1085850" cy="246955"/>
                <wp:effectExtent l="0" t="0" r="0" b="1270"/>
                <wp:wrapNone/>
                <wp:docPr id="991755433" name="テキスト ボックス 21"/>
                <wp:cNvGraphicFramePr/>
                <a:graphic xmlns:a="http://schemas.openxmlformats.org/drawingml/2006/main">
                  <a:graphicData uri="http://schemas.microsoft.com/office/word/2010/wordprocessingShape">
                    <wps:wsp>
                      <wps:cNvSpPr txBox="1"/>
                      <wps:spPr>
                        <a:xfrm>
                          <a:off x="0" y="0"/>
                          <a:ext cx="1085850" cy="246955"/>
                        </a:xfrm>
                        <a:prstGeom prst="rect">
                          <a:avLst/>
                        </a:prstGeom>
                        <a:noFill/>
                        <a:ln w="6350">
                          <a:noFill/>
                        </a:ln>
                      </wps:spPr>
                      <wps:txbx>
                        <w:txbxContent>
                          <w:p w14:paraId="1ADDD985" w14:textId="77777777" w:rsidR="00D1173C" w:rsidRPr="00B0478D" w:rsidRDefault="00D1173C" w:rsidP="00D1173C">
                            <w:pPr>
                              <w:rPr>
                                <w:color w:val="000000" w:themeColor="text1"/>
                                <w:sz w:val="10"/>
                                <w:szCs w:val="10"/>
                              </w:rPr>
                            </w:pPr>
                            <w:r>
                              <w:rPr>
                                <w:rFonts w:hint="eastAsia"/>
                                <w:color w:val="000000" w:themeColor="text1"/>
                                <w:sz w:val="10"/>
                                <w:szCs w:val="10"/>
                              </w:rPr>
                              <w:t>「ログインして下さい」表示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F726B" id="_x0000_s1235" type="#_x0000_t202" style="position:absolute;left:0;text-align:left;margin-left:340.8pt;margin-top:11.85pt;width:85.5pt;height:19.45pt;z-index:2516585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" filled="f" stroked="f" strokeweight=".5pt">
                <v:textbox>
                  <w:txbxContent>
                    <w:p w14:paraId="1ADDD985" w14:textId="77777777" w:rsidR="00D1173C" w:rsidRPr="00B0478D" w:rsidRDefault="00D1173C" w:rsidP="00D1173C">
                      <w:pPr>
                        <w:rPr>
                          <w:color w:val="000000" w:themeColor="text1"/>
                          <w:sz w:val="10"/>
                          <w:szCs w:val="10"/>
                        </w:rPr>
                      </w:pPr>
                      <w:r>
                        <w:rPr>
                          <w:rFonts w:hint="eastAsia"/>
                          <w:color w:val="000000" w:themeColor="text1"/>
                          <w:sz w:val="10"/>
                          <w:szCs w:val="10"/>
                        </w:rPr>
                        <w:t>「ログインして下さい」表示</w:t>
                      </w:r>
                    </w:p>
                  </w:txbxContent>
                </v:textbox>
              </v:shape>
            </w:pict>
          </mc:Fallback>
        </mc:AlternateContent>
      </w:r>
      <w:r w:rsidR="00961751">
        <w:rPr>
          <w:noProof/>
        </w:rPr>
        <mc:AlternateContent>
          <mc:Choice Requires="wps">
            <w:drawing>
              <wp:anchor distT="0" distB="0" distL="114300" distR="114300" simplePos="0" relativeHeight="251658516" behindDoc="0" locked="0" layoutInCell="1" allowOverlap="1" wp14:anchorId="64F587E4" wp14:editId="72D1D92B">
                <wp:simplePos x="0" y="0"/>
                <wp:positionH relativeFrom="column">
                  <wp:posOffset>3975992</wp:posOffset>
                </wp:positionH>
                <wp:positionV relativeFrom="paragraph">
                  <wp:posOffset>199335</wp:posOffset>
                </wp:positionV>
                <wp:extent cx="1447800" cy="186690"/>
                <wp:effectExtent l="38100" t="0" r="19050" b="99060"/>
                <wp:wrapNone/>
                <wp:docPr id="113190871" name="コネクタ: カギ線 717"/>
                <wp:cNvGraphicFramePr/>
                <a:graphic xmlns:a="http://schemas.openxmlformats.org/drawingml/2006/main">
                  <a:graphicData uri="http://schemas.microsoft.com/office/word/2010/wordprocessingShape">
                    <wps:wsp>
                      <wps:cNvCnPr/>
                      <wps:spPr>
                        <a:xfrm flipH="1">
                          <a:off x="0" y="0"/>
                          <a:ext cx="1447800" cy="186690"/>
                        </a:xfrm>
                        <a:prstGeom prst="bentConnector3">
                          <a:avLst>
                            <a:gd name="adj1" fmla="val 7250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0C8EAE" id="コネクタ: カギ線 717" o:spid="_x0000_s1026" type="#_x0000_t34" style="position:absolute;margin-left:313.05pt;margin-top:15.7pt;width:114pt;height:14.7pt;flip:x;z-index:2516585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" adj="15661" strokecolor="black [3200]" strokeweight=".5pt">
                <v:stroke endarrow="block"/>
              </v:shape>
            </w:pict>
          </mc:Fallback>
        </mc:AlternateContent>
      </w:r>
      <w:r w:rsidR="004D6CF3">
        <w:rPr>
          <w:noProof/>
        </w:rPr>
        <mc:AlternateContent>
          <mc:Choice Requires="wps">
            <w:drawing>
              <wp:anchor distT="0" distB="0" distL="114300" distR="114300" simplePos="0" relativeHeight="251658445" behindDoc="0" locked="0" layoutInCell="1" allowOverlap="1" wp14:anchorId="576FD80D" wp14:editId="41CA2AE8">
                <wp:simplePos x="0" y="0"/>
                <wp:positionH relativeFrom="column">
                  <wp:posOffset>1026123</wp:posOffset>
                </wp:positionH>
                <wp:positionV relativeFrom="paragraph">
                  <wp:posOffset>24147</wp:posOffset>
                </wp:positionV>
                <wp:extent cx="875444" cy="219075"/>
                <wp:effectExtent l="0" t="0" r="1270" b="9525"/>
                <wp:wrapNone/>
                <wp:docPr id="934151515" name="テキスト ボックス 934151515"/>
                <wp:cNvGraphicFramePr/>
                <a:graphic xmlns:a="http://schemas.openxmlformats.org/drawingml/2006/main">
                  <a:graphicData uri="http://schemas.microsoft.com/office/word/2010/wordprocessingShape">
                    <wps:wsp>
                      <wps:cNvSpPr txBox="1"/>
                      <wps:spPr>
                        <a:xfrm>
                          <a:off x="0" y="0"/>
                          <a:ext cx="875444" cy="219075"/>
                        </a:xfrm>
                        <a:prstGeom prst="rect">
                          <a:avLst/>
                        </a:prstGeom>
                        <a:noFill/>
                        <a:ln w="6350">
                          <a:noFill/>
                        </a:ln>
                      </wps:spPr>
                      <wps:txbx>
                        <w:txbxContent>
                          <w:p w14:paraId="22FE6753" w14:textId="664C698B" w:rsidR="004D6CF3" w:rsidRPr="0095285E" w:rsidRDefault="004D6CF3" w:rsidP="004D6CF3">
                            <w:pPr>
                              <w:rPr>
                                <w:color w:val="000000" w:themeColor="text1"/>
                                <w:sz w:val="12"/>
                                <w:szCs w:val="12"/>
                              </w:rPr>
                            </w:pPr>
                            <w:r w:rsidRPr="0095285E">
                              <w:rPr>
                                <w:rFonts w:hint="eastAsia"/>
                                <w:color w:val="000000" w:themeColor="text1"/>
                                <w:sz w:val="12"/>
                                <w:szCs w:val="12"/>
                              </w:rPr>
                              <w:t>【</w:t>
                            </w:r>
                            <w:r>
                              <w:rPr>
                                <w:rFonts w:hint="eastAsia"/>
                                <w:color w:val="000000" w:themeColor="text1"/>
                                <w:sz w:val="12"/>
                                <w:szCs w:val="12"/>
                              </w:rPr>
                              <w:t>予約状況表示</w:t>
                            </w:r>
                            <w:r w:rsidRPr="0095285E">
                              <w:rPr>
                                <w:rFonts w:hint="eastAsia"/>
                                <w:color w:val="000000" w:themeColor="text1"/>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FD80D" id="テキスト ボックス 934151515" o:spid="_x0000_s1236" type="#_x0000_t202" style="position:absolute;left:0;text-align:left;margin-left:80.8pt;margin-top:1.9pt;width:68.95pt;height:17.25pt;z-index:2516584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" filled="f" stroked="f" strokeweight=".5pt">
                <v:textbox inset="0,0,0,0">
                  <w:txbxContent>
                    <w:p w14:paraId="22FE6753" w14:textId="664C698B" w:rsidR="004D6CF3" w:rsidRPr="0095285E" w:rsidRDefault="004D6CF3" w:rsidP="004D6CF3">
                      <w:pPr>
                        <w:rPr>
                          <w:color w:val="000000" w:themeColor="text1"/>
                          <w:sz w:val="12"/>
                          <w:szCs w:val="12"/>
                        </w:rPr>
                      </w:pPr>
                      <w:r w:rsidRPr="0095285E">
                        <w:rPr>
                          <w:rFonts w:hint="eastAsia"/>
                          <w:color w:val="000000" w:themeColor="text1"/>
                          <w:sz w:val="12"/>
                          <w:szCs w:val="12"/>
                        </w:rPr>
                        <w:t>【</w:t>
                      </w:r>
                      <w:r>
                        <w:rPr>
                          <w:rFonts w:hint="eastAsia"/>
                          <w:color w:val="000000" w:themeColor="text1"/>
                          <w:sz w:val="12"/>
                          <w:szCs w:val="12"/>
                        </w:rPr>
                        <w:t>予約状況表示</w:t>
                      </w:r>
                      <w:r w:rsidRPr="0095285E">
                        <w:rPr>
                          <w:rFonts w:hint="eastAsia"/>
                          <w:color w:val="000000" w:themeColor="text1"/>
                          <w:sz w:val="12"/>
                          <w:szCs w:val="12"/>
                        </w:rPr>
                        <w:t>】</w:t>
                      </w:r>
                    </w:p>
                  </w:txbxContent>
                </v:textbox>
              </v:shape>
            </w:pict>
          </mc:Fallback>
        </mc:AlternateContent>
      </w:r>
      <w:r w:rsidR="004D6CF3">
        <w:rPr>
          <w:noProof/>
        </w:rPr>
        <mc:AlternateContent>
          <mc:Choice Requires="wps">
            <w:drawing>
              <wp:anchor distT="0" distB="0" distL="114300" distR="114300" simplePos="0" relativeHeight="251658444" behindDoc="0" locked="0" layoutInCell="1" allowOverlap="1" wp14:anchorId="1CA6579D" wp14:editId="31666F57">
                <wp:simplePos x="0" y="0"/>
                <wp:positionH relativeFrom="column">
                  <wp:posOffset>950289</wp:posOffset>
                </wp:positionH>
                <wp:positionV relativeFrom="paragraph">
                  <wp:posOffset>197695</wp:posOffset>
                </wp:positionV>
                <wp:extent cx="1439970" cy="650"/>
                <wp:effectExtent l="0" t="50800" r="0" b="75565"/>
                <wp:wrapNone/>
                <wp:docPr id="1586831433" name="直線矢印コネクタ 8"/>
                <wp:cNvGraphicFramePr/>
                <a:graphic xmlns:a="http://schemas.openxmlformats.org/drawingml/2006/main">
                  <a:graphicData uri="http://schemas.microsoft.com/office/word/2010/wordprocessingShape">
                    <wps:wsp>
                      <wps:cNvCnPr/>
                      <wps:spPr>
                        <a:xfrm>
                          <a:off x="0" y="0"/>
                          <a:ext cx="1439970" cy="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72C238" id="直線矢印コネクタ 8" o:spid="_x0000_s1026" type="#_x0000_t32" style="position:absolute;margin-left:74.85pt;margin-top:15.55pt;width:113.4pt;height:.05pt;z-index:2516584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" strokecolor="black [3200]" strokeweight=".5pt">
                <v:stroke endarrow="block" joinstyle="miter"/>
              </v:shape>
            </w:pict>
          </mc:Fallback>
        </mc:AlternateContent>
      </w:r>
      <w:r w:rsidR="004D6CF3">
        <w:rPr>
          <w:noProof/>
        </w:rPr>
        <mc:AlternateContent>
          <mc:Choice Requires="wps">
            <w:drawing>
              <wp:anchor distT="0" distB="0" distL="114300" distR="114300" simplePos="0" relativeHeight="251658443" behindDoc="0" locked="0" layoutInCell="1" allowOverlap="1" wp14:anchorId="18A4ED40" wp14:editId="70EC397D">
                <wp:simplePos x="0" y="0"/>
                <wp:positionH relativeFrom="column">
                  <wp:posOffset>433449</wp:posOffset>
                </wp:positionH>
                <wp:positionV relativeFrom="paragraph">
                  <wp:posOffset>196976</wp:posOffset>
                </wp:positionV>
                <wp:extent cx="0" cy="129721"/>
                <wp:effectExtent l="63500" t="25400" r="38100" b="22860"/>
                <wp:wrapNone/>
                <wp:docPr id="1399712412" name="直線矢印コネクタ 1399712412"/>
                <wp:cNvGraphicFramePr/>
                <a:graphic xmlns:a="http://schemas.openxmlformats.org/drawingml/2006/main">
                  <a:graphicData uri="http://schemas.microsoft.com/office/word/2010/wordprocessingShape">
                    <wps:wsp>
                      <wps:cNvCnPr/>
                      <wps:spPr>
                        <a:xfrm>
                          <a:off x="0" y="0"/>
                          <a:ext cx="0" cy="129721"/>
                        </a:xfrm>
                        <a:prstGeom prst="straightConnector1">
                          <a:avLst/>
                        </a:prstGeom>
                        <a:ln w="6350">
                          <a:headEnd type="triangle"/>
                          <a:tailEnd type="non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AFF344" id="直線矢印コネクタ 1399712412" o:spid="_x0000_s1026" type="#_x0000_t32" style="position:absolute;margin-left:34.15pt;margin-top:15.5pt;width:0;height:10.2pt;z-index:2516584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" strokecolor="black [3200]" strokeweight=".5pt">
                <v:stroke startarrow="block" joinstyle="miter"/>
              </v:shape>
            </w:pict>
          </mc:Fallback>
        </mc:AlternateContent>
      </w:r>
      <w:r w:rsidR="004D6CF3">
        <w:rPr>
          <w:noProof/>
        </w:rPr>
        <mc:AlternateContent>
          <mc:Choice Requires="wps">
            <w:drawing>
              <wp:anchor distT="0" distB="0" distL="114300" distR="114300" simplePos="0" relativeHeight="251658442" behindDoc="0" locked="0" layoutInCell="1" allowOverlap="1" wp14:anchorId="736B2F6C" wp14:editId="5E334BB5">
                <wp:simplePos x="0" y="0"/>
                <wp:positionH relativeFrom="column">
                  <wp:posOffset>334645</wp:posOffset>
                </wp:positionH>
                <wp:positionV relativeFrom="paragraph">
                  <wp:posOffset>20320</wp:posOffset>
                </wp:positionV>
                <wp:extent cx="612322" cy="206375"/>
                <wp:effectExtent l="0" t="0" r="10160" b="9525"/>
                <wp:wrapNone/>
                <wp:docPr id="643857121" name="フローチャート: 処理 643857121"/>
                <wp:cNvGraphicFramePr/>
                <a:graphic xmlns:a="http://schemas.openxmlformats.org/drawingml/2006/main">
                  <a:graphicData uri="http://schemas.microsoft.com/office/word/2010/wordprocessingShape">
                    <wps:wsp>
                      <wps:cNvSpPr/>
                      <wps:spPr>
                        <a:xfrm>
                          <a:off x="0" y="0"/>
                          <a:ext cx="612322" cy="206375"/>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097230" w14:textId="440F04C1" w:rsidR="004D6CF3" w:rsidRPr="004547FE" w:rsidRDefault="004D6CF3" w:rsidP="004D6CF3">
                            <w:pPr>
                              <w:jc w:val="center"/>
                              <w:rPr>
                                <w:color w:val="000000" w:themeColor="text1"/>
                                <w:sz w:val="12"/>
                                <w:szCs w:val="14"/>
                              </w:rPr>
                            </w:pPr>
                            <w:r w:rsidRPr="004547FE">
                              <w:rPr>
                                <w:rFonts w:hint="eastAsia"/>
                                <w:color w:val="000000" w:themeColor="text1"/>
                                <w:sz w:val="12"/>
                                <w:szCs w:val="14"/>
                              </w:rPr>
                              <w:t>4.</w:t>
                            </w:r>
                            <w:r w:rsidRPr="004547FE">
                              <w:rPr>
                                <w:color w:val="000000" w:themeColor="text1"/>
                                <w:sz w:val="12"/>
                                <w:szCs w:val="14"/>
                              </w:rPr>
                              <w:t>3</w:t>
                            </w:r>
                            <w:r w:rsidRPr="004547FE">
                              <w:rPr>
                                <w:rFonts w:hint="eastAsia"/>
                                <w:color w:val="000000" w:themeColor="text1"/>
                                <w:sz w:val="12"/>
                                <w:szCs w:val="14"/>
                              </w:rPr>
                              <w:t>.</w:t>
                            </w:r>
                            <w:r>
                              <w:rPr>
                                <w:color w:val="000000" w:themeColor="text1"/>
                                <w:sz w:val="12"/>
                                <w:szCs w:val="14"/>
                              </w:rPr>
                              <w:t xml:space="preserve">7.2 </w:t>
                            </w:r>
                            <w:r>
                              <w:rPr>
                                <w:rFonts w:hint="eastAsia"/>
                                <w:color w:val="000000" w:themeColor="text1"/>
                                <w:sz w:val="12"/>
                                <w:szCs w:val="14"/>
                              </w:rPr>
                              <w:t>確認成功</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B2F6C" id="フローチャート: 処理 643857121" o:spid="_x0000_s1237" type="#_x0000_t109" style="position:absolute;left:0;text-align:left;margin-left:26.35pt;margin-top:1.6pt;width:48.2pt;height:16.25pt;z-index:2516584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" fillcolor="white [3212]" strokecolor="black [3213]" strokeweight="1pt">
                <v:textbox inset="0,0,0,0">
                  <w:txbxContent>
                    <w:p w14:paraId="1C097230" w14:textId="440F04C1" w:rsidR="004D6CF3" w:rsidRPr="004547FE" w:rsidRDefault="004D6CF3" w:rsidP="004D6CF3">
                      <w:pPr>
                        <w:jc w:val="center"/>
                        <w:rPr>
                          <w:color w:val="000000" w:themeColor="text1"/>
                          <w:sz w:val="12"/>
                          <w:szCs w:val="14"/>
                        </w:rPr>
                      </w:pPr>
                      <w:r w:rsidRPr="004547FE">
                        <w:rPr>
                          <w:rFonts w:hint="eastAsia"/>
                          <w:color w:val="000000" w:themeColor="text1"/>
                          <w:sz w:val="12"/>
                          <w:szCs w:val="14"/>
                        </w:rPr>
                        <w:t>4.</w:t>
                      </w:r>
                      <w:r w:rsidRPr="004547FE">
                        <w:rPr>
                          <w:color w:val="000000" w:themeColor="text1"/>
                          <w:sz w:val="12"/>
                          <w:szCs w:val="14"/>
                        </w:rPr>
                        <w:t>3</w:t>
                      </w:r>
                      <w:r w:rsidRPr="004547FE">
                        <w:rPr>
                          <w:rFonts w:hint="eastAsia"/>
                          <w:color w:val="000000" w:themeColor="text1"/>
                          <w:sz w:val="12"/>
                          <w:szCs w:val="14"/>
                        </w:rPr>
                        <w:t>.</w:t>
                      </w:r>
                      <w:r>
                        <w:rPr>
                          <w:color w:val="000000" w:themeColor="text1"/>
                          <w:sz w:val="12"/>
                          <w:szCs w:val="14"/>
                        </w:rPr>
                        <w:t xml:space="preserve">7.2 </w:t>
                      </w:r>
                      <w:r>
                        <w:rPr>
                          <w:rFonts w:hint="eastAsia"/>
                          <w:color w:val="000000" w:themeColor="text1"/>
                          <w:sz w:val="12"/>
                          <w:szCs w:val="14"/>
                        </w:rPr>
                        <w:t>確認成功</w:t>
                      </w:r>
                    </w:p>
                  </w:txbxContent>
                </v:textbox>
              </v:shape>
            </w:pict>
          </mc:Fallback>
        </mc:AlternateContent>
      </w:r>
      <w:r w:rsidR="00B3118B">
        <w:rPr>
          <w:noProof/>
        </w:rPr>
        <mc:AlternateContent>
          <mc:Choice Requires="wps">
            <w:drawing>
              <wp:anchor distT="0" distB="0" distL="114300" distR="114300" simplePos="0" relativeHeight="251658272" behindDoc="0" locked="0" layoutInCell="1" allowOverlap="1" wp14:anchorId="38DBCB09" wp14:editId="01D7B6AB">
                <wp:simplePos x="0" y="0"/>
                <wp:positionH relativeFrom="column">
                  <wp:posOffset>2396355</wp:posOffset>
                </wp:positionH>
                <wp:positionV relativeFrom="paragraph">
                  <wp:posOffset>184150</wp:posOffset>
                </wp:positionV>
                <wp:extent cx="1562911" cy="466928"/>
                <wp:effectExtent l="0" t="0" r="18415" b="28575"/>
                <wp:wrapNone/>
                <wp:docPr id="156" name="フローチャート: 処理 156"/>
                <wp:cNvGraphicFramePr/>
                <a:graphic xmlns:a="http://schemas.openxmlformats.org/drawingml/2006/main">
                  <a:graphicData uri="http://schemas.microsoft.com/office/word/2010/wordprocessingShape">
                    <wps:wsp>
                      <wps:cNvSpPr/>
                      <wps:spPr>
                        <a:xfrm>
                          <a:off x="0" y="0"/>
                          <a:ext cx="1562911" cy="466928"/>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D6E0CD" w14:textId="7C3A577E" w:rsidR="006469E3" w:rsidRPr="00B3118B" w:rsidRDefault="00B3118B" w:rsidP="006469E3">
                            <w:pPr>
                              <w:jc w:val="center"/>
                              <w:rPr>
                                <w:color w:val="000000" w:themeColor="text1"/>
                              </w:rPr>
                            </w:pPr>
                            <w:r w:rsidRPr="00B3118B">
                              <w:rPr>
                                <w:rFonts w:hint="eastAsia"/>
                                <w:color w:val="000000" w:themeColor="text1"/>
                              </w:rPr>
                              <w:t>4.</w:t>
                            </w:r>
                            <w:r w:rsidR="006B189D">
                              <w:rPr>
                                <w:color w:val="000000" w:themeColor="text1"/>
                              </w:rPr>
                              <w:t>3</w:t>
                            </w:r>
                            <w:r w:rsidRPr="00B3118B">
                              <w:rPr>
                                <w:rFonts w:hint="eastAsia"/>
                                <w:color w:val="000000" w:themeColor="text1"/>
                              </w:rPr>
                              <w:t>.1</w:t>
                            </w:r>
                            <w:r>
                              <w:rPr>
                                <w:rFonts w:hint="eastAsia"/>
                                <w:color w:val="000000" w:themeColor="text1"/>
                              </w:rPr>
                              <w:t>システム起動時</w:t>
                            </w:r>
                            <w:r w:rsidRPr="00B3118B">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8DBCB09" id="フローチャート: 処理 156" o:spid="_x0000_s1238" type="#_x0000_t109" style="position:absolute;left:0;text-align:left;margin-left:188.7pt;margin-top:14.5pt;width:123.05pt;height:36.75pt;z-index:251658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" filled="f" strokecolor="black [3213]" strokeweight="1pt">
                <v:textbox>
                  <w:txbxContent>
                    <w:p w14:paraId="12D6E0CD" w14:textId="7C3A577E" w:rsidR="006469E3" w:rsidRPr="00B3118B" w:rsidRDefault="00B3118B" w:rsidP="006469E3">
                      <w:pPr>
                        <w:jc w:val="center"/>
                        <w:rPr>
                          <w:color w:val="000000" w:themeColor="text1"/>
                        </w:rPr>
                      </w:pPr>
                      <w:r w:rsidRPr="00B3118B">
                        <w:rPr>
                          <w:rFonts w:hint="eastAsia"/>
                          <w:color w:val="000000" w:themeColor="text1"/>
                        </w:rPr>
                        <w:t>4.</w:t>
                      </w:r>
                      <w:r w:rsidR="006B189D">
                        <w:rPr>
                          <w:color w:val="000000" w:themeColor="text1"/>
                        </w:rPr>
                        <w:t>3</w:t>
                      </w:r>
                      <w:r w:rsidRPr="00B3118B">
                        <w:rPr>
                          <w:rFonts w:hint="eastAsia"/>
                          <w:color w:val="000000" w:themeColor="text1"/>
                        </w:rPr>
                        <w:t>.1</w:t>
                      </w:r>
                      <w:r>
                        <w:rPr>
                          <w:rFonts w:hint="eastAsia"/>
                          <w:color w:val="000000" w:themeColor="text1"/>
                        </w:rPr>
                        <w:t>システム起動時</w:t>
                      </w:r>
                      <w:r w:rsidRPr="00B3118B">
                        <w:rPr>
                          <w:color w:val="000000" w:themeColor="text1"/>
                        </w:rPr>
                        <w:t xml:space="preserve"> </w:t>
                      </w:r>
                    </w:p>
                  </w:txbxContent>
                </v:textbox>
              </v:shape>
            </w:pict>
          </mc:Fallback>
        </mc:AlternateContent>
      </w:r>
    </w:p>
    <w:p w14:paraId="1C1E523A" w14:textId="1EB64BDF" w:rsidR="005F38A3" w:rsidRDefault="00961751" w:rsidP="00CB1133">
      <w:pPr>
        <w:pStyle w:val="a4"/>
        <w:ind w:leftChars="0" w:left="992"/>
        <w:jc w:val="left"/>
      </w:pPr>
      <w:r>
        <w:rPr>
          <w:noProof/>
        </w:rPr>
        <mc:AlternateContent>
          <mc:Choice Requires="wps">
            <w:drawing>
              <wp:anchor distT="0" distB="0" distL="114300" distR="114300" simplePos="0" relativeHeight="251658519" behindDoc="0" locked="0" layoutInCell="1" allowOverlap="1" wp14:anchorId="607B2565" wp14:editId="2970E53E">
                <wp:simplePos x="0" y="0"/>
                <wp:positionH relativeFrom="column">
                  <wp:posOffset>5400796</wp:posOffset>
                </wp:positionH>
                <wp:positionV relativeFrom="paragraph">
                  <wp:posOffset>103274</wp:posOffset>
                </wp:positionV>
                <wp:extent cx="967105" cy="219075"/>
                <wp:effectExtent l="0" t="0" r="4445" b="9525"/>
                <wp:wrapNone/>
                <wp:docPr id="1808527260" name="テキスト ボックス 1808527260"/>
                <wp:cNvGraphicFramePr/>
                <a:graphic xmlns:a="http://schemas.openxmlformats.org/drawingml/2006/main">
                  <a:graphicData uri="http://schemas.microsoft.com/office/word/2010/wordprocessingShape">
                    <wps:wsp>
                      <wps:cNvSpPr txBox="1"/>
                      <wps:spPr>
                        <a:xfrm>
                          <a:off x="0" y="0"/>
                          <a:ext cx="967105" cy="219075"/>
                        </a:xfrm>
                        <a:prstGeom prst="rect">
                          <a:avLst/>
                        </a:prstGeom>
                        <a:noFill/>
                        <a:ln w="6350">
                          <a:noFill/>
                        </a:ln>
                      </wps:spPr>
                      <wps:txbx>
                        <w:txbxContent>
                          <w:p w14:paraId="3D95D6AC" w14:textId="5666348C" w:rsidR="00D1173C" w:rsidRPr="0095285E" w:rsidRDefault="00D1173C" w:rsidP="00D1173C">
                            <w:pPr>
                              <w:rPr>
                                <w:color w:val="000000" w:themeColor="text1"/>
                                <w:sz w:val="12"/>
                                <w:szCs w:val="12"/>
                              </w:rPr>
                            </w:pPr>
                            <w:r w:rsidRPr="0095285E">
                              <w:rPr>
                                <w:rFonts w:hint="eastAsia"/>
                                <w:color w:val="000000" w:themeColor="text1"/>
                                <w:sz w:val="12"/>
                                <w:szCs w:val="12"/>
                              </w:rPr>
                              <w:t>【</w:t>
                            </w:r>
                            <w:r w:rsidR="00192BB3">
                              <w:rPr>
                                <w:rFonts w:hint="eastAsia"/>
                                <w:color w:val="000000" w:themeColor="text1"/>
                                <w:sz w:val="12"/>
                                <w:szCs w:val="12"/>
                              </w:rPr>
                              <w:t>自分の予約確認</w:t>
                            </w:r>
                            <w:r w:rsidRPr="0095285E">
                              <w:rPr>
                                <w:rFonts w:hint="eastAsia"/>
                                <w:color w:val="000000" w:themeColor="text1"/>
                                <w:sz w:val="12"/>
                                <w:szCs w:val="12"/>
                              </w:rPr>
                              <w:t>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B2565" id="テキスト ボックス 1808527260" o:spid="_x0000_s1239" type="#_x0000_t202" style="position:absolute;left:0;text-align:left;margin-left:425.25pt;margin-top:8.15pt;width:76.15pt;height:17.25pt;z-index:2516585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" filled="f" stroked="f" strokeweight=".5pt">
                <v:textbox inset="0,0,0,0">
                  <w:txbxContent>
                    <w:p w14:paraId="3D95D6AC" w14:textId="5666348C" w:rsidR="00D1173C" w:rsidRPr="0095285E" w:rsidRDefault="00D1173C" w:rsidP="00D1173C">
                      <w:pPr>
                        <w:rPr>
                          <w:color w:val="000000" w:themeColor="text1"/>
                          <w:sz w:val="12"/>
                          <w:szCs w:val="12"/>
                        </w:rPr>
                      </w:pPr>
                      <w:r w:rsidRPr="0095285E">
                        <w:rPr>
                          <w:rFonts w:hint="eastAsia"/>
                          <w:color w:val="000000" w:themeColor="text1"/>
                          <w:sz w:val="12"/>
                          <w:szCs w:val="12"/>
                        </w:rPr>
                        <w:t>【</w:t>
                      </w:r>
                      <w:r w:rsidR="00192BB3">
                        <w:rPr>
                          <w:rFonts w:hint="eastAsia"/>
                          <w:color w:val="000000" w:themeColor="text1"/>
                          <w:sz w:val="12"/>
                          <w:szCs w:val="12"/>
                        </w:rPr>
                        <w:t>自分の予約確認</w:t>
                      </w:r>
                      <w:r w:rsidRPr="0095285E">
                        <w:rPr>
                          <w:rFonts w:hint="eastAsia"/>
                          <w:color w:val="000000" w:themeColor="text1"/>
                          <w:sz w:val="12"/>
                          <w:szCs w:val="12"/>
                        </w:rPr>
                        <w:t>ボタン押下】</w:t>
                      </w:r>
                    </w:p>
                  </w:txbxContent>
                </v:textbox>
              </v:shape>
            </w:pict>
          </mc:Fallback>
        </mc:AlternateContent>
      </w:r>
      <w:r>
        <w:rPr>
          <w:noProof/>
        </w:rPr>
        <mc:AlternateContent>
          <mc:Choice Requires="wps">
            <w:drawing>
              <wp:anchor distT="0" distB="0" distL="114300" distR="114300" simplePos="0" relativeHeight="251658518" behindDoc="0" locked="0" layoutInCell="1" allowOverlap="1" wp14:anchorId="3081ADD6" wp14:editId="4A7FF1ED">
                <wp:simplePos x="0" y="0"/>
                <wp:positionH relativeFrom="column">
                  <wp:posOffset>3984382</wp:posOffset>
                </wp:positionH>
                <wp:positionV relativeFrom="paragraph">
                  <wp:posOffset>44526</wp:posOffset>
                </wp:positionV>
                <wp:extent cx="2428875" cy="242570"/>
                <wp:effectExtent l="0" t="38100" r="85725" b="24130"/>
                <wp:wrapNone/>
                <wp:docPr id="2050942607" name="コネクタ: カギ線 717"/>
                <wp:cNvGraphicFramePr/>
                <a:graphic xmlns:a="http://schemas.openxmlformats.org/drawingml/2006/main">
                  <a:graphicData uri="http://schemas.microsoft.com/office/word/2010/wordprocessingShape">
                    <wps:wsp>
                      <wps:cNvCnPr/>
                      <wps:spPr>
                        <a:xfrm flipV="1">
                          <a:off x="0" y="0"/>
                          <a:ext cx="2428875" cy="242570"/>
                        </a:xfrm>
                        <a:prstGeom prst="bentConnector3">
                          <a:avLst>
                            <a:gd name="adj1" fmla="val 10025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112D5D" id="コネクタ: カギ線 717" o:spid="_x0000_s1026" type="#_x0000_t34" style="position:absolute;margin-left:313.75pt;margin-top:3.5pt;width:191.25pt;height:19.1pt;flip:y;z-index:2516585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" adj="21656" strokecolor="black [3200]" strokeweight=".5pt">
                <v:stroke endarrow="block"/>
              </v:shape>
            </w:pict>
          </mc:Fallback>
        </mc:AlternateContent>
      </w:r>
      <w:r w:rsidR="005F2837">
        <w:rPr>
          <w:noProof/>
        </w:rPr>
        <mc:AlternateContent>
          <mc:Choice Requires="wps">
            <w:drawing>
              <wp:anchor distT="0" distB="0" distL="114300" distR="114300" simplePos="0" relativeHeight="251658452" behindDoc="0" locked="0" layoutInCell="1" allowOverlap="1" wp14:anchorId="792B951E" wp14:editId="79E5CC99">
                <wp:simplePos x="0" y="0"/>
                <wp:positionH relativeFrom="column">
                  <wp:posOffset>1776538</wp:posOffset>
                </wp:positionH>
                <wp:positionV relativeFrom="paragraph">
                  <wp:posOffset>158056</wp:posOffset>
                </wp:positionV>
                <wp:extent cx="875444" cy="219075"/>
                <wp:effectExtent l="0" t="0" r="1270" b="9525"/>
                <wp:wrapNone/>
                <wp:docPr id="701256311" name="テキスト ボックス 701256311"/>
                <wp:cNvGraphicFramePr/>
                <a:graphic xmlns:a="http://schemas.openxmlformats.org/drawingml/2006/main">
                  <a:graphicData uri="http://schemas.microsoft.com/office/word/2010/wordprocessingShape">
                    <wps:wsp>
                      <wps:cNvSpPr txBox="1"/>
                      <wps:spPr>
                        <a:xfrm>
                          <a:off x="0" y="0"/>
                          <a:ext cx="875444" cy="219075"/>
                        </a:xfrm>
                        <a:prstGeom prst="rect">
                          <a:avLst/>
                        </a:prstGeom>
                        <a:noFill/>
                        <a:ln w="6350">
                          <a:noFill/>
                        </a:ln>
                      </wps:spPr>
                      <wps:txbx>
                        <w:txbxContent>
                          <w:p w14:paraId="38DB3BDA" w14:textId="2396B680" w:rsidR="005F2837" w:rsidRPr="005F2837" w:rsidRDefault="005F2837" w:rsidP="005F2837">
                            <w:pPr>
                              <w:rPr>
                                <w:color w:val="000000" w:themeColor="text1"/>
                                <w:sz w:val="8"/>
                                <w:szCs w:val="8"/>
                              </w:rPr>
                            </w:pPr>
                            <w:r w:rsidRPr="005F2837">
                              <w:rPr>
                                <w:rFonts w:hint="eastAsia"/>
                                <w:color w:val="000000" w:themeColor="text1"/>
                                <w:sz w:val="8"/>
                                <w:szCs w:val="8"/>
                              </w:rPr>
                              <w:t>【予約確認ボタン押下】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B951E" id="テキスト ボックス 701256311" o:spid="_x0000_s1240" type="#_x0000_t202" style="position:absolute;left:0;text-align:left;margin-left:139.9pt;margin-top:12.45pt;width:68.95pt;height:17.25pt;z-index:2516584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" filled="f" stroked="f" strokeweight=".5pt">
                <v:textbox inset="0,0,0,0">
                  <w:txbxContent>
                    <w:p w14:paraId="38DB3BDA" w14:textId="2396B680" w:rsidR="005F2837" w:rsidRPr="005F2837" w:rsidRDefault="005F2837" w:rsidP="005F2837">
                      <w:pPr>
                        <w:rPr>
                          <w:color w:val="000000" w:themeColor="text1"/>
                          <w:sz w:val="8"/>
                          <w:szCs w:val="8"/>
                        </w:rPr>
                      </w:pPr>
                      <w:r w:rsidRPr="005F2837">
                        <w:rPr>
                          <w:rFonts w:hint="eastAsia"/>
                          <w:color w:val="000000" w:themeColor="text1"/>
                          <w:sz w:val="8"/>
                          <w:szCs w:val="8"/>
                        </w:rPr>
                        <w:t>【予約確認ボタン押下】</w:t>
                      </w:r>
                    </w:p>
                  </w:txbxContent>
                </v:textbox>
              </v:shape>
            </w:pict>
          </mc:Fallback>
        </mc:AlternateContent>
      </w:r>
      <w:r w:rsidR="004D6CF3">
        <w:rPr>
          <w:noProof/>
        </w:rPr>
        <mc:AlternateContent>
          <mc:Choice Requires="wps">
            <w:drawing>
              <wp:anchor distT="0" distB="0" distL="114300" distR="114300" simplePos="0" relativeHeight="251658440" behindDoc="0" locked="0" layoutInCell="1" allowOverlap="1" wp14:anchorId="7872B033" wp14:editId="11E44959">
                <wp:simplePos x="0" y="0"/>
                <wp:positionH relativeFrom="column">
                  <wp:posOffset>334373</wp:posOffset>
                </wp:positionH>
                <wp:positionV relativeFrom="paragraph">
                  <wp:posOffset>97790</wp:posOffset>
                </wp:positionV>
                <wp:extent cx="1396092" cy="522514"/>
                <wp:effectExtent l="0" t="0" r="13970" b="11430"/>
                <wp:wrapNone/>
                <wp:docPr id="608823824" name="フローチャート: 処理 608823824"/>
                <wp:cNvGraphicFramePr/>
                <a:graphic xmlns:a="http://schemas.openxmlformats.org/drawingml/2006/main">
                  <a:graphicData uri="http://schemas.microsoft.com/office/word/2010/wordprocessingShape">
                    <wps:wsp>
                      <wps:cNvSpPr/>
                      <wps:spPr>
                        <a:xfrm>
                          <a:off x="0" y="0"/>
                          <a:ext cx="1396092" cy="522514"/>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741A0F" w14:textId="1BCF7FEA" w:rsidR="004D6CF3" w:rsidRPr="00B3118B" w:rsidRDefault="004D6CF3" w:rsidP="004D6CF3">
                            <w:pPr>
                              <w:jc w:val="center"/>
                              <w:rPr>
                                <w:color w:val="000000" w:themeColor="text1"/>
                              </w:rPr>
                            </w:pPr>
                            <w:r w:rsidRPr="004D6CF3">
                              <w:rPr>
                                <w:rFonts w:hint="eastAsia"/>
                                <w:color w:val="000000" w:themeColor="text1"/>
                                <w:sz w:val="15"/>
                                <w:szCs w:val="16"/>
                              </w:rPr>
                              <w:t>4.</w:t>
                            </w:r>
                            <w:r w:rsidRPr="004D6CF3">
                              <w:rPr>
                                <w:color w:val="000000" w:themeColor="text1"/>
                                <w:sz w:val="15"/>
                                <w:szCs w:val="16"/>
                              </w:rPr>
                              <w:t>3</w:t>
                            </w:r>
                            <w:r>
                              <w:rPr>
                                <w:color w:val="000000" w:themeColor="text1"/>
                                <w:sz w:val="15"/>
                                <w:szCs w:val="16"/>
                              </w:rPr>
                              <w:t xml:space="preserve">.7.1 </w:t>
                            </w:r>
                            <w:r w:rsidR="00DC04EB">
                              <w:rPr>
                                <w:rFonts w:hint="eastAsia"/>
                                <w:color w:val="000000" w:themeColor="text1"/>
                                <w:sz w:val="15"/>
                                <w:szCs w:val="16"/>
                              </w:rPr>
                              <w:t>未</w:t>
                            </w:r>
                            <w:r>
                              <w:rPr>
                                <w:rFonts w:hint="eastAsia"/>
                                <w:color w:val="000000" w:themeColor="text1"/>
                                <w:sz w:val="15"/>
                                <w:szCs w:val="16"/>
                              </w:rPr>
                              <w:t>ログイン時</w:t>
                            </w:r>
                            <w:r>
                              <w:rPr>
                                <w:color w:val="000000" w:themeColor="text1"/>
                                <w:sz w:val="15"/>
                                <w:szCs w:val="16"/>
                              </w:rPr>
                              <w:br/>
                            </w:r>
                            <w:r>
                              <w:rPr>
                                <w:rFonts w:hint="eastAsia"/>
                                <w:color w:val="000000" w:themeColor="text1"/>
                                <w:sz w:val="15"/>
                                <w:szCs w:val="16"/>
                              </w:rPr>
                              <w:t>予約確認ダイアログ表示中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2B033" id="フローチャート: 処理 608823824" o:spid="_x0000_s1241" type="#_x0000_t109" style="position:absolute;left:0;text-align:left;margin-left:26.35pt;margin-top:7.7pt;width:109.95pt;height:41.15pt;z-index:251658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" filled="f" strokecolor="black [3213]" strokeweight="1pt">
                <v:textbox>
                  <w:txbxContent>
                    <w:p w14:paraId="5E741A0F" w14:textId="1BCF7FEA" w:rsidR="004D6CF3" w:rsidRPr="00B3118B" w:rsidRDefault="004D6CF3" w:rsidP="004D6CF3">
                      <w:pPr>
                        <w:jc w:val="center"/>
                        <w:rPr>
                          <w:color w:val="000000" w:themeColor="text1"/>
                        </w:rPr>
                      </w:pPr>
                      <w:r w:rsidRPr="004D6CF3">
                        <w:rPr>
                          <w:rFonts w:hint="eastAsia"/>
                          <w:color w:val="000000" w:themeColor="text1"/>
                          <w:sz w:val="15"/>
                          <w:szCs w:val="16"/>
                        </w:rPr>
                        <w:t>4.</w:t>
                      </w:r>
                      <w:r w:rsidRPr="004D6CF3">
                        <w:rPr>
                          <w:color w:val="000000" w:themeColor="text1"/>
                          <w:sz w:val="15"/>
                          <w:szCs w:val="16"/>
                        </w:rPr>
                        <w:t>3</w:t>
                      </w:r>
                      <w:r>
                        <w:rPr>
                          <w:color w:val="000000" w:themeColor="text1"/>
                          <w:sz w:val="15"/>
                          <w:szCs w:val="16"/>
                        </w:rPr>
                        <w:t xml:space="preserve">.7.1 </w:t>
                      </w:r>
                      <w:r w:rsidR="00DC04EB">
                        <w:rPr>
                          <w:rFonts w:hint="eastAsia"/>
                          <w:color w:val="000000" w:themeColor="text1"/>
                          <w:sz w:val="15"/>
                          <w:szCs w:val="16"/>
                        </w:rPr>
                        <w:t>未</w:t>
                      </w:r>
                      <w:r>
                        <w:rPr>
                          <w:rFonts w:hint="eastAsia"/>
                          <w:color w:val="000000" w:themeColor="text1"/>
                          <w:sz w:val="15"/>
                          <w:szCs w:val="16"/>
                        </w:rPr>
                        <w:t>ログイン時</w:t>
                      </w:r>
                      <w:r>
                        <w:rPr>
                          <w:color w:val="000000" w:themeColor="text1"/>
                          <w:sz w:val="15"/>
                          <w:szCs w:val="16"/>
                        </w:rPr>
                        <w:br/>
                      </w:r>
                      <w:r>
                        <w:rPr>
                          <w:rFonts w:hint="eastAsia"/>
                          <w:color w:val="000000" w:themeColor="text1"/>
                          <w:sz w:val="15"/>
                          <w:szCs w:val="16"/>
                        </w:rPr>
                        <w:t>予約確認ダイアログ表示中</w:t>
                      </w:r>
                    </w:p>
                  </w:txbxContent>
                </v:textbox>
              </v:shape>
            </w:pict>
          </mc:Fallback>
        </mc:AlternateContent>
      </w:r>
      <w:r w:rsidR="00DC3EB5">
        <w:rPr>
          <w:noProof/>
        </w:rPr>
        <mc:AlternateContent>
          <mc:Choice Requires="wps">
            <w:drawing>
              <wp:anchor distT="0" distB="0" distL="114300" distR="114300" simplePos="0" relativeHeight="251658393" behindDoc="0" locked="0" layoutInCell="1" allowOverlap="1" wp14:anchorId="00A19478" wp14:editId="43486004">
                <wp:simplePos x="0" y="0"/>
                <wp:positionH relativeFrom="column">
                  <wp:posOffset>1902219</wp:posOffset>
                </wp:positionH>
                <wp:positionV relativeFrom="paragraph">
                  <wp:posOffset>176873</wp:posOffset>
                </wp:positionV>
                <wp:extent cx="489321" cy="0"/>
                <wp:effectExtent l="0" t="76200" r="25400" b="95250"/>
                <wp:wrapNone/>
                <wp:docPr id="630910650" name="直線矢印コネクタ 5"/>
                <wp:cNvGraphicFramePr/>
                <a:graphic xmlns:a="http://schemas.openxmlformats.org/drawingml/2006/main">
                  <a:graphicData uri="http://schemas.microsoft.com/office/word/2010/wordprocessingShape">
                    <wps:wsp>
                      <wps:cNvCnPr/>
                      <wps:spPr>
                        <a:xfrm>
                          <a:off x="0" y="0"/>
                          <a:ext cx="48932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5CA3658B" id="直線矢印コネクタ 5" o:spid="_x0000_s1026" type="#_x0000_t32" style="position:absolute;margin-left:149.8pt;margin-top:13.95pt;width:38.55pt;height:0;z-index:25165839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" strokecolor="black [3200]" strokeweight=".5pt">
                <v:stroke endarrow="block" joinstyle="miter"/>
              </v:shape>
            </w:pict>
          </mc:Fallback>
        </mc:AlternateContent>
      </w:r>
      <w:r w:rsidR="00C75213">
        <w:rPr>
          <w:noProof/>
        </w:rPr>
        <mc:AlternateContent>
          <mc:Choice Requires="wps">
            <w:drawing>
              <wp:anchor distT="0" distB="0" distL="114300" distR="114300" simplePos="0" relativeHeight="251658391" behindDoc="0" locked="0" layoutInCell="1" allowOverlap="1" wp14:anchorId="20FBA96C" wp14:editId="76EF3E33">
                <wp:simplePos x="0" y="0"/>
                <wp:positionH relativeFrom="column">
                  <wp:posOffset>1828800</wp:posOffset>
                </wp:positionH>
                <wp:positionV relativeFrom="paragraph">
                  <wp:posOffset>7951</wp:posOffset>
                </wp:positionV>
                <wp:extent cx="564046" cy="4389"/>
                <wp:effectExtent l="0" t="0" r="26670" b="34290"/>
                <wp:wrapNone/>
                <wp:docPr id="351476906" name="直線矢印コネクタ 5"/>
                <wp:cNvGraphicFramePr/>
                <a:graphic xmlns:a="http://schemas.openxmlformats.org/drawingml/2006/main">
                  <a:graphicData uri="http://schemas.microsoft.com/office/word/2010/wordprocessingShape">
                    <wps:wsp>
                      <wps:cNvCnPr/>
                      <wps:spPr>
                        <a:xfrm>
                          <a:off x="0" y="0"/>
                          <a:ext cx="564046" cy="4389"/>
                        </a:xfrm>
                        <a:prstGeom prst="straightConnector1">
                          <a:avLst/>
                        </a:prstGeom>
                        <a:ln>
                          <a:tailEnd type="non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4E0A756A" id="直線矢印コネクタ 5" o:spid="_x0000_s1026" type="#_x0000_t32" style="position:absolute;margin-left:2in;margin-top:.65pt;width:44.4pt;height:.35pt;z-index:25165839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" strokecolor="black [3200]" strokeweight=".5pt">
                <v:stroke joinstyle="miter"/>
              </v:shape>
            </w:pict>
          </mc:Fallback>
        </mc:AlternateContent>
      </w:r>
      <w:r w:rsidR="00EB1698">
        <w:rPr>
          <w:noProof/>
        </w:rPr>
        <mc:AlternateContent>
          <mc:Choice Requires="wps">
            <w:drawing>
              <wp:anchor distT="0" distB="0" distL="114300" distR="114300" simplePos="0" relativeHeight="251658370" behindDoc="0" locked="0" layoutInCell="1" allowOverlap="1" wp14:anchorId="53BD6D4A" wp14:editId="7DD11E76">
                <wp:simplePos x="0" y="0"/>
                <wp:positionH relativeFrom="column">
                  <wp:posOffset>1904706</wp:posOffset>
                </wp:positionH>
                <wp:positionV relativeFrom="paragraph">
                  <wp:posOffset>187117</wp:posOffset>
                </wp:positionV>
                <wp:extent cx="0" cy="1955898"/>
                <wp:effectExtent l="0" t="0" r="38100" b="25400"/>
                <wp:wrapNone/>
                <wp:docPr id="230099541" name="直線コネクタ 4"/>
                <wp:cNvGraphicFramePr/>
                <a:graphic xmlns:a="http://schemas.openxmlformats.org/drawingml/2006/main">
                  <a:graphicData uri="http://schemas.microsoft.com/office/word/2010/wordprocessingShape">
                    <wps:wsp>
                      <wps:cNvCnPr/>
                      <wps:spPr>
                        <a:xfrm flipV="1">
                          <a:off x="0" y="0"/>
                          <a:ext cx="0" cy="195589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D7D748" id="直線コネクタ 4" o:spid="_x0000_s1026" style="position:absolute;flip:y;z-index:251658370;visibility:visible;mso-wrap-style:square;mso-wrap-distance-left:9pt;mso-wrap-distance-top:0;mso-wrap-distance-right:9pt;mso-wrap-distance-bottom:0;mso-position-horizontal:absolute;mso-position-horizontal-relative:text;mso-position-vertical:absolute;mso-position-vertical-relative:text" from="150pt,14.75pt" to="150pt,168.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" strokecolor="black [3200]" strokeweight=".5pt">
                <v:stroke joinstyle="miter"/>
              </v:line>
            </w:pict>
          </mc:Fallback>
        </mc:AlternateContent>
      </w:r>
    </w:p>
    <w:p w14:paraId="479E056A" w14:textId="735787F3" w:rsidR="005F38A3" w:rsidRDefault="00961751" w:rsidP="00CB1133">
      <w:pPr>
        <w:pStyle w:val="a4"/>
        <w:ind w:leftChars="0" w:left="992"/>
        <w:jc w:val="left"/>
      </w:pPr>
      <w:r>
        <w:rPr>
          <w:noProof/>
        </w:rPr>
        <mc:AlternateContent>
          <mc:Choice Requires="wps">
            <w:drawing>
              <wp:anchor distT="0" distB="0" distL="114300" distR="114300" simplePos="0" relativeHeight="251658279" behindDoc="0" locked="0" layoutInCell="1" allowOverlap="1" wp14:anchorId="3B4B0EA3" wp14:editId="35C81079">
                <wp:simplePos x="0" y="0"/>
                <wp:positionH relativeFrom="column">
                  <wp:posOffset>3964738</wp:posOffset>
                </wp:positionH>
                <wp:positionV relativeFrom="paragraph">
                  <wp:posOffset>174407</wp:posOffset>
                </wp:positionV>
                <wp:extent cx="1321946" cy="2076381"/>
                <wp:effectExtent l="38100" t="76200" r="1212215" b="19685"/>
                <wp:wrapNone/>
                <wp:docPr id="167" name="コネクタ: カギ線 167"/>
                <wp:cNvGraphicFramePr/>
                <a:graphic xmlns:a="http://schemas.openxmlformats.org/drawingml/2006/main">
                  <a:graphicData uri="http://schemas.microsoft.com/office/word/2010/wordprocessingShape">
                    <wps:wsp>
                      <wps:cNvCnPr/>
                      <wps:spPr>
                        <a:xfrm flipH="1" flipV="1">
                          <a:off x="0" y="0"/>
                          <a:ext cx="1321946" cy="2076381"/>
                        </a:xfrm>
                        <a:prstGeom prst="bentConnector3">
                          <a:avLst>
                            <a:gd name="adj1" fmla="val -8928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42A2E9" id="コネクタ: カギ線 167" o:spid="_x0000_s1026" type="#_x0000_t34" style="position:absolute;margin-left:312.2pt;margin-top:13.75pt;width:104.1pt;height:163.5pt;flip:x y;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" adj="-19285" strokecolor="black [3200]" strokeweight=".5pt">
                <v:stroke endarrow="block"/>
              </v:shape>
            </w:pict>
          </mc:Fallback>
        </mc:AlternateContent>
      </w:r>
      <w:r w:rsidR="00BA6E8B">
        <w:rPr>
          <w:noProof/>
        </w:rPr>
        <mc:AlternateContent>
          <mc:Choice Requires="wps">
            <w:drawing>
              <wp:anchor distT="0" distB="0" distL="114300" distR="114300" simplePos="0" relativeHeight="251658278" behindDoc="0" locked="0" layoutInCell="1" allowOverlap="1" wp14:anchorId="3F7A41B1" wp14:editId="326A5EEA">
                <wp:simplePos x="0" y="0"/>
                <wp:positionH relativeFrom="column">
                  <wp:posOffset>3662680</wp:posOffset>
                </wp:positionH>
                <wp:positionV relativeFrom="paragraph">
                  <wp:posOffset>195580</wp:posOffset>
                </wp:positionV>
                <wp:extent cx="2540" cy="508000"/>
                <wp:effectExtent l="50800" t="0" r="48260" b="25400"/>
                <wp:wrapNone/>
                <wp:docPr id="162" name="直線矢印コネクタ 162"/>
                <wp:cNvGraphicFramePr/>
                <a:graphic xmlns:a="http://schemas.openxmlformats.org/drawingml/2006/main">
                  <a:graphicData uri="http://schemas.microsoft.com/office/word/2010/wordprocessingShape">
                    <wps:wsp>
                      <wps:cNvCnPr/>
                      <wps:spPr>
                        <a:xfrm>
                          <a:off x="0" y="0"/>
                          <a:ext cx="2540" cy="508000"/>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BC08D5" id="直線矢印コネクタ 162" o:spid="_x0000_s1026" type="#_x0000_t32" style="position:absolute;margin-left:288.4pt;margin-top:15.4pt;width:.2pt;height:40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" strokecolor="black [3200]" strokeweight=".5pt">
                <v:stroke endarrow="block" joinstyle="miter"/>
              </v:shape>
            </w:pict>
          </mc:Fallback>
        </mc:AlternateContent>
      </w:r>
      <w:r w:rsidR="00BA6E8B">
        <w:rPr>
          <w:noProof/>
        </w:rPr>
        <mc:AlternateContent>
          <mc:Choice Requires="wps">
            <w:drawing>
              <wp:anchor distT="0" distB="0" distL="114300" distR="114300" simplePos="0" relativeHeight="251658284" behindDoc="0" locked="0" layoutInCell="1" allowOverlap="1" wp14:anchorId="3F73E07B" wp14:editId="2F160216">
                <wp:simplePos x="0" y="0"/>
                <wp:positionH relativeFrom="column">
                  <wp:posOffset>2949575</wp:posOffset>
                </wp:positionH>
                <wp:positionV relativeFrom="paragraph">
                  <wp:posOffset>195580</wp:posOffset>
                </wp:positionV>
                <wp:extent cx="1905" cy="521335"/>
                <wp:effectExtent l="63500" t="25400" r="36195" b="24765"/>
                <wp:wrapNone/>
                <wp:docPr id="13" name="直線矢印コネクタ 13"/>
                <wp:cNvGraphicFramePr/>
                <a:graphic xmlns:a="http://schemas.openxmlformats.org/drawingml/2006/main">
                  <a:graphicData uri="http://schemas.microsoft.com/office/word/2010/wordprocessingShape">
                    <wps:wsp>
                      <wps:cNvCnPr/>
                      <wps:spPr>
                        <a:xfrm flipH="1">
                          <a:off x="0" y="0"/>
                          <a:ext cx="1905" cy="521335"/>
                        </a:xfrm>
                        <a:prstGeom prst="straightConnector1">
                          <a:avLst/>
                        </a:prstGeom>
                        <a:ln w="6350">
                          <a:headEnd type="triangle"/>
                          <a:tailEnd type="non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E82514" id="直線矢印コネクタ 13" o:spid="_x0000_s1026" type="#_x0000_t32" style="position:absolute;margin-left:232.25pt;margin-top:15.4pt;width:.15pt;height:41.05pt;flip:x;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" strokecolor="black [3200]" strokeweight=".5pt">
                <v:stroke startarrow="block" joinstyle="miter"/>
              </v:shape>
            </w:pict>
          </mc:Fallback>
        </mc:AlternateContent>
      </w:r>
      <w:r w:rsidR="005F2837">
        <w:rPr>
          <w:noProof/>
        </w:rPr>
        <mc:AlternateContent>
          <mc:Choice Requires="wps">
            <w:drawing>
              <wp:anchor distT="0" distB="0" distL="114300" distR="114300" simplePos="0" relativeHeight="251658453" behindDoc="0" locked="0" layoutInCell="1" allowOverlap="1" wp14:anchorId="6F9D3310" wp14:editId="7FE6F540">
                <wp:simplePos x="0" y="0"/>
                <wp:positionH relativeFrom="column">
                  <wp:posOffset>1736474</wp:posOffset>
                </wp:positionH>
                <wp:positionV relativeFrom="paragraph">
                  <wp:posOffset>81915</wp:posOffset>
                </wp:positionV>
                <wp:extent cx="875444" cy="219075"/>
                <wp:effectExtent l="0" t="0" r="1270" b="9525"/>
                <wp:wrapNone/>
                <wp:docPr id="2040203373" name="テキスト ボックス 2040203373"/>
                <wp:cNvGraphicFramePr/>
                <a:graphic xmlns:a="http://schemas.openxmlformats.org/drawingml/2006/main">
                  <a:graphicData uri="http://schemas.microsoft.com/office/word/2010/wordprocessingShape">
                    <wps:wsp>
                      <wps:cNvSpPr txBox="1"/>
                      <wps:spPr>
                        <a:xfrm>
                          <a:off x="0" y="0"/>
                          <a:ext cx="875444" cy="219075"/>
                        </a:xfrm>
                        <a:prstGeom prst="rect">
                          <a:avLst/>
                        </a:prstGeom>
                        <a:noFill/>
                        <a:ln w="6350">
                          <a:noFill/>
                        </a:ln>
                      </wps:spPr>
                      <wps:txbx>
                        <w:txbxContent>
                          <w:p w14:paraId="5A14A244" w14:textId="572E4F56" w:rsidR="005F2837" w:rsidRPr="005F2837" w:rsidRDefault="005F2837" w:rsidP="005F2837">
                            <w:pPr>
                              <w:rPr>
                                <w:color w:val="000000" w:themeColor="text1"/>
                                <w:sz w:val="8"/>
                                <w:szCs w:val="8"/>
                              </w:rPr>
                            </w:pPr>
                            <w:r w:rsidRPr="005F2837">
                              <w:rPr>
                                <w:rFonts w:hint="eastAsia"/>
                                <w:color w:val="000000" w:themeColor="text1"/>
                                <w:sz w:val="8"/>
                                <w:szCs w:val="8"/>
                              </w:rPr>
                              <w:t>【</w:t>
                            </w:r>
                            <w:r>
                              <w:rPr>
                                <w:rFonts w:hint="eastAsia"/>
                                <w:color w:val="000000" w:themeColor="text1"/>
                                <w:sz w:val="8"/>
                                <w:szCs w:val="8"/>
                              </w:rPr>
                              <w:t>キャンセル</w:t>
                            </w:r>
                            <w:r w:rsidRPr="005F2837">
                              <w:rPr>
                                <w:rFonts w:hint="eastAsia"/>
                                <w:color w:val="000000" w:themeColor="text1"/>
                                <w:sz w:val="8"/>
                                <w:szCs w:val="8"/>
                              </w:rPr>
                              <w:t>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D3310" id="テキスト ボックス 2040203373" o:spid="_x0000_s1242" type="#_x0000_t202" style="position:absolute;left:0;text-align:left;margin-left:136.75pt;margin-top:6.45pt;width:68.95pt;height:17.25pt;z-index:2516584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" filled="f" stroked="f" strokeweight=".5pt">
                <v:textbox inset="0,0,0,0">
                  <w:txbxContent>
                    <w:p w14:paraId="5A14A244" w14:textId="572E4F56" w:rsidR="005F2837" w:rsidRPr="005F2837" w:rsidRDefault="005F2837" w:rsidP="005F2837">
                      <w:pPr>
                        <w:rPr>
                          <w:color w:val="000000" w:themeColor="text1"/>
                          <w:sz w:val="8"/>
                          <w:szCs w:val="8"/>
                        </w:rPr>
                      </w:pPr>
                      <w:r w:rsidRPr="005F2837">
                        <w:rPr>
                          <w:rFonts w:hint="eastAsia"/>
                          <w:color w:val="000000" w:themeColor="text1"/>
                          <w:sz w:val="8"/>
                          <w:szCs w:val="8"/>
                        </w:rPr>
                        <w:t>【</w:t>
                      </w:r>
                      <w:r>
                        <w:rPr>
                          <w:rFonts w:hint="eastAsia"/>
                          <w:color w:val="000000" w:themeColor="text1"/>
                          <w:sz w:val="8"/>
                          <w:szCs w:val="8"/>
                        </w:rPr>
                        <w:t>キャンセル</w:t>
                      </w:r>
                      <w:r w:rsidRPr="005F2837">
                        <w:rPr>
                          <w:rFonts w:hint="eastAsia"/>
                          <w:color w:val="000000" w:themeColor="text1"/>
                          <w:sz w:val="8"/>
                          <w:szCs w:val="8"/>
                        </w:rPr>
                        <w:t>ボタン押下】</w:t>
                      </w:r>
                    </w:p>
                  </w:txbxContent>
                </v:textbox>
              </v:shape>
            </w:pict>
          </mc:Fallback>
        </mc:AlternateContent>
      </w:r>
      <w:r w:rsidR="005F2837">
        <w:rPr>
          <w:noProof/>
        </w:rPr>
        <mc:AlternateContent>
          <mc:Choice Requires="wps">
            <w:drawing>
              <wp:anchor distT="0" distB="0" distL="114300" distR="114300" simplePos="0" relativeHeight="251658451" behindDoc="0" locked="0" layoutInCell="1" allowOverlap="1" wp14:anchorId="71820EB5" wp14:editId="7B8D6197">
                <wp:simplePos x="0" y="0"/>
                <wp:positionH relativeFrom="column">
                  <wp:posOffset>1732879</wp:posOffset>
                </wp:positionH>
                <wp:positionV relativeFrom="paragraph">
                  <wp:posOffset>92462</wp:posOffset>
                </wp:positionV>
                <wp:extent cx="660992" cy="0"/>
                <wp:effectExtent l="0" t="50800" r="0" b="76200"/>
                <wp:wrapNone/>
                <wp:docPr id="19204051" name="直線コネクタ 6"/>
                <wp:cNvGraphicFramePr/>
                <a:graphic xmlns:a="http://schemas.openxmlformats.org/drawingml/2006/main">
                  <a:graphicData uri="http://schemas.microsoft.com/office/word/2010/wordprocessingShape">
                    <wps:wsp>
                      <wps:cNvCnPr/>
                      <wps:spPr>
                        <a:xfrm flipH="1">
                          <a:off x="0" y="0"/>
                          <a:ext cx="660992" cy="0"/>
                        </a:xfrm>
                        <a:prstGeom prst="line">
                          <a:avLst/>
                        </a:prstGeom>
                        <a:ln>
                          <a:headEnd type="non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30854F6" id="直線コネクタ 6" o:spid="_x0000_s1026" style="position:absolute;flip:x;z-index:25165845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6.45pt,7.3pt" to="188.5pt,7.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" strokecolor="black [3200]" strokeweight=".5pt">
                <v:stroke endarrow="block" joinstyle="miter"/>
              </v:line>
            </w:pict>
          </mc:Fallback>
        </mc:AlternateContent>
      </w:r>
      <w:r w:rsidR="005F2837">
        <w:rPr>
          <w:noProof/>
        </w:rPr>
        <mc:AlternateContent>
          <mc:Choice Requires="wps">
            <w:drawing>
              <wp:anchor distT="0" distB="0" distL="114300" distR="114300" simplePos="0" relativeHeight="251658441" behindDoc="0" locked="0" layoutInCell="1" allowOverlap="1" wp14:anchorId="684CD592" wp14:editId="7DDE8F7B">
                <wp:simplePos x="0" y="0"/>
                <wp:positionH relativeFrom="column">
                  <wp:posOffset>1736721</wp:posOffset>
                </wp:positionH>
                <wp:positionV relativeFrom="paragraph">
                  <wp:posOffset>136170</wp:posOffset>
                </wp:positionV>
                <wp:extent cx="660218" cy="0"/>
                <wp:effectExtent l="0" t="63500" r="635" b="63500"/>
                <wp:wrapNone/>
                <wp:docPr id="1038784882" name="直線矢印コネクタ 8"/>
                <wp:cNvGraphicFramePr/>
                <a:graphic xmlns:a="http://schemas.openxmlformats.org/drawingml/2006/main">
                  <a:graphicData uri="http://schemas.microsoft.com/office/word/2010/wordprocessingShape">
                    <wps:wsp>
                      <wps:cNvCnPr/>
                      <wps:spPr>
                        <a:xfrm>
                          <a:off x="0" y="0"/>
                          <a:ext cx="66021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16438A97" id="直線矢印コネクタ 8" o:spid="_x0000_s1026" type="#_x0000_t32" style="position:absolute;margin-left:136.75pt;margin-top:10.7pt;width:52pt;height:0;z-index:2516584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" strokecolor="black [3200]" strokeweight=".5pt">
                <v:stroke endarrow="block" joinstyle="miter"/>
              </v:shape>
            </w:pict>
          </mc:Fallback>
        </mc:AlternateContent>
      </w:r>
      <w:r w:rsidR="005F2837">
        <w:rPr>
          <w:noProof/>
        </w:rPr>
        <mc:AlternateContent>
          <mc:Choice Requires="wps">
            <w:drawing>
              <wp:anchor distT="0" distB="0" distL="114300" distR="114300" simplePos="0" relativeHeight="251658448" behindDoc="0" locked="0" layoutInCell="1" allowOverlap="1" wp14:anchorId="68F1AEAD" wp14:editId="55B71C9A">
                <wp:simplePos x="0" y="0"/>
                <wp:positionH relativeFrom="column">
                  <wp:posOffset>2434012</wp:posOffset>
                </wp:positionH>
                <wp:positionV relativeFrom="paragraph">
                  <wp:posOffset>193675</wp:posOffset>
                </wp:positionV>
                <wp:extent cx="0" cy="444384"/>
                <wp:effectExtent l="76200" t="38100" r="57150" b="13335"/>
                <wp:wrapNone/>
                <wp:docPr id="1073752205" name="直線矢印コネクタ 18"/>
                <wp:cNvGraphicFramePr/>
                <a:graphic xmlns:a="http://schemas.openxmlformats.org/drawingml/2006/main">
                  <a:graphicData uri="http://schemas.microsoft.com/office/word/2010/wordprocessingShape">
                    <wps:wsp>
                      <wps:cNvCnPr/>
                      <wps:spPr>
                        <a:xfrm flipV="1">
                          <a:off x="0" y="0"/>
                          <a:ext cx="0" cy="4443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76F434" id="直線矢印コネクタ 18" o:spid="_x0000_s1026" type="#_x0000_t32" style="position:absolute;margin-left:191.65pt;margin-top:15.25pt;width:0;height:35pt;flip:y;z-index:251658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" strokecolor="black [3200]" strokeweight=".5pt">
                <v:stroke endarrow="block" joinstyle="miter"/>
              </v:shape>
            </w:pict>
          </mc:Fallback>
        </mc:AlternateContent>
      </w:r>
      <w:r w:rsidR="005B4D28">
        <w:rPr>
          <w:noProof/>
        </w:rPr>
        <mc:AlternateContent>
          <mc:Choice Requires="wps">
            <w:drawing>
              <wp:anchor distT="0" distB="0" distL="114300" distR="114300" simplePos="0" relativeHeight="251658282" behindDoc="0" locked="0" layoutInCell="1" allowOverlap="1" wp14:anchorId="29209BC3" wp14:editId="636BF1D5">
                <wp:simplePos x="0" y="0"/>
                <wp:positionH relativeFrom="column">
                  <wp:posOffset>3577615</wp:posOffset>
                </wp:positionH>
                <wp:positionV relativeFrom="paragraph">
                  <wp:posOffset>134750</wp:posOffset>
                </wp:positionV>
                <wp:extent cx="1030907" cy="259404"/>
                <wp:effectExtent l="0" t="0" r="0" b="7620"/>
                <wp:wrapNone/>
                <wp:docPr id="11" name="テキスト ボックス 11"/>
                <wp:cNvGraphicFramePr/>
                <a:graphic xmlns:a="http://schemas.openxmlformats.org/drawingml/2006/main">
                  <a:graphicData uri="http://schemas.microsoft.com/office/word/2010/wordprocessingShape">
                    <wps:wsp>
                      <wps:cNvSpPr txBox="1"/>
                      <wps:spPr>
                        <a:xfrm>
                          <a:off x="0" y="0"/>
                          <a:ext cx="1030907" cy="259404"/>
                        </a:xfrm>
                        <a:prstGeom prst="rect">
                          <a:avLst/>
                        </a:prstGeom>
                        <a:noFill/>
                        <a:ln w="6350">
                          <a:noFill/>
                        </a:ln>
                      </wps:spPr>
                      <wps:txbx>
                        <w:txbxContent>
                          <w:p w14:paraId="7F62D1F7" w14:textId="0C7C6CBD" w:rsidR="00D4527E" w:rsidRPr="005B4D28" w:rsidRDefault="00FC5EE5" w:rsidP="00D4527E">
                            <w:pPr>
                              <w:rPr>
                                <w:color w:val="000000" w:themeColor="text1"/>
                                <w:sz w:val="12"/>
                                <w:szCs w:val="12"/>
                              </w:rPr>
                            </w:pPr>
                            <w:r w:rsidRPr="005B4D28">
                              <w:rPr>
                                <w:rFonts w:hint="eastAsia"/>
                                <w:color w:val="000000" w:themeColor="text1"/>
                                <w:sz w:val="12"/>
                                <w:szCs w:val="12"/>
                              </w:rPr>
                              <w:t>【ログインボタン押下】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09BC3" id="テキスト ボックス 11" o:spid="_x0000_s1243" type="#_x0000_t202" style="position:absolute;left:0;text-align:left;margin-left:281.7pt;margin-top:10.6pt;width:81.15pt;height:20.4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" filled="f" stroked="f" strokeweight=".5pt">
                <v:textbox>
                  <w:txbxContent>
                    <w:p w14:paraId="7F62D1F7" w14:textId="0C7C6CBD" w:rsidR="00D4527E" w:rsidRPr="005B4D28" w:rsidRDefault="00FC5EE5" w:rsidP="00D4527E">
                      <w:pPr>
                        <w:rPr>
                          <w:color w:val="000000" w:themeColor="text1"/>
                          <w:sz w:val="12"/>
                          <w:szCs w:val="12"/>
                        </w:rPr>
                      </w:pPr>
                      <w:r w:rsidRPr="005B4D28">
                        <w:rPr>
                          <w:rFonts w:hint="eastAsia"/>
                          <w:color w:val="000000" w:themeColor="text1"/>
                          <w:sz w:val="12"/>
                          <w:szCs w:val="12"/>
                        </w:rPr>
                        <w:t>【ログインボタン押下】</w:t>
                      </w:r>
                    </w:p>
                  </w:txbxContent>
                </v:textbox>
              </v:shape>
            </w:pict>
          </mc:Fallback>
        </mc:AlternateContent>
      </w:r>
    </w:p>
    <w:p w14:paraId="5ADBC27B" w14:textId="00CC9329" w:rsidR="005F38A3" w:rsidRDefault="00C30E67" w:rsidP="00CB1133">
      <w:pPr>
        <w:pStyle w:val="a4"/>
        <w:ind w:leftChars="0" w:left="992"/>
        <w:jc w:val="left"/>
      </w:pPr>
      <w:r>
        <w:rPr>
          <w:noProof/>
        </w:rPr>
        <mc:AlternateContent>
          <mc:Choice Requires="wps">
            <w:drawing>
              <wp:anchor distT="0" distB="0" distL="114300" distR="114300" simplePos="0" relativeHeight="251658514" behindDoc="0" locked="0" layoutInCell="1" allowOverlap="1" wp14:anchorId="682C4100" wp14:editId="4AE44B3A">
                <wp:simplePos x="0" y="0"/>
                <wp:positionH relativeFrom="column">
                  <wp:posOffset>5010150</wp:posOffset>
                </wp:positionH>
                <wp:positionV relativeFrom="paragraph">
                  <wp:posOffset>76200</wp:posOffset>
                </wp:positionV>
                <wp:extent cx="1366838" cy="542925"/>
                <wp:effectExtent l="0" t="0" r="24130" b="28575"/>
                <wp:wrapNone/>
                <wp:docPr id="1854777487" name="フローチャート: 処理 1854777487"/>
                <wp:cNvGraphicFramePr/>
                <a:graphic xmlns:a="http://schemas.openxmlformats.org/drawingml/2006/main">
                  <a:graphicData uri="http://schemas.microsoft.com/office/word/2010/wordprocessingShape">
                    <wps:wsp>
                      <wps:cNvSpPr/>
                      <wps:spPr>
                        <a:xfrm>
                          <a:off x="0" y="0"/>
                          <a:ext cx="1366838" cy="542925"/>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506A92" w14:textId="125E7EC6" w:rsidR="005569B9" w:rsidRPr="00B3118B" w:rsidRDefault="005569B9" w:rsidP="005569B9">
                            <w:pPr>
                              <w:jc w:val="center"/>
                              <w:rPr>
                                <w:color w:val="000000" w:themeColor="text1"/>
                              </w:rPr>
                            </w:pPr>
                            <w:r w:rsidRPr="004D6CF3">
                              <w:rPr>
                                <w:rFonts w:hint="eastAsia"/>
                                <w:color w:val="000000" w:themeColor="text1"/>
                                <w:sz w:val="15"/>
                                <w:szCs w:val="16"/>
                              </w:rPr>
                              <w:t>4.</w:t>
                            </w:r>
                            <w:r w:rsidRPr="004D6CF3">
                              <w:rPr>
                                <w:color w:val="000000" w:themeColor="text1"/>
                                <w:sz w:val="15"/>
                                <w:szCs w:val="16"/>
                              </w:rPr>
                              <w:t>3</w:t>
                            </w:r>
                            <w:r>
                              <w:rPr>
                                <w:color w:val="000000" w:themeColor="text1"/>
                                <w:sz w:val="15"/>
                                <w:szCs w:val="16"/>
                              </w:rPr>
                              <w:t>.</w:t>
                            </w:r>
                            <w:r w:rsidR="00922D9A">
                              <w:rPr>
                                <w:rFonts w:hint="eastAsia"/>
                                <w:color w:val="000000" w:themeColor="text1"/>
                                <w:sz w:val="15"/>
                                <w:szCs w:val="16"/>
                              </w:rPr>
                              <w:t>8</w:t>
                            </w:r>
                            <w:r>
                              <w:rPr>
                                <w:color w:val="000000" w:themeColor="text1"/>
                                <w:sz w:val="15"/>
                                <w:szCs w:val="16"/>
                              </w:rPr>
                              <w:t>.</w:t>
                            </w:r>
                            <w:r w:rsidR="00922D9A">
                              <w:rPr>
                                <w:rFonts w:hint="eastAsia"/>
                                <w:color w:val="000000" w:themeColor="text1"/>
                                <w:sz w:val="15"/>
                                <w:szCs w:val="16"/>
                              </w:rPr>
                              <w:t>2</w:t>
                            </w:r>
                            <w:r>
                              <w:rPr>
                                <w:color w:val="000000" w:themeColor="text1"/>
                                <w:sz w:val="15"/>
                                <w:szCs w:val="16"/>
                              </w:rPr>
                              <w:t xml:space="preserve"> </w:t>
                            </w:r>
                            <w:r>
                              <w:rPr>
                                <w:rFonts w:hint="eastAsia"/>
                                <w:color w:val="000000" w:themeColor="text1"/>
                                <w:sz w:val="15"/>
                                <w:szCs w:val="16"/>
                              </w:rPr>
                              <w:t>ログイン時</w:t>
                            </w:r>
                            <w:r>
                              <w:rPr>
                                <w:color w:val="000000" w:themeColor="text1"/>
                                <w:sz w:val="15"/>
                                <w:szCs w:val="16"/>
                              </w:rPr>
                              <w:br/>
                            </w:r>
                            <w:r w:rsidR="00192BB3">
                              <w:rPr>
                                <w:rFonts w:hint="eastAsia"/>
                                <w:color w:val="000000" w:themeColor="text1"/>
                                <w:sz w:val="15"/>
                                <w:szCs w:val="16"/>
                              </w:rPr>
                              <w:t>自分の予約確認</w:t>
                            </w:r>
                            <w:r w:rsidR="00C30E67">
                              <w:rPr>
                                <w:rFonts w:hint="eastAsia"/>
                                <w:color w:val="000000" w:themeColor="text1"/>
                                <w:sz w:val="15"/>
                                <w:szCs w:val="16"/>
                              </w:rPr>
                              <w:t>ボタンを押す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C4100" id="フローチャート: 処理 1854777487" o:spid="_x0000_s1244" type="#_x0000_t109" style="position:absolute;left:0;text-align:left;margin-left:394.5pt;margin-top:6pt;width:107.65pt;height:42.75pt;z-index:2516585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" filled="f" strokecolor="black [3213]" strokeweight="1pt">
                <v:textbox>
                  <w:txbxContent>
                    <w:p w14:paraId="37506A92" w14:textId="125E7EC6" w:rsidR="005569B9" w:rsidRPr="00B3118B" w:rsidRDefault="005569B9" w:rsidP="005569B9">
                      <w:pPr>
                        <w:jc w:val="center"/>
                        <w:rPr>
                          <w:color w:val="000000" w:themeColor="text1"/>
                        </w:rPr>
                      </w:pPr>
                      <w:r w:rsidRPr="004D6CF3">
                        <w:rPr>
                          <w:rFonts w:hint="eastAsia"/>
                          <w:color w:val="000000" w:themeColor="text1"/>
                          <w:sz w:val="15"/>
                          <w:szCs w:val="16"/>
                        </w:rPr>
                        <w:t>4.</w:t>
                      </w:r>
                      <w:r w:rsidRPr="004D6CF3">
                        <w:rPr>
                          <w:color w:val="000000" w:themeColor="text1"/>
                          <w:sz w:val="15"/>
                          <w:szCs w:val="16"/>
                        </w:rPr>
                        <w:t>3</w:t>
                      </w:r>
                      <w:r>
                        <w:rPr>
                          <w:color w:val="000000" w:themeColor="text1"/>
                          <w:sz w:val="15"/>
                          <w:szCs w:val="16"/>
                        </w:rPr>
                        <w:t>.</w:t>
                      </w:r>
                      <w:r w:rsidR="00922D9A">
                        <w:rPr>
                          <w:rFonts w:hint="eastAsia"/>
                          <w:color w:val="000000" w:themeColor="text1"/>
                          <w:sz w:val="15"/>
                          <w:szCs w:val="16"/>
                        </w:rPr>
                        <w:t>8</w:t>
                      </w:r>
                      <w:r>
                        <w:rPr>
                          <w:color w:val="000000" w:themeColor="text1"/>
                          <w:sz w:val="15"/>
                          <w:szCs w:val="16"/>
                        </w:rPr>
                        <w:t>.</w:t>
                      </w:r>
                      <w:r w:rsidR="00922D9A">
                        <w:rPr>
                          <w:rFonts w:hint="eastAsia"/>
                          <w:color w:val="000000" w:themeColor="text1"/>
                          <w:sz w:val="15"/>
                          <w:szCs w:val="16"/>
                        </w:rPr>
                        <w:t>2</w:t>
                      </w:r>
                      <w:r>
                        <w:rPr>
                          <w:color w:val="000000" w:themeColor="text1"/>
                          <w:sz w:val="15"/>
                          <w:szCs w:val="16"/>
                        </w:rPr>
                        <w:t xml:space="preserve"> </w:t>
                      </w:r>
                      <w:r>
                        <w:rPr>
                          <w:rFonts w:hint="eastAsia"/>
                          <w:color w:val="000000" w:themeColor="text1"/>
                          <w:sz w:val="15"/>
                          <w:szCs w:val="16"/>
                        </w:rPr>
                        <w:t>ログイン時</w:t>
                      </w:r>
                      <w:r>
                        <w:rPr>
                          <w:color w:val="000000" w:themeColor="text1"/>
                          <w:sz w:val="15"/>
                          <w:szCs w:val="16"/>
                        </w:rPr>
                        <w:br/>
                      </w:r>
                      <w:r w:rsidR="00192BB3">
                        <w:rPr>
                          <w:rFonts w:hint="eastAsia"/>
                          <w:color w:val="000000" w:themeColor="text1"/>
                          <w:sz w:val="15"/>
                          <w:szCs w:val="16"/>
                        </w:rPr>
                        <w:t>自分の予約確認</w:t>
                      </w:r>
                      <w:r w:rsidR="00C30E67">
                        <w:rPr>
                          <w:rFonts w:hint="eastAsia"/>
                          <w:color w:val="000000" w:themeColor="text1"/>
                          <w:sz w:val="15"/>
                          <w:szCs w:val="16"/>
                        </w:rPr>
                        <w:t>ボタンを押す</w:t>
                      </w:r>
                    </w:p>
                  </w:txbxContent>
                </v:textbox>
              </v:shape>
            </w:pict>
          </mc:Fallback>
        </mc:AlternateContent>
      </w:r>
      <w:r w:rsidR="001C3B54">
        <w:rPr>
          <w:noProof/>
        </w:rPr>
        <mc:AlternateContent>
          <mc:Choice Requires="wps">
            <w:drawing>
              <wp:anchor distT="0" distB="0" distL="114300" distR="114300" simplePos="0" relativeHeight="251658521" behindDoc="0" locked="0" layoutInCell="1" allowOverlap="1" wp14:anchorId="3C6617F3" wp14:editId="7918C39E">
                <wp:simplePos x="0" y="0"/>
                <wp:positionH relativeFrom="column">
                  <wp:posOffset>4271645</wp:posOffset>
                </wp:positionH>
                <wp:positionV relativeFrom="paragraph">
                  <wp:posOffset>190182</wp:posOffset>
                </wp:positionV>
                <wp:extent cx="875444" cy="219075"/>
                <wp:effectExtent l="0" t="0" r="1270" b="9525"/>
                <wp:wrapNone/>
                <wp:docPr id="1449543679" name="テキスト ボックス 1449543679"/>
                <wp:cNvGraphicFramePr/>
                <a:graphic xmlns:a="http://schemas.openxmlformats.org/drawingml/2006/main">
                  <a:graphicData uri="http://schemas.microsoft.com/office/word/2010/wordprocessingShape">
                    <wps:wsp>
                      <wps:cNvSpPr txBox="1"/>
                      <wps:spPr>
                        <a:xfrm>
                          <a:off x="0" y="0"/>
                          <a:ext cx="875444" cy="219075"/>
                        </a:xfrm>
                        <a:prstGeom prst="rect">
                          <a:avLst/>
                        </a:prstGeom>
                        <a:noFill/>
                        <a:ln w="6350">
                          <a:noFill/>
                        </a:ln>
                      </wps:spPr>
                      <wps:txbx>
                        <w:txbxContent>
                          <w:p w14:paraId="3B14E57E" w14:textId="0471CF18" w:rsidR="001C3B54" w:rsidRPr="0095285E" w:rsidRDefault="001C3B54" w:rsidP="001C3B54">
                            <w:pPr>
                              <w:rPr>
                                <w:color w:val="000000" w:themeColor="text1"/>
                                <w:sz w:val="12"/>
                                <w:szCs w:val="12"/>
                              </w:rPr>
                            </w:pPr>
                            <w:r w:rsidRPr="0095285E">
                              <w:rPr>
                                <w:rFonts w:hint="eastAsia"/>
                                <w:color w:val="000000" w:themeColor="text1"/>
                                <w:sz w:val="12"/>
                                <w:szCs w:val="12"/>
                              </w:rPr>
                              <w:t>【</w:t>
                            </w:r>
                            <w:r>
                              <w:rPr>
                                <w:rFonts w:hint="eastAsia"/>
                                <w:color w:val="000000" w:themeColor="text1"/>
                                <w:sz w:val="12"/>
                                <w:szCs w:val="12"/>
                              </w:rPr>
                              <w:t>自己予約状況表示</w:t>
                            </w:r>
                            <w:r w:rsidRPr="0095285E">
                              <w:rPr>
                                <w:rFonts w:hint="eastAsia"/>
                                <w:color w:val="000000" w:themeColor="text1"/>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617F3" id="テキスト ボックス 1449543679" o:spid="_x0000_s1245" type="#_x0000_t202" style="position:absolute;left:0;text-align:left;margin-left:336.35pt;margin-top:14.95pt;width:68.95pt;height:17.25pt;z-index:2516585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" filled="f" stroked="f" strokeweight=".5pt">
                <v:textbox inset="0,0,0,0">
                  <w:txbxContent>
                    <w:p w14:paraId="3B14E57E" w14:textId="0471CF18" w:rsidR="001C3B54" w:rsidRPr="0095285E" w:rsidRDefault="001C3B54" w:rsidP="001C3B54">
                      <w:pPr>
                        <w:rPr>
                          <w:color w:val="000000" w:themeColor="text1"/>
                          <w:sz w:val="12"/>
                          <w:szCs w:val="12"/>
                        </w:rPr>
                      </w:pPr>
                      <w:r w:rsidRPr="0095285E">
                        <w:rPr>
                          <w:rFonts w:hint="eastAsia"/>
                          <w:color w:val="000000" w:themeColor="text1"/>
                          <w:sz w:val="12"/>
                          <w:szCs w:val="12"/>
                        </w:rPr>
                        <w:t>【</w:t>
                      </w:r>
                      <w:r>
                        <w:rPr>
                          <w:rFonts w:hint="eastAsia"/>
                          <w:color w:val="000000" w:themeColor="text1"/>
                          <w:sz w:val="12"/>
                          <w:szCs w:val="12"/>
                        </w:rPr>
                        <w:t>自己予約状況表示</w:t>
                      </w:r>
                      <w:r w:rsidRPr="0095285E">
                        <w:rPr>
                          <w:rFonts w:hint="eastAsia"/>
                          <w:color w:val="000000" w:themeColor="text1"/>
                          <w:sz w:val="12"/>
                          <w:szCs w:val="12"/>
                        </w:rPr>
                        <w:t>】</w:t>
                      </w:r>
                    </w:p>
                  </w:txbxContent>
                </v:textbox>
              </v:shape>
            </w:pict>
          </mc:Fallback>
        </mc:AlternateContent>
      </w:r>
      <w:r w:rsidR="000A26C9">
        <w:rPr>
          <w:noProof/>
        </w:rPr>
        <mc:AlternateContent>
          <mc:Choice Requires="wps">
            <w:drawing>
              <wp:anchor distT="0" distB="0" distL="114300" distR="114300" simplePos="0" relativeHeight="251658447" behindDoc="0" locked="0" layoutInCell="1" allowOverlap="1" wp14:anchorId="1194AB56" wp14:editId="4A7DC338">
                <wp:simplePos x="0" y="0"/>
                <wp:positionH relativeFrom="column">
                  <wp:posOffset>1299928</wp:posOffset>
                </wp:positionH>
                <wp:positionV relativeFrom="paragraph">
                  <wp:posOffset>162173</wp:posOffset>
                </wp:positionV>
                <wp:extent cx="0" cy="117807"/>
                <wp:effectExtent l="63500" t="0" r="38100" b="34925"/>
                <wp:wrapNone/>
                <wp:docPr id="2058682417" name="直線矢印コネクタ 19"/>
                <wp:cNvGraphicFramePr/>
                <a:graphic xmlns:a="http://schemas.openxmlformats.org/drawingml/2006/main">
                  <a:graphicData uri="http://schemas.microsoft.com/office/word/2010/wordprocessingShape">
                    <wps:wsp>
                      <wps:cNvCnPr/>
                      <wps:spPr>
                        <a:xfrm>
                          <a:off x="0" y="0"/>
                          <a:ext cx="0" cy="1178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1C8FB44B" id="直線矢印コネクタ 19" o:spid="_x0000_s1026" type="#_x0000_t32" style="position:absolute;margin-left:102.35pt;margin-top:12.75pt;width:0;height:9.3pt;z-index:2516584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" strokecolor="black [3200]" strokeweight=".5pt">
                <v:stroke endarrow="block" joinstyle="miter"/>
              </v:shape>
            </w:pict>
          </mc:Fallback>
        </mc:AlternateContent>
      </w:r>
    </w:p>
    <w:p w14:paraId="709C7630" w14:textId="03967D80" w:rsidR="005F38A3" w:rsidRDefault="001C3B54" w:rsidP="00CB1133">
      <w:pPr>
        <w:pStyle w:val="a4"/>
        <w:ind w:leftChars="0" w:left="992"/>
        <w:jc w:val="left"/>
      </w:pPr>
      <w:r>
        <w:rPr>
          <w:noProof/>
        </w:rPr>
        <mc:AlternateContent>
          <mc:Choice Requires="wps">
            <w:drawing>
              <wp:anchor distT="0" distB="0" distL="114300" distR="114300" simplePos="0" relativeHeight="251658520" behindDoc="0" locked="0" layoutInCell="1" allowOverlap="1" wp14:anchorId="3A9FC613" wp14:editId="6B1754B0">
                <wp:simplePos x="0" y="0"/>
                <wp:positionH relativeFrom="column">
                  <wp:posOffset>3962399</wp:posOffset>
                </wp:positionH>
                <wp:positionV relativeFrom="paragraph">
                  <wp:posOffset>152399</wp:posOffset>
                </wp:positionV>
                <wp:extent cx="996315" cy="1123633"/>
                <wp:effectExtent l="38100" t="0" r="13335" b="95885"/>
                <wp:wrapNone/>
                <wp:docPr id="1787971470" name="コネクタ: カギ線 718"/>
                <wp:cNvGraphicFramePr/>
                <a:graphic xmlns:a="http://schemas.openxmlformats.org/drawingml/2006/main">
                  <a:graphicData uri="http://schemas.microsoft.com/office/word/2010/wordprocessingShape">
                    <wps:wsp>
                      <wps:cNvCnPr/>
                      <wps:spPr>
                        <a:xfrm flipH="1">
                          <a:off x="0" y="0"/>
                          <a:ext cx="996315" cy="1123633"/>
                        </a:xfrm>
                        <a:prstGeom prst="bentConnector3">
                          <a:avLst>
                            <a:gd name="adj1" fmla="val 6704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B286B8" id="コネクタ: カギ線 718" o:spid="_x0000_s1026" type="#_x0000_t34" style="position:absolute;margin-left:312pt;margin-top:12pt;width:78.45pt;height:88.5pt;flip:x;z-index:251658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" adj="14481" strokecolor="black [3200]" strokeweight=".5pt">
                <v:stroke endarrow="block"/>
              </v:shape>
            </w:pict>
          </mc:Fallback>
        </mc:AlternateContent>
      </w:r>
      <w:r w:rsidR="00BA6E8B">
        <w:rPr>
          <w:noProof/>
        </w:rPr>
        <mc:AlternateContent>
          <mc:Choice Requires="wps">
            <w:drawing>
              <wp:anchor distT="0" distB="0" distL="114300" distR="114300" simplePos="0" relativeHeight="251658450" behindDoc="0" locked="0" layoutInCell="1" allowOverlap="1" wp14:anchorId="054088A4" wp14:editId="2B83D4F4">
                <wp:simplePos x="0" y="0"/>
                <wp:positionH relativeFrom="column">
                  <wp:posOffset>1674495</wp:posOffset>
                </wp:positionH>
                <wp:positionV relativeFrom="paragraph">
                  <wp:posOffset>2540</wp:posOffset>
                </wp:positionV>
                <wp:extent cx="875444" cy="219075"/>
                <wp:effectExtent l="0" t="0" r="1270" b="9525"/>
                <wp:wrapNone/>
                <wp:docPr id="928200768" name="テキスト ボックス 928200768"/>
                <wp:cNvGraphicFramePr/>
                <a:graphic xmlns:a="http://schemas.openxmlformats.org/drawingml/2006/main">
                  <a:graphicData uri="http://schemas.microsoft.com/office/word/2010/wordprocessingShape">
                    <wps:wsp>
                      <wps:cNvSpPr txBox="1"/>
                      <wps:spPr>
                        <a:xfrm>
                          <a:off x="0" y="0"/>
                          <a:ext cx="875444" cy="219075"/>
                        </a:xfrm>
                        <a:prstGeom prst="rect">
                          <a:avLst/>
                        </a:prstGeom>
                        <a:noFill/>
                        <a:ln w="6350">
                          <a:noFill/>
                        </a:ln>
                      </wps:spPr>
                      <wps:txbx>
                        <w:txbxContent>
                          <w:p w14:paraId="38279684" w14:textId="687275ED" w:rsidR="005F2837" w:rsidRPr="0095285E" w:rsidRDefault="005F2837" w:rsidP="005F2837">
                            <w:pPr>
                              <w:rPr>
                                <w:color w:val="000000" w:themeColor="text1"/>
                                <w:sz w:val="12"/>
                                <w:szCs w:val="12"/>
                              </w:rPr>
                            </w:pPr>
                            <w:r w:rsidRPr="0095285E">
                              <w:rPr>
                                <w:rFonts w:hint="eastAsia"/>
                                <w:color w:val="000000" w:themeColor="text1"/>
                                <w:sz w:val="12"/>
                                <w:szCs w:val="12"/>
                              </w:rPr>
                              <w:t>【</w:t>
                            </w:r>
                            <w:r>
                              <w:rPr>
                                <w:rFonts w:hint="eastAsia"/>
                                <w:color w:val="000000" w:themeColor="text1"/>
                                <w:sz w:val="12"/>
                                <w:szCs w:val="12"/>
                              </w:rPr>
                              <w:t>エラー表示</w:t>
                            </w:r>
                            <w:r w:rsidRPr="0095285E">
                              <w:rPr>
                                <w:rFonts w:hint="eastAsia"/>
                                <w:color w:val="000000" w:themeColor="text1"/>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088A4" id="テキスト ボックス 928200768" o:spid="_x0000_s1246" type="#_x0000_t202" style="position:absolute;left:0;text-align:left;margin-left:131.85pt;margin-top:.2pt;width:68.95pt;height:17.25pt;z-index:2516584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" filled="f" stroked="f" strokeweight=".5pt">
                <v:textbox inset="0,0,0,0">
                  <w:txbxContent>
                    <w:p w14:paraId="38279684" w14:textId="687275ED" w:rsidR="005F2837" w:rsidRPr="0095285E" w:rsidRDefault="005F2837" w:rsidP="005F2837">
                      <w:pPr>
                        <w:rPr>
                          <w:color w:val="000000" w:themeColor="text1"/>
                          <w:sz w:val="12"/>
                          <w:szCs w:val="12"/>
                        </w:rPr>
                      </w:pPr>
                      <w:r w:rsidRPr="0095285E">
                        <w:rPr>
                          <w:rFonts w:hint="eastAsia"/>
                          <w:color w:val="000000" w:themeColor="text1"/>
                          <w:sz w:val="12"/>
                          <w:szCs w:val="12"/>
                        </w:rPr>
                        <w:t>【</w:t>
                      </w:r>
                      <w:r>
                        <w:rPr>
                          <w:rFonts w:hint="eastAsia"/>
                          <w:color w:val="000000" w:themeColor="text1"/>
                          <w:sz w:val="12"/>
                          <w:szCs w:val="12"/>
                        </w:rPr>
                        <w:t>エラー表示</w:t>
                      </w:r>
                      <w:r w:rsidRPr="0095285E">
                        <w:rPr>
                          <w:rFonts w:hint="eastAsia"/>
                          <w:color w:val="000000" w:themeColor="text1"/>
                          <w:sz w:val="12"/>
                          <w:szCs w:val="12"/>
                        </w:rPr>
                        <w:t>】</w:t>
                      </w:r>
                    </w:p>
                  </w:txbxContent>
                </v:textbox>
              </v:shape>
            </w:pict>
          </mc:Fallback>
        </mc:AlternateContent>
      </w:r>
      <w:r w:rsidR="00BA6E8B">
        <w:rPr>
          <w:noProof/>
        </w:rPr>
        <mc:AlternateContent>
          <mc:Choice Requires="wps">
            <w:drawing>
              <wp:anchor distT="0" distB="0" distL="114300" distR="114300" simplePos="0" relativeHeight="251658285" behindDoc="0" locked="0" layoutInCell="1" allowOverlap="1" wp14:anchorId="18666FE8" wp14:editId="7A5AD497">
                <wp:simplePos x="0" y="0"/>
                <wp:positionH relativeFrom="column">
                  <wp:posOffset>2293620</wp:posOffset>
                </wp:positionH>
                <wp:positionV relativeFrom="paragraph">
                  <wp:posOffset>36830</wp:posOffset>
                </wp:positionV>
                <wp:extent cx="1091354" cy="259404"/>
                <wp:effectExtent l="0" t="0" r="0" b="7620"/>
                <wp:wrapNone/>
                <wp:docPr id="14" name="テキスト ボックス 14"/>
                <wp:cNvGraphicFramePr/>
                <a:graphic xmlns:a="http://schemas.openxmlformats.org/drawingml/2006/main">
                  <a:graphicData uri="http://schemas.microsoft.com/office/word/2010/wordprocessingShape">
                    <wps:wsp>
                      <wps:cNvSpPr txBox="1"/>
                      <wps:spPr>
                        <a:xfrm>
                          <a:off x="0" y="0"/>
                          <a:ext cx="1091354" cy="259404"/>
                        </a:xfrm>
                        <a:prstGeom prst="rect">
                          <a:avLst/>
                        </a:prstGeom>
                        <a:noFill/>
                        <a:ln w="6350">
                          <a:noFill/>
                        </a:ln>
                      </wps:spPr>
                      <wps:txbx>
                        <w:txbxContent>
                          <w:p w14:paraId="32B7C6F1" w14:textId="29F959DE" w:rsidR="002755D9" w:rsidRPr="005B4D28" w:rsidRDefault="002755D9" w:rsidP="002755D9">
                            <w:pPr>
                              <w:rPr>
                                <w:color w:val="000000" w:themeColor="text1"/>
                                <w:sz w:val="12"/>
                                <w:szCs w:val="12"/>
                              </w:rPr>
                            </w:pPr>
                            <w:r w:rsidRPr="005B4D28">
                              <w:rPr>
                                <w:rFonts w:hint="eastAsia"/>
                                <w:color w:val="000000" w:themeColor="text1"/>
                                <w:sz w:val="12"/>
                                <w:szCs w:val="12"/>
                              </w:rPr>
                              <w:t>【キャンセルボタン押下】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66FE8" id="テキスト ボックス 14" o:spid="_x0000_s1247" type="#_x0000_t202" style="position:absolute;left:0;text-align:left;margin-left:180.6pt;margin-top:2.9pt;width:85.95pt;height:20.4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" filled="f" stroked="f" strokeweight=".5pt">
                <v:textbox>
                  <w:txbxContent>
                    <w:p w14:paraId="32B7C6F1" w14:textId="29F959DE" w:rsidR="002755D9" w:rsidRPr="005B4D28" w:rsidRDefault="002755D9" w:rsidP="002755D9">
                      <w:pPr>
                        <w:rPr>
                          <w:color w:val="000000" w:themeColor="text1"/>
                          <w:sz w:val="12"/>
                          <w:szCs w:val="12"/>
                        </w:rPr>
                      </w:pPr>
                      <w:r w:rsidRPr="005B4D28">
                        <w:rPr>
                          <w:rFonts w:hint="eastAsia"/>
                          <w:color w:val="000000" w:themeColor="text1"/>
                          <w:sz w:val="12"/>
                          <w:szCs w:val="12"/>
                        </w:rPr>
                        <w:t>【キャンセルボタン押下】</w:t>
                      </w:r>
                    </w:p>
                  </w:txbxContent>
                </v:textbox>
              </v:shape>
            </w:pict>
          </mc:Fallback>
        </mc:AlternateContent>
      </w:r>
      <w:r w:rsidR="005F2837">
        <w:rPr>
          <w:noProof/>
        </w:rPr>
        <mc:AlternateContent>
          <mc:Choice Requires="wps">
            <w:drawing>
              <wp:anchor distT="0" distB="0" distL="114300" distR="114300" simplePos="0" relativeHeight="251658449" behindDoc="0" locked="0" layoutInCell="1" allowOverlap="1" wp14:anchorId="36437240" wp14:editId="6CD110F1">
                <wp:simplePos x="0" y="0"/>
                <wp:positionH relativeFrom="column">
                  <wp:posOffset>1640205</wp:posOffset>
                </wp:positionH>
                <wp:positionV relativeFrom="paragraph">
                  <wp:posOffset>180120</wp:posOffset>
                </wp:positionV>
                <wp:extent cx="791564" cy="0"/>
                <wp:effectExtent l="0" t="0" r="8890" b="12700"/>
                <wp:wrapNone/>
                <wp:docPr id="1979410082" name="直線コネクタ 449"/>
                <wp:cNvGraphicFramePr/>
                <a:graphic xmlns:a="http://schemas.openxmlformats.org/drawingml/2006/main">
                  <a:graphicData uri="http://schemas.microsoft.com/office/word/2010/wordprocessingShape">
                    <wps:wsp>
                      <wps:cNvCnPr/>
                      <wps:spPr>
                        <a:xfrm>
                          <a:off x="0" y="0"/>
                          <a:ext cx="791564"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A09CE2" id="直線コネクタ 449" o:spid="_x0000_s1026" style="position:absolute;z-index:251658449;visibility:visible;mso-wrap-style:square;mso-wrap-distance-left:9pt;mso-wrap-distance-top:0;mso-wrap-distance-right:9pt;mso-wrap-distance-bottom:0;mso-position-horizontal:absolute;mso-position-horizontal-relative:text;mso-position-vertical:absolute;mso-position-vertical-relative:text" from="129.15pt,14.2pt" to="191.5pt,14.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" strokecolor="black [3200]" strokeweight=".5pt">
                <v:stroke joinstyle="miter"/>
              </v:line>
            </w:pict>
          </mc:Fallback>
        </mc:AlternateContent>
      </w:r>
      <w:r w:rsidR="000A26C9">
        <w:rPr>
          <w:noProof/>
        </w:rPr>
        <mc:AlternateContent>
          <mc:Choice Requires="wps">
            <w:drawing>
              <wp:anchor distT="0" distB="0" distL="114300" distR="114300" simplePos="0" relativeHeight="251658446" behindDoc="0" locked="0" layoutInCell="1" allowOverlap="1" wp14:anchorId="766DE0AB" wp14:editId="03DCD902">
                <wp:simplePos x="0" y="0"/>
                <wp:positionH relativeFrom="column">
                  <wp:posOffset>1026463</wp:posOffset>
                </wp:positionH>
                <wp:positionV relativeFrom="paragraph">
                  <wp:posOffset>52815</wp:posOffset>
                </wp:positionV>
                <wp:extent cx="612322" cy="206375"/>
                <wp:effectExtent l="0" t="0" r="10160" b="9525"/>
                <wp:wrapNone/>
                <wp:docPr id="994236201" name="フローチャート: 処理 994236201"/>
                <wp:cNvGraphicFramePr/>
                <a:graphic xmlns:a="http://schemas.openxmlformats.org/drawingml/2006/main">
                  <a:graphicData uri="http://schemas.microsoft.com/office/word/2010/wordprocessingShape">
                    <wps:wsp>
                      <wps:cNvSpPr/>
                      <wps:spPr>
                        <a:xfrm>
                          <a:off x="0" y="0"/>
                          <a:ext cx="612322" cy="206375"/>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8C9BF1" w14:textId="1F27B397" w:rsidR="000A26C9" w:rsidRPr="004547FE" w:rsidRDefault="000A26C9" w:rsidP="000A26C9">
                            <w:pPr>
                              <w:jc w:val="center"/>
                              <w:rPr>
                                <w:color w:val="000000" w:themeColor="text1"/>
                                <w:sz w:val="12"/>
                                <w:szCs w:val="14"/>
                              </w:rPr>
                            </w:pPr>
                            <w:r w:rsidRPr="004547FE">
                              <w:rPr>
                                <w:rFonts w:hint="eastAsia"/>
                                <w:color w:val="000000" w:themeColor="text1"/>
                                <w:sz w:val="12"/>
                                <w:szCs w:val="14"/>
                              </w:rPr>
                              <w:t>4.</w:t>
                            </w:r>
                            <w:r w:rsidRPr="004547FE">
                              <w:rPr>
                                <w:color w:val="000000" w:themeColor="text1"/>
                                <w:sz w:val="12"/>
                                <w:szCs w:val="14"/>
                              </w:rPr>
                              <w:t>3</w:t>
                            </w:r>
                            <w:r w:rsidRPr="004547FE">
                              <w:rPr>
                                <w:rFonts w:hint="eastAsia"/>
                                <w:color w:val="000000" w:themeColor="text1"/>
                                <w:sz w:val="12"/>
                                <w:szCs w:val="14"/>
                              </w:rPr>
                              <w:t>.</w:t>
                            </w:r>
                            <w:r>
                              <w:rPr>
                                <w:color w:val="000000" w:themeColor="text1"/>
                                <w:sz w:val="12"/>
                                <w:szCs w:val="14"/>
                              </w:rPr>
                              <w:t xml:space="preserve">7.3 </w:t>
                            </w:r>
                            <w:r>
                              <w:rPr>
                                <w:rFonts w:hint="eastAsia"/>
                                <w:color w:val="000000" w:themeColor="text1"/>
                                <w:sz w:val="12"/>
                                <w:szCs w:val="14"/>
                              </w:rPr>
                              <w:t>確認失敗</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DE0AB" id="フローチャート: 処理 994236201" o:spid="_x0000_s1248" type="#_x0000_t109" style="position:absolute;left:0;text-align:left;margin-left:80.8pt;margin-top:4.15pt;width:48.2pt;height:16.25pt;z-index:2516584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" fillcolor="white [3212]" strokecolor="black [3213]" strokeweight="1pt">
                <v:textbox inset="0,0,0,0">
                  <w:txbxContent>
                    <w:p w14:paraId="0A8C9BF1" w14:textId="1F27B397" w:rsidR="000A26C9" w:rsidRPr="004547FE" w:rsidRDefault="000A26C9" w:rsidP="000A26C9">
                      <w:pPr>
                        <w:jc w:val="center"/>
                        <w:rPr>
                          <w:color w:val="000000" w:themeColor="text1"/>
                          <w:sz w:val="12"/>
                          <w:szCs w:val="14"/>
                        </w:rPr>
                      </w:pPr>
                      <w:r w:rsidRPr="004547FE">
                        <w:rPr>
                          <w:rFonts w:hint="eastAsia"/>
                          <w:color w:val="000000" w:themeColor="text1"/>
                          <w:sz w:val="12"/>
                          <w:szCs w:val="14"/>
                        </w:rPr>
                        <w:t>4.</w:t>
                      </w:r>
                      <w:r w:rsidRPr="004547FE">
                        <w:rPr>
                          <w:color w:val="000000" w:themeColor="text1"/>
                          <w:sz w:val="12"/>
                          <w:szCs w:val="14"/>
                        </w:rPr>
                        <w:t>3</w:t>
                      </w:r>
                      <w:r w:rsidRPr="004547FE">
                        <w:rPr>
                          <w:rFonts w:hint="eastAsia"/>
                          <w:color w:val="000000" w:themeColor="text1"/>
                          <w:sz w:val="12"/>
                          <w:szCs w:val="14"/>
                        </w:rPr>
                        <w:t>.</w:t>
                      </w:r>
                      <w:r>
                        <w:rPr>
                          <w:color w:val="000000" w:themeColor="text1"/>
                          <w:sz w:val="12"/>
                          <w:szCs w:val="14"/>
                        </w:rPr>
                        <w:t xml:space="preserve">7.3 </w:t>
                      </w:r>
                      <w:r>
                        <w:rPr>
                          <w:rFonts w:hint="eastAsia"/>
                          <w:color w:val="000000" w:themeColor="text1"/>
                          <w:sz w:val="12"/>
                          <w:szCs w:val="14"/>
                        </w:rPr>
                        <w:t>確認失敗</w:t>
                      </w:r>
                    </w:p>
                  </w:txbxContent>
                </v:textbox>
              </v:shape>
            </w:pict>
          </mc:Fallback>
        </mc:AlternateContent>
      </w:r>
    </w:p>
    <w:p w14:paraId="6889DA64" w14:textId="795FEC36" w:rsidR="005F38A3" w:rsidRDefault="00BA6E8B" w:rsidP="00CB1133">
      <w:pPr>
        <w:pStyle w:val="a4"/>
        <w:ind w:leftChars="0" w:left="992"/>
        <w:jc w:val="left"/>
      </w:pPr>
      <w:r>
        <w:rPr>
          <w:noProof/>
        </w:rPr>
        <mc:AlternateContent>
          <mc:Choice Requires="wps">
            <w:drawing>
              <wp:anchor distT="0" distB="0" distL="114300" distR="114300" simplePos="0" relativeHeight="251658273" behindDoc="0" locked="0" layoutInCell="1" allowOverlap="1" wp14:anchorId="4A761274" wp14:editId="4B875F2A">
                <wp:simplePos x="0" y="0"/>
                <wp:positionH relativeFrom="column">
                  <wp:posOffset>2395220</wp:posOffset>
                </wp:positionH>
                <wp:positionV relativeFrom="paragraph">
                  <wp:posOffset>30481</wp:posOffset>
                </wp:positionV>
                <wp:extent cx="1562735" cy="492760"/>
                <wp:effectExtent l="0" t="0" r="12065" b="15240"/>
                <wp:wrapNone/>
                <wp:docPr id="157" name="フローチャート: 処理 157"/>
                <wp:cNvGraphicFramePr/>
                <a:graphic xmlns:a="http://schemas.openxmlformats.org/drawingml/2006/main">
                  <a:graphicData uri="http://schemas.microsoft.com/office/word/2010/wordprocessingShape">
                    <wps:wsp>
                      <wps:cNvSpPr/>
                      <wps:spPr>
                        <a:xfrm>
                          <a:off x="0" y="0"/>
                          <a:ext cx="1562735" cy="492760"/>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B16161" w14:textId="086DED6E" w:rsidR="00B3118B" w:rsidRDefault="00B3118B" w:rsidP="00B3118B">
                            <w:pPr>
                              <w:jc w:val="center"/>
                              <w:rPr>
                                <w:color w:val="000000" w:themeColor="text1"/>
                              </w:rPr>
                            </w:pPr>
                            <w:r w:rsidRPr="00B3118B">
                              <w:rPr>
                                <w:rFonts w:hint="eastAsia"/>
                                <w:color w:val="000000" w:themeColor="text1"/>
                              </w:rPr>
                              <w:t>4.</w:t>
                            </w:r>
                            <w:r w:rsidR="006B189D">
                              <w:rPr>
                                <w:color w:val="000000" w:themeColor="text1"/>
                              </w:rPr>
                              <w:t>3</w:t>
                            </w:r>
                            <w:r w:rsidRPr="00B3118B">
                              <w:rPr>
                                <w:rFonts w:hint="eastAsia"/>
                                <w:color w:val="000000" w:themeColor="text1"/>
                              </w:rPr>
                              <w:t>.</w:t>
                            </w:r>
                            <w:r>
                              <w:rPr>
                                <w:color w:val="000000" w:themeColor="text1"/>
                              </w:rPr>
                              <w:t>2</w:t>
                            </w:r>
                            <w:r>
                              <w:rPr>
                                <w:rFonts w:hint="eastAsia"/>
                                <w:color w:val="000000" w:themeColor="text1"/>
                              </w:rPr>
                              <w:t>ログイン</w:t>
                            </w:r>
                          </w:p>
                          <w:p w14:paraId="55764893" w14:textId="748998A1" w:rsidR="00B3118B" w:rsidRPr="00B3118B" w:rsidRDefault="00B3118B" w:rsidP="00B3118B">
                            <w:pPr>
                              <w:jc w:val="center"/>
                              <w:rPr>
                                <w:color w:val="000000" w:themeColor="text1"/>
                              </w:rPr>
                            </w:pPr>
                            <w:r>
                              <w:rPr>
                                <w:rFonts w:hint="eastAsia"/>
                                <w:color w:val="000000" w:themeColor="text1"/>
                              </w:rPr>
                              <w:t>ダイアログ表示中</w:t>
                            </w:r>
                            <w:r w:rsidRPr="00B3118B">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A761274" id="フローチャート: 処理 157" o:spid="_x0000_s1249" type="#_x0000_t109" style="position:absolute;left:0;text-align:left;margin-left:188.6pt;margin-top:2.4pt;width:123.05pt;height:38.8pt;z-index:25165827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" filled="f" strokecolor="black [3213]" strokeweight="1pt">
                <v:textbox>
                  <w:txbxContent>
                    <w:p w14:paraId="5DB16161" w14:textId="086DED6E" w:rsidR="00B3118B" w:rsidRDefault="00B3118B" w:rsidP="00B3118B">
                      <w:pPr>
                        <w:jc w:val="center"/>
                        <w:rPr>
                          <w:color w:val="000000" w:themeColor="text1"/>
                        </w:rPr>
                      </w:pPr>
                      <w:r w:rsidRPr="00B3118B">
                        <w:rPr>
                          <w:rFonts w:hint="eastAsia"/>
                          <w:color w:val="000000" w:themeColor="text1"/>
                        </w:rPr>
                        <w:t>4.</w:t>
                      </w:r>
                      <w:r w:rsidR="006B189D">
                        <w:rPr>
                          <w:color w:val="000000" w:themeColor="text1"/>
                        </w:rPr>
                        <w:t>3</w:t>
                      </w:r>
                      <w:r w:rsidRPr="00B3118B">
                        <w:rPr>
                          <w:rFonts w:hint="eastAsia"/>
                          <w:color w:val="000000" w:themeColor="text1"/>
                        </w:rPr>
                        <w:t>.</w:t>
                      </w:r>
                      <w:r>
                        <w:rPr>
                          <w:color w:val="000000" w:themeColor="text1"/>
                        </w:rPr>
                        <w:t>2</w:t>
                      </w:r>
                      <w:r>
                        <w:rPr>
                          <w:rFonts w:hint="eastAsia"/>
                          <w:color w:val="000000" w:themeColor="text1"/>
                        </w:rPr>
                        <w:t>ログイン</w:t>
                      </w:r>
                    </w:p>
                    <w:p w14:paraId="55764893" w14:textId="748998A1" w:rsidR="00B3118B" w:rsidRPr="00B3118B" w:rsidRDefault="00B3118B" w:rsidP="00B3118B">
                      <w:pPr>
                        <w:jc w:val="center"/>
                        <w:rPr>
                          <w:color w:val="000000" w:themeColor="text1"/>
                        </w:rPr>
                      </w:pPr>
                      <w:r>
                        <w:rPr>
                          <w:rFonts w:hint="eastAsia"/>
                          <w:color w:val="000000" w:themeColor="text1"/>
                        </w:rPr>
                        <w:t>ダイアログ表示中</w:t>
                      </w:r>
                      <w:r w:rsidRPr="00B3118B">
                        <w:rPr>
                          <w:color w:val="000000" w:themeColor="text1"/>
                        </w:rPr>
                        <w:t xml:space="preserve"> </w:t>
                      </w:r>
                    </w:p>
                  </w:txbxContent>
                </v:textbox>
              </v:shape>
            </w:pict>
          </mc:Fallback>
        </mc:AlternateContent>
      </w:r>
    </w:p>
    <w:p w14:paraId="1B3E1074" w14:textId="67321B45" w:rsidR="005F38A3" w:rsidRDefault="00D1173C" w:rsidP="00CB1133">
      <w:pPr>
        <w:pStyle w:val="a4"/>
        <w:ind w:leftChars="0" w:left="992"/>
        <w:jc w:val="left"/>
      </w:pPr>
      <w:r>
        <w:rPr>
          <w:noProof/>
        </w:rPr>
        <mc:AlternateContent>
          <mc:Choice Requires="wps">
            <w:drawing>
              <wp:anchor distT="0" distB="0" distL="114300" distR="114300" simplePos="0" relativeHeight="251658286" behindDoc="0" locked="0" layoutInCell="1" allowOverlap="1" wp14:anchorId="327A9BFB" wp14:editId="099A9374">
                <wp:simplePos x="0" y="0"/>
                <wp:positionH relativeFrom="column">
                  <wp:posOffset>3128010</wp:posOffset>
                </wp:positionH>
                <wp:positionV relativeFrom="paragraph">
                  <wp:posOffset>216535</wp:posOffset>
                </wp:positionV>
                <wp:extent cx="1249798" cy="261899"/>
                <wp:effectExtent l="0" t="0" r="0" b="5080"/>
                <wp:wrapNone/>
                <wp:docPr id="15" name="テキスト ボックス 15"/>
                <wp:cNvGraphicFramePr/>
                <a:graphic xmlns:a="http://schemas.openxmlformats.org/drawingml/2006/main">
                  <a:graphicData uri="http://schemas.microsoft.com/office/word/2010/wordprocessingShape">
                    <wps:wsp>
                      <wps:cNvSpPr txBox="1"/>
                      <wps:spPr>
                        <a:xfrm>
                          <a:off x="0" y="0"/>
                          <a:ext cx="1249798" cy="261899"/>
                        </a:xfrm>
                        <a:prstGeom prst="rect">
                          <a:avLst/>
                        </a:prstGeom>
                        <a:noFill/>
                        <a:ln w="6350">
                          <a:noFill/>
                        </a:ln>
                      </wps:spPr>
                      <wps:txbx>
                        <w:txbxContent>
                          <w:p w14:paraId="6644EDBD" w14:textId="6B448C70" w:rsidR="002755D9" w:rsidRPr="005B4D28" w:rsidRDefault="002755D9" w:rsidP="002755D9">
                            <w:pPr>
                              <w:rPr>
                                <w:color w:val="000000" w:themeColor="text1"/>
                                <w:sz w:val="12"/>
                                <w:szCs w:val="12"/>
                              </w:rPr>
                            </w:pPr>
                            <w:r w:rsidRPr="005B4D28">
                              <w:rPr>
                                <w:rFonts w:hint="eastAsia"/>
                                <w:color w:val="000000" w:themeColor="text1"/>
                                <w:sz w:val="12"/>
                                <w:szCs w:val="12"/>
                              </w:rPr>
                              <w:t>【</w:t>
                            </w:r>
                            <w:r w:rsidR="004814AC" w:rsidRPr="005B4D28">
                              <w:rPr>
                                <w:rFonts w:hint="eastAsia"/>
                                <w:color w:val="000000" w:themeColor="text1"/>
                                <w:sz w:val="12"/>
                                <w:szCs w:val="12"/>
                              </w:rPr>
                              <w:t>OKボタン押下</w:t>
                            </w:r>
                            <w:r w:rsidR="00C060EC" w:rsidRPr="005B4D28">
                              <w:rPr>
                                <w:rFonts w:hint="eastAsia"/>
                                <w:color w:val="000000" w:themeColor="text1"/>
                                <w:sz w:val="12"/>
                                <w:szCs w:val="12"/>
                              </w:rPr>
                              <w:t>（認証NG）</w:t>
                            </w:r>
                            <w:r w:rsidRPr="005B4D28">
                              <w:rPr>
                                <w:rFonts w:hint="eastAsia"/>
                                <w:color w:val="000000" w:themeColor="text1"/>
                                <w:sz w:val="12"/>
                                <w:szCs w:val="1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A9BFB" id="テキスト ボックス 15" o:spid="_x0000_s1250" type="#_x0000_t202" style="position:absolute;left:0;text-align:left;margin-left:246.3pt;margin-top:17.05pt;width:98.4pt;height:20.6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" filled="f" stroked="f" strokeweight=".5pt">
                <v:textbox>
                  <w:txbxContent>
                    <w:p w14:paraId="6644EDBD" w14:textId="6B448C70" w:rsidR="002755D9" w:rsidRPr="005B4D28" w:rsidRDefault="002755D9" w:rsidP="002755D9">
                      <w:pPr>
                        <w:rPr>
                          <w:color w:val="000000" w:themeColor="text1"/>
                          <w:sz w:val="12"/>
                          <w:szCs w:val="12"/>
                        </w:rPr>
                      </w:pPr>
                      <w:r w:rsidRPr="005B4D28">
                        <w:rPr>
                          <w:rFonts w:hint="eastAsia"/>
                          <w:color w:val="000000" w:themeColor="text1"/>
                          <w:sz w:val="12"/>
                          <w:szCs w:val="12"/>
                        </w:rPr>
                        <w:t>【</w:t>
                      </w:r>
                      <w:r w:rsidR="004814AC" w:rsidRPr="005B4D28">
                        <w:rPr>
                          <w:rFonts w:hint="eastAsia"/>
                          <w:color w:val="000000" w:themeColor="text1"/>
                          <w:sz w:val="12"/>
                          <w:szCs w:val="12"/>
                        </w:rPr>
                        <w:t>OKボタン押下</w:t>
                      </w:r>
                      <w:r w:rsidR="00C060EC" w:rsidRPr="005B4D28">
                        <w:rPr>
                          <w:rFonts w:hint="eastAsia"/>
                          <w:color w:val="000000" w:themeColor="text1"/>
                          <w:sz w:val="12"/>
                          <w:szCs w:val="12"/>
                        </w:rPr>
                        <w:t>（認証NG）</w:t>
                      </w:r>
                      <w:r w:rsidRPr="005B4D28">
                        <w:rPr>
                          <w:rFonts w:hint="eastAsia"/>
                          <w:color w:val="000000" w:themeColor="text1"/>
                          <w:sz w:val="12"/>
                          <w:szCs w:val="12"/>
                        </w:rPr>
                        <w:t>】</w:t>
                      </w:r>
                    </w:p>
                  </w:txbxContent>
                </v:textbox>
              </v:shape>
            </w:pict>
          </mc:Fallback>
        </mc:AlternateContent>
      </w:r>
      <w:r w:rsidR="00BA6E8B">
        <w:rPr>
          <w:noProof/>
        </w:rPr>
        <mc:AlternateContent>
          <mc:Choice Requires="wps">
            <w:drawing>
              <wp:anchor distT="0" distB="0" distL="114300" distR="114300" simplePos="0" relativeHeight="251658464" behindDoc="0" locked="0" layoutInCell="1" allowOverlap="1" wp14:anchorId="68E7169F" wp14:editId="7AA834F3">
                <wp:simplePos x="0" y="0"/>
                <wp:positionH relativeFrom="column">
                  <wp:posOffset>1026771</wp:posOffset>
                </wp:positionH>
                <wp:positionV relativeFrom="paragraph">
                  <wp:posOffset>161455</wp:posOffset>
                </wp:positionV>
                <wp:extent cx="875444" cy="219075"/>
                <wp:effectExtent l="0" t="0" r="1270" b="9525"/>
                <wp:wrapNone/>
                <wp:docPr id="778502383" name="テキスト ボックス 778502383"/>
                <wp:cNvGraphicFramePr/>
                <a:graphic xmlns:a="http://schemas.openxmlformats.org/drawingml/2006/main">
                  <a:graphicData uri="http://schemas.microsoft.com/office/word/2010/wordprocessingShape">
                    <wps:wsp>
                      <wps:cNvSpPr txBox="1"/>
                      <wps:spPr>
                        <a:xfrm>
                          <a:off x="0" y="0"/>
                          <a:ext cx="875444" cy="219075"/>
                        </a:xfrm>
                        <a:prstGeom prst="rect">
                          <a:avLst/>
                        </a:prstGeom>
                        <a:noFill/>
                        <a:ln w="6350">
                          <a:noFill/>
                        </a:ln>
                      </wps:spPr>
                      <wps:txbx>
                        <w:txbxContent>
                          <w:p w14:paraId="6D312F8B" w14:textId="77777777" w:rsidR="00BA6E8B" w:rsidRPr="0095285E" w:rsidRDefault="00BA6E8B" w:rsidP="00BA6E8B">
                            <w:pPr>
                              <w:rPr>
                                <w:color w:val="000000" w:themeColor="text1"/>
                                <w:sz w:val="12"/>
                                <w:szCs w:val="12"/>
                              </w:rPr>
                            </w:pPr>
                            <w:r w:rsidRPr="0095285E">
                              <w:rPr>
                                <w:rFonts w:hint="eastAsia"/>
                                <w:color w:val="000000" w:themeColor="text1"/>
                                <w:sz w:val="12"/>
                                <w:szCs w:val="12"/>
                              </w:rPr>
                              <w:t>【</w:t>
                            </w:r>
                            <w:r>
                              <w:rPr>
                                <w:rFonts w:hint="eastAsia"/>
                                <w:color w:val="000000" w:themeColor="text1"/>
                                <w:sz w:val="12"/>
                                <w:szCs w:val="12"/>
                              </w:rPr>
                              <w:t>予約状況表示</w:t>
                            </w:r>
                            <w:r w:rsidRPr="0095285E">
                              <w:rPr>
                                <w:rFonts w:hint="eastAsia"/>
                                <w:color w:val="000000" w:themeColor="text1"/>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7169F" id="テキスト ボックス 778502383" o:spid="_x0000_s1251" type="#_x0000_t202" style="position:absolute;left:0;text-align:left;margin-left:80.85pt;margin-top:12.7pt;width:68.95pt;height:17.25pt;z-index:25165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" filled="f" stroked="f" strokeweight=".5pt">
                <v:textbox inset="0,0,0,0">
                  <w:txbxContent>
                    <w:p w14:paraId="6D312F8B" w14:textId="77777777" w:rsidR="00BA6E8B" w:rsidRPr="0095285E" w:rsidRDefault="00BA6E8B" w:rsidP="00BA6E8B">
                      <w:pPr>
                        <w:rPr>
                          <w:color w:val="000000" w:themeColor="text1"/>
                          <w:sz w:val="12"/>
                          <w:szCs w:val="12"/>
                        </w:rPr>
                      </w:pPr>
                      <w:r w:rsidRPr="0095285E">
                        <w:rPr>
                          <w:rFonts w:hint="eastAsia"/>
                          <w:color w:val="000000" w:themeColor="text1"/>
                          <w:sz w:val="12"/>
                          <w:szCs w:val="12"/>
                        </w:rPr>
                        <w:t>【</w:t>
                      </w:r>
                      <w:r>
                        <w:rPr>
                          <w:rFonts w:hint="eastAsia"/>
                          <w:color w:val="000000" w:themeColor="text1"/>
                          <w:sz w:val="12"/>
                          <w:szCs w:val="12"/>
                        </w:rPr>
                        <w:t>予約状況表示</w:t>
                      </w:r>
                      <w:r w:rsidRPr="0095285E">
                        <w:rPr>
                          <w:rFonts w:hint="eastAsia"/>
                          <w:color w:val="000000" w:themeColor="text1"/>
                          <w:sz w:val="12"/>
                          <w:szCs w:val="12"/>
                        </w:rPr>
                        <w:t>】</w:t>
                      </w:r>
                    </w:p>
                  </w:txbxContent>
                </v:textbox>
              </v:shape>
            </w:pict>
          </mc:Fallback>
        </mc:AlternateContent>
      </w:r>
      <w:r w:rsidR="00BA6E8B">
        <w:rPr>
          <w:noProof/>
        </w:rPr>
        <mc:AlternateContent>
          <mc:Choice Requires="wps">
            <w:drawing>
              <wp:anchor distT="0" distB="0" distL="114300" distR="114300" simplePos="0" relativeHeight="251658459" behindDoc="0" locked="0" layoutInCell="1" allowOverlap="1" wp14:anchorId="2A407AD8" wp14:editId="3594BCD4">
                <wp:simplePos x="0" y="0"/>
                <wp:positionH relativeFrom="column">
                  <wp:posOffset>391137</wp:posOffset>
                </wp:positionH>
                <wp:positionV relativeFrom="paragraph">
                  <wp:posOffset>127326</wp:posOffset>
                </wp:positionV>
                <wp:extent cx="612322" cy="206375"/>
                <wp:effectExtent l="0" t="0" r="10160" b="9525"/>
                <wp:wrapNone/>
                <wp:docPr id="398613729" name="フローチャート: 処理 398613729"/>
                <wp:cNvGraphicFramePr/>
                <a:graphic xmlns:a="http://schemas.openxmlformats.org/drawingml/2006/main">
                  <a:graphicData uri="http://schemas.microsoft.com/office/word/2010/wordprocessingShape">
                    <wps:wsp>
                      <wps:cNvSpPr/>
                      <wps:spPr>
                        <a:xfrm>
                          <a:off x="0" y="0"/>
                          <a:ext cx="612322" cy="206375"/>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EEC7C7" w14:textId="0A0155A7" w:rsidR="00BA6E8B" w:rsidRPr="004547FE" w:rsidRDefault="00BA6E8B" w:rsidP="00BA6E8B">
                            <w:pPr>
                              <w:jc w:val="center"/>
                              <w:rPr>
                                <w:color w:val="000000" w:themeColor="text1"/>
                                <w:sz w:val="12"/>
                                <w:szCs w:val="14"/>
                              </w:rPr>
                            </w:pPr>
                            <w:r w:rsidRPr="004547FE">
                              <w:rPr>
                                <w:rFonts w:hint="eastAsia"/>
                                <w:color w:val="000000" w:themeColor="text1"/>
                                <w:sz w:val="12"/>
                                <w:szCs w:val="14"/>
                              </w:rPr>
                              <w:t>4.</w:t>
                            </w:r>
                            <w:r w:rsidRPr="004547FE">
                              <w:rPr>
                                <w:color w:val="000000" w:themeColor="text1"/>
                                <w:sz w:val="12"/>
                                <w:szCs w:val="14"/>
                              </w:rPr>
                              <w:t>3</w:t>
                            </w:r>
                            <w:r w:rsidRPr="004547FE">
                              <w:rPr>
                                <w:rFonts w:hint="eastAsia"/>
                                <w:color w:val="000000" w:themeColor="text1"/>
                                <w:sz w:val="12"/>
                                <w:szCs w:val="14"/>
                              </w:rPr>
                              <w:t>.</w:t>
                            </w:r>
                            <w:r>
                              <w:rPr>
                                <w:color w:val="000000" w:themeColor="text1"/>
                                <w:sz w:val="12"/>
                                <w:szCs w:val="14"/>
                              </w:rPr>
                              <w:t xml:space="preserve">7.5 </w:t>
                            </w:r>
                            <w:r>
                              <w:rPr>
                                <w:rFonts w:hint="eastAsia"/>
                                <w:color w:val="000000" w:themeColor="text1"/>
                                <w:sz w:val="12"/>
                                <w:szCs w:val="14"/>
                              </w:rPr>
                              <w:t>確認成功</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407AD8" id="フローチャート: 処理 398613729" o:spid="_x0000_s1252" type="#_x0000_t109" style="position:absolute;left:0;text-align:left;margin-left:30.8pt;margin-top:10.05pt;width:48.2pt;height:16.25pt;z-index:2516584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" fillcolor="white [3212]" strokecolor="black [3213]" strokeweight="1pt">
                <v:textbox inset="0,0,0,0">
                  <w:txbxContent>
                    <w:p w14:paraId="01EEC7C7" w14:textId="0A0155A7" w:rsidR="00BA6E8B" w:rsidRPr="004547FE" w:rsidRDefault="00BA6E8B" w:rsidP="00BA6E8B">
                      <w:pPr>
                        <w:jc w:val="center"/>
                        <w:rPr>
                          <w:color w:val="000000" w:themeColor="text1"/>
                          <w:sz w:val="12"/>
                          <w:szCs w:val="14"/>
                        </w:rPr>
                      </w:pPr>
                      <w:r w:rsidRPr="004547FE">
                        <w:rPr>
                          <w:rFonts w:hint="eastAsia"/>
                          <w:color w:val="000000" w:themeColor="text1"/>
                          <w:sz w:val="12"/>
                          <w:szCs w:val="14"/>
                        </w:rPr>
                        <w:t>4.</w:t>
                      </w:r>
                      <w:r w:rsidRPr="004547FE">
                        <w:rPr>
                          <w:color w:val="000000" w:themeColor="text1"/>
                          <w:sz w:val="12"/>
                          <w:szCs w:val="14"/>
                        </w:rPr>
                        <w:t>3</w:t>
                      </w:r>
                      <w:r w:rsidRPr="004547FE">
                        <w:rPr>
                          <w:rFonts w:hint="eastAsia"/>
                          <w:color w:val="000000" w:themeColor="text1"/>
                          <w:sz w:val="12"/>
                          <w:szCs w:val="14"/>
                        </w:rPr>
                        <w:t>.</w:t>
                      </w:r>
                      <w:r>
                        <w:rPr>
                          <w:color w:val="000000" w:themeColor="text1"/>
                          <w:sz w:val="12"/>
                          <w:szCs w:val="14"/>
                        </w:rPr>
                        <w:t xml:space="preserve">7.5 </w:t>
                      </w:r>
                      <w:r>
                        <w:rPr>
                          <w:rFonts w:hint="eastAsia"/>
                          <w:color w:val="000000" w:themeColor="text1"/>
                          <w:sz w:val="12"/>
                          <w:szCs w:val="14"/>
                        </w:rPr>
                        <w:t>確認成功</w:t>
                      </w:r>
                    </w:p>
                  </w:txbxContent>
                </v:textbox>
              </v:shape>
            </w:pict>
          </mc:Fallback>
        </mc:AlternateContent>
      </w:r>
    </w:p>
    <w:p w14:paraId="125E88B4" w14:textId="6B295EE9" w:rsidR="005F38A3" w:rsidRDefault="000F345D" w:rsidP="00CB1133">
      <w:pPr>
        <w:pStyle w:val="a4"/>
        <w:ind w:leftChars="0" w:left="992"/>
        <w:jc w:val="left"/>
      </w:pPr>
      <w:r>
        <w:rPr>
          <w:noProof/>
        </w:rPr>
        <mc:AlternateContent>
          <mc:Choice Requires="wps">
            <w:drawing>
              <wp:anchor distT="0" distB="0" distL="114300" distR="114300" simplePos="0" relativeHeight="251658275" behindDoc="0" locked="0" layoutInCell="1" allowOverlap="1" wp14:anchorId="6FEEFD62" wp14:editId="688808E7">
                <wp:simplePos x="0" y="0"/>
                <wp:positionH relativeFrom="column">
                  <wp:posOffset>4470400</wp:posOffset>
                </wp:positionH>
                <wp:positionV relativeFrom="paragraph">
                  <wp:posOffset>63500</wp:posOffset>
                </wp:positionV>
                <wp:extent cx="1789430" cy="304800"/>
                <wp:effectExtent l="0" t="0" r="20320" b="19050"/>
                <wp:wrapNone/>
                <wp:docPr id="159" name="フローチャート: 処理 159"/>
                <wp:cNvGraphicFramePr/>
                <a:graphic xmlns:a="http://schemas.openxmlformats.org/drawingml/2006/main">
                  <a:graphicData uri="http://schemas.microsoft.com/office/word/2010/wordprocessingShape">
                    <wps:wsp>
                      <wps:cNvSpPr/>
                      <wps:spPr>
                        <a:xfrm>
                          <a:off x="0" y="0"/>
                          <a:ext cx="1789430" cy="304800"/>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865F69" w14:textId="37EB40E9" w:rsidR="008D7B38" w:rsidRDefault="008D7B38" w:rsidP="008D7B38">
                            <w:pPr>
                              <w:jc w:val="center"/>
                              <w:rPr>
                                <w:color w:val="000000" w:themeColor="text1"/>
                              </w:rPr>
                            </w:pPr>
                            <w:r w:rsidRPr="00B3118B">
                              <w:rPr>
                                <w:rFonts w:hint="eastAsia"/>
                                <w:color w:val="000000" w:themeColor="text1"/>
                              </w:rPr>
                              <w:t>4.</w:t>
                            </w:r>
                            <w:r w:rsidR="006B189D">
                              <w:rPr>
                                <w:color w:val="000000" w:themeColor="text1"/>
                              </w:rPr>
                              <w:t>3</w:t>
                            </w:r>
                            <w:r w:rsidRPr="00B3118B">
                              <w:rPr>
                                <w:rFonts w:hint="eastAsia"/>
                                <w:color w:val="000000" w:themeColor="text1"/>
                              </w:rPr>
                              <w:t>.</w:t>
                            </w:r>
                            <w:r>
                              <w:rPr>
                                <w:color w:val="000000" w:themeColor="text1"/>
                              </w:rPr>
                              <w:t>4</w:t>
                            </w:r>
                            <w:r>
                              <w:rPr>
                                <w:rFonts w:hint="eastAsia"/>
                                <w:color w:val="000000" w:themeColor="text1"/>
                              </w:rPr>
                              <w:t>ログイン失敗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EEFD62" id="フローチャート: 処理 159" o:spid="_x0000_s1253" type="#_x0000_t109" style="position:absolute;left:0;text-align:left;margin-left:352pt;margin-top:5pt;width:140.9pt;height:24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" filled="f" strokecolor="black [3213]" strokeweight="1pt">
                <v:textbox>
                  <w:txbxContent>
                    <w:p w14:paraId="40865F69" w14:textId="37EB40E9" w:rsidR="008D7B38" w:rsidRDefault="008D7B38" w:rsidP="008D7B38">
                      <w:pPr>
                        <w:jc w:val="center"/>
                        <w:rPr>
                          <w:color w:val="000000" w:themeColor="text1"/>
                        </w:rPr>
                      </w:pPr>
                      <w:r w:rsidRPr="00B3118B">
                        <w:rPr>
                          <w:rFonts w:hint="eastAsia"/>
                          <w:color w:val="000000" w:themeColor="text1"/>
                        </w:rPr>
                        <w:t>4.</w:t>
                      </w:r>
                      <w:r w:rsidR="006B189D">
                        <w:rPr>
                          <w:color w:val="000000" w:themeColor="text1"/>
                        </w:rPr>
                        <w:t>3</w:t>
                      </w:r>
                      <w:r w:rsidRPr="00B3118B">
                        <w:rPr>
                          <w:rFonts w:hint="eastAsia"/>
                          <w:color w:val="000000" w:themeColor="text1"/>
                        </w:rPr>
                        <w:t>.</w:t>
                      </w:r>
                      <w:r>
                        <w:rPr>
                          <w:color w:val="000000" w:themeColor="text1"/>
                        </w:rPr>
                        <w:t>4</w:t>
                      </w:r>
                      <w:r>
                        <w:rPr>
                          <w:rFonts w:hint="eastAsia"/>
                          <w:color w:val="000000" w:themeColor="text1"/>
                        </w:rPr>
                        <w:t>ログイン失敗</w:t>
                      </w:r>
                    </w:p>
                  </w:txbxContent>
                </v:textbox>
              </v:shape>
            </w:pict>
          </mc:Fallback>
        </mc:AlternateContent>
      </w:r>
      <w:r w:rsidR="00BA6E8B">
        <w:rPr>
          <w:noProof/>
        </w:rPr>
        <mc:AlternateContent>
          <mc:Choice Requires="wps">
            <w:drawing>
              <wp:anchor distT="0" distB="0" distL="114300" distR="114300" simplePos="0" relativeHeight="251658462" behindDoc="0" locked="0" layoutInCell="1" allowOverlap="1" wp14:anchorId="4536FA42" wp14:editId="554C2C47">
                <wp:simplePos x="0" y="0"/>
                <wp:positionH relativeFrom="column">
                  <wp:posOffset>2024244</wp:posOffset>
                </wp:positionH>
                <wp:positionV relativeFrom="paragraph">
                  <wp:posOffset>95977</wp:posOffset>
                </wp:positionV>
                <wp:extent cx="0" cy="226855"/>
                <wp:effectExtent l="0" t="0" r="12700" b="14605"/>
                <wp:wrapNone/>
                <wp:docPr id="1558521738" name="直線コネクタ 4"/>
                <wp:cNvGraphicFramePr/>
                <a:graphic xmlns:a="http://schemas.openxmlformats.org/drawingml/2006/main">
                  <a:graphicData uri="http://schemas.microsoft.com/office/word/2010/wordprocessingShape">
                    <wps:wsp>
                      <wps:cNvCnPr/>
                      <wps:spPr>
                        <a:xfrm flipV="1">
                          <a:off x="0" y="0"/>
                          <a:ext cx="0" cy="226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D26B7EC" id="直線コネクタ 4" o:spid="_x0000_s1026" style="position:absolute;flip:y;z-index:2516584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9.4pt,7.55pt" to="159.4pt,25.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" strokecolor="black [3200]" strokeweight=".5pt">
                <v:stroke joinstyle="miter"/>
              </v:line>
            </w:pict>
          </mc:Fallback>
        </mc:AlternateContent>
      </w:r>
      <w:r w:rsidR="00BA6E8B">
        <w:rPr>
          <w:noProof/>
        </w:rPr>
        <mc:AlternateContent>
          <mc:Choice Requires="wps">
            <w:drawing>
              <wp:anchor distT="0" distB="0" distL="114300" distR="114300" simplePos="0" relativeHeight="251658461" behindDoc="0" locked="0" layoutInCell="1" allowOverlap="1" wp14:anchorId="0C77B5B9" wp14:editId="3F30FC4F">
                <wp:simplePos x="0" y="0"/>
                <wp:positionH relativeFrom="column">
                  <wp:posOffset>1001652</wp:posOffset>
                </wp:positionH>
                <wp:positionV relativeFrom="paragraph">
                  <wp:posOffset>95978</wp:posOffset>
                </wp:positionV>
                <wp:extent cx="1026082" cy="0"/>
                <wp:effectExtent l="0" t="0" r="15875" b="12700"/>
                <wp:wrapNone/>
                <wp:docPr id="405691306" name="直線コネクタ 449"/>
                <wp:cNvGraphicFramePr/>
                <a:graphic xmlns:a="http://schemas.openxmlformats.org/drawingml/2006/main">
                  <a:graphicData uri="http://schemas.microsoft.com/office/word/2010/wordprocessingShape">
                    <wps:wsp>
                      <wps:cNvCnPr/>
                      <wps:spPr>
                        <a:xfrm>
                          <a:off x="0" y="0"/>
                          <a:ext cx="1026082"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CEF91A" id="直線コネクタ 449" o:spid="_x0000_s1026" style="position:absolute;z-index:2516584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85pt,7.55pt" to="159.65pt,7.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" strokecolor="black [3200]" strokeweight=".5pt">
                <v:stroke joinstyle="miter"/>
              </v:line>
            </w:pict>
          </mc:Fallback>
        </mc:AlternateContent>
      </w:r>
      <w:r w:rsidR="00BA6E8B">
        <w:rPr>
          <w:noProof/>
        </w:rPr>
        <mc:AlternateContent>
          <mc:Choice Requires="wps">
            <w:drawing>
              <wp:anchor distT="0" distB="0" distL="114300" distR="114300" simplePos="0" relativeHeight="251658283" behindDoc="0" locked="0" layoutInCell="1" allowOverlap="1" wp14:anchorId="1DC38971" wp14:editId="3F295105">
                <wp:simplePos x="0" y="0"/>
                <wp:positionH relativeFrom="column">
                  <wp:posOffset>2077085</wp:posOffset>
                </wp:positionH>
                <wp:positionV relativeFrom="paragraph">
                  <wp:posOffset>36830</wp:posOffset>
                </wp:positionV>
                <wp:extent cx="1178886" cy="265889"/>
                <wp:effectExtent l="0" t="0" r="0" b="1270"/>
                <wp:wrapNone/>
                <wp:docPr id="12" name="テキスト ボックス 12"/>
                <wp:cNvGraphicFramePr/>
                <a:graphic xmlns:a="http://schemas.openxmlformats.org/drawingml/2006/main">
                  <a:graphicData uri="http://schemas.microsoft.com/office/word/2010/wordprocessingShape">
                    <wps:wsp>
                      <wps:cNvSpPr txBox="1"/>
                      <wps:spPr>
                        <a:xfrm>
                          <a:off x="0" y="0"/>
                          <a:ext cx="1178886" cy="265889"/>
                        </a:xfrm>
                        <a:prstGeom prst="rect">
                          <a:avLst/>
                        </a:prstGeom>
                        <a:noFill/>
                        <a:ln w="6350">
                          <a:noFill/>
                        </a:ln>
                      </wps:spPr>
                      <wps:txbx>
                        <w:txbxContent>
                          <w:p w14:paraId="64DAA7ED" w14:textId="3D811178" w:rsidR="00FC5EE5" w:rsidRPr="005B4D28" w:rsidRDefault="00FC5EE5" w:rsidP="00FC5EE5">
                            <w:pPr>
                              <w:rPr>
                                <w:color w:val="000000" w:themeColor="text1"/>
                                <w:sz w:val="12"/>
                                <w:szCs w:val="12"/>
                              </w:rPr>
                            </w:pPr>
                            <w:r w:rsidRPr="005B4D28">
                              <w:rPr>
                                <w:rFonts w:hint="eastAsia"/>
                                <w:color w:val="000000" w:themeColor="text1"/>
                                <w:sz w:val="12"/>
                                <w:szCs w:val="12"/>
                              </w:rPr>
                              <w:t>【</w:t>
                            </w:r>
                            <w:r w:rsidR="00C060EC" w:rsidRPr="005B4D28">
                              <w:rPr>
                                <w:rFonts w:hint="eastAsia"/>
                                <w:color w:val="000000" w:themeColor="text1"/>
                                <w:sz w:val="12"/>
                                <w:szCs w:val="12"/>
                              </w:rPr>
                              <w:t>OK</w:t>
                            </w:r>
                            <w:r w:rsidRPr="005B4D28">
                              <w:rPr>
                                <w:rFonts w:hint="eastAsia"/>
                                <w:color w:val="000000" w:themeColor="text1"/>
                                <w:sz w:val="12"/>
                                <w:szCs w:val="12"/>
                              </w:rPr>
                              <w:t>ボタン押下</w:t>
                            </w:r>
                            <w:r w:rsidR="00C060EC" w:rsidRPr="005B4D28">
                              <w:rPr>
                                <w:rFonts w:hint="eastAsia"/>
                                <w:color w:val="000000" w:themeColor="text1"/>
                                <w:sz w:val="12"/>
                                <w:szCs w:val="12"/>
                              </w:rPr>
                              <w:t>(認証</w:t>
                            </w:r>
                            <w:r w:rsidR="00D44BF5" w:rsidRPr="005B4D28">
                              <w:rPr>
                                <w:color w:val="000000" w:themeColor="text1"/>
                                <w:sz w:val="12"/>
                                <w:szCs w:val="12"/>
                              </w:rPr>
                              <w:t>OK</w:t>
                            </w:r>
                            <w:r w:rsidR="00C060EC" w:rsidRPr="005B4D28">
                              <w:rPr>
                                <w:color w:val="000000" w:themeColor="text1"/>
                                <w:sz w:val="12"/>
                                <w:szCs w:val="12"/>
                              </w:rPr>
                              <w:t>）</w:t>
                            </w:r>
                            <w:r w:rsidRPr="005B4D28">
                              <w:rPr>
                                <w:rFonts w:hint="eastAsia"/>
                                <w:color w:val="000000" w:themeColor="text1"/>
                                <w:sz w:val="12"/>
                                <w:szCs w:val="1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C38971" id="テキスト ボックス 12" o:spid="_x0000_s1254" type="#_x0000_t202" style="position:absolute;left:0;text-align:left;margin-left:163.55pt;margin-top:2.9pt;width:92.85pt;height:20.9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" filled="f" stroked="f" strokeweight=".5pt">
                <v:textbox>
                  <w:txbxContent>
                    <w:p w14:paraId="64DAA7ED" w14:textId="3D811178" w:rsidR="00FC5EE5" w:rsidRPr="005B4D28" w:rsidRDefault="00FC5EE5" w:rsidP="00FC5EE5">
                      <w:pPr>
                        <w:rPr>
                          <w:color w:val="000000" w:themeColor="text1"/>
                          <w:sz w:val="12"/>
                          <w:szCs w:val="12"/>
                        </w:rPr>
                      </w:pPr>
                      <w:r w:rsidRPr="005B4D28">
                        <w:rPr>
                          <w:rFonts w:hint="eastAsia"/>
                          <w:color w:val="000000" w:themeColor="text1"/>
                          <w:sz w:val="12"/>
                          <w:szCs w:val="12"/>
                        </w:rPr>
                        <w:t>【</w:t>
                      </w:r>
                      <w:r w:rsidR="00C060EC" w:rsidRPr="005B4D28">
                        <w:rPr>
                          <w:rFonts w:hint="eastAsia"/>
                          <w:color w:val="000000" w:themeColor="text1"/>
                          <w:sz w:val="12"/>
                          <w:szCs w:val="12"/>
                        </w:rPr>
                        <w:t>OK</w:t>
                      </w:r>
                      <w:r w:rsidRPr="005B4D28">
                        <w:rPr>
                          <w:rFonts w:hint="eastAsia"/>
                          <w:color w:val="000000" w:themeColor="text1"/>
                          <w:sz w:val="12"/>
                          <w:szCs w:val="12"/>
                        </w:rPr>
                        <w:t>ボタン押下</w:t>
                      </w:r>
                      <w:r w:rsidR="00C060EC" w:rsidRPr="005B4D28">
                        <w:rPr>
                          <w:rFonts w:hint="eastAsia"/>
                          <w:color w:val="000000" w:themeColor="text1"/>
                          <w:sz w:val="12"/>
                          <w:szCs w:val="12"/>
                        </w:rPr>
                        <w:t>(認証</w:t>
                      </w:r>
                      <w:r w:rsidR="00D44BF5" w:rsidRPr="005B4D28">
                        <w:rPr>
                          <w:color w:val="000000" w:themeColor="text1"/>
                          <w:sz w:val="12"/>
                          <w:szCs w:val="12"/>
                        </w:rPr>
                        <w:t>OK</w:t>
                      </w:r>
                      <w:r w:rsidR="00C060EC" w:rsidRPr="005B4D28">
                        <w:rPr>
                          <w:color w:val="000000" w:themeColor="text1"/>
                          <w:sz w:val="12"/>
                          <w:szCs w:val="12"/>
                        </w:rPr>
                        <w:t>）</w:t>
                      </w:r>
                      <w:r w:rsidRPr="005B4D28">
                        <w:rPr>
                          <w:rFonts w:hint="eastAsia"/>
                          <w:color w:val="000000" w:themeColor="text1"/>
                          <w:sz w:val="12"/>
                          <w:szCs w:val="12"/>
                        </w:rPr>
                        <w:t>】</w:t>
                      </w:r>
                    </w:p>
                  </w:txbxContent>
                </v:textbox>
              </v:shape>
            </w:pict>
          </mc:Fallback>
        </mc:AlternateContent>
      </w:r>
      <w:r w:rsidR="00BA6E8B">
        <w:rPr>
          <w:noProof/>
        </w:rPr>
        <mc:AlternateContent>
          <mc:Choice Requires="wps">
            <w:drawing>
              <wp:anchor distT="0" distB="0" distL="114300" distR="114300" simplePos="0" relativeHeight="251658368" behindDoc="0" locked="0" layoutInCell="1" allowOverlap="1" wp14:anchorId="214BD188" wp14:editId="387B5F3C">
                <wp:simplePos x="0" y="0"/>
                <wp:positionH relativeFrom="column">
                  <wp:posOffset>3172460</wp:posOffset>
                </wp:positionH>
                <wp:positionV relativeFrom="paragraph">
                  <wp:posOffset>65405</wp:posOffset>
                </wp:positionV>
                <wp:extent cx="0" cy="229969"/>
                <wp:effectExtent l="38100" t="0" r="50800" b="36830"/>
                <wp:wrapNone/>
                <wp:docPr id="1490783304" name="直線矢印コネクタ 2"/>
                <wp:cNvGraphicFramePr/>
                <a:graphic xmlns:a="http://schemas.openxmlformats.org/drawingml/2006/main">
                  <a:graphicData uri="http://schemas.microsoft.com/office/word/2010/wordprocessingShape">
                    <wps:wsp>
                      <wps:cNvCnPr/>
                      <wps:spPr>
                        <a:xfrm flipH="1">
                          <a:off x="0" y="0"/>
                          <a:ext cx="0" cy="229969"/>
                        </a:xfrm>
                        <a:prstGeom prst="straightConnector1">
                          <a:avLst/>
                        </a:prstGeom>
                        <a:ln w="952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14DC31" id="直線矢印コネクタ 2" o:spid="_x0000_s1026" type="#_x0000_t32" style="position:absolute;margin-left:249.8pt;margin-top:5.15pt;width:0;height:18.1pt;flip:x;z-index:2516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" strokecolor="black [3200]">
                <v:stroke endarrow="block" joinstyle="miter"/>
              </v:shape>
            </w:pict>
          </mc:Fallback>
        </mc:AlternateContent>
      </w:r>
      <w:r w:rsidR="00BA6E8B">
        <w:rPr>
          <w:noProof/>
        </w:rPr>
        <mc:AlternateContent>
          <mc:Choice Requires="wps">
            <w:drawing>
              <wp:anchor distT="0" distB="0" distL="114300" distR="114300" simplePos="0" relativeHeight="251658460" behindDoc="0" locked="0" layoutInCell="1" allowOverlap="1" wp14:anchorId="1A3E6C51" wp14:editId="261CF007">
                <wp:simplePos x="0" y="0"/>
                <wp:positionH relativeFrom="column">
                  <wp:posOffset>488950</wp:posOffset>
                </wp:positionH>
                <wp:positionV relativeFrom="paragraph">
                  <wp:posOffset>66675</wp:posOffset>
                </wp:positionV>
                <wp:extent cx="0" cy="129721"/>
                <wp:effectExtent l="63500" t="25400" r="38100" b="22860"/>
                <wp:wrapNone/>
                <wp:docPr id="1790421188" name="直線矢印コネクタ 1790421188"/>
                <wp:cNvGraphicFramePr/>
                <a:graphic xmlns:a="http://schemas.openxmlformats.org/drawingml/2006/main">
                  <a:graphicData uri="http://schemas.microsoft.com/office/word/2010/wordprocessingShape">
                    <wps:wsp>
                      <wps:cNvCnPr/>
                      <wps:spPr>
                        <a:xfrm>
                          <a:off x="0" y="0"/>
                          <a:ext cx="0" cy="129721"/>
                        </a:xfrm>
                        <a:prstGeom prst="straightConnector1">
                          <a:avLst/>
                        </a:prstGeom>
                        <a:ln w="6350">
                          <a:headEnd type="triangle"/>
                          <a:tailEnd type="non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D2A0B7" id="直線矢印コネクタ 1790421188" o:spid="_x0000_s1026" type="#_x0000_t32" style="position:absolute;margin-left:38.5pt;margin-top:5.25pt;width:0;height:10.2pt;z-index:2516584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" strokecolor="black [3200]" strokeweight=".5pt">
                <v:stroke startarrow="block" joinstyle="miter"/>
              </v:shape>
            </w:pict>
          </mc:Fallback>
        </mc:AlternateContent>
      </w:r>
      <w:r w:rsidR="00BA6E8B">
        <w:rPr>
          <w:noProof/>
        </w:rPr>
        <mc:AlternateContent>
          <mc:Choice Requires="wps">
            <w:drawing>
              <wp:anchor distT="0" distB="0" distL="114300" distR="114300" simplePos="0" relativeHeight="251658454" behindDoc="0" locked="0" layoutInCell="1" allowOverlap="1" wp14:anchorId="23206ED1" wp14:editId="5A5B9933">
                <wp:simplePos x="0" y="0"/>
                <wp:positionH relativeFrom="column">
                  <wp:posOffset>394970</wp:posOffset>
                </wp:positionH>
                <wp:positionV relativeFrom="paragraph">
                  <wp:posOffset>189854</wp:posOffset>
                </wp:positionV>
                <wp:extent cx="1396092" cy="522514"/>
                <wp:effectExtent l="0" t="0" r="13970" b="11430"/>
                <wp:wrapNone/>
                <wp:docPr id="884255814" name="フローチャート: 処理 884255814"/>
                <wp:cNvGraphicFramePr/>
                <a:graphic xmlns:a="http://schemas.openxmlformats.org/drawingml/2006/main">
                  <a:graphicData uri="http://schemas.microsoft.com/office/word/2010/wordprocessingShape">
                    <wps:wsp>
                      <wps:cNvSpPr/>
                      <wps:spPr>
                        <a:xfrm>
                          <a:off x="0" y="0"/>
                          <a:ext cx="1396092" cy="522514"/>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B50B1F" w14:textId="2B5B6852" w:rsidR="00BA6E8B" w:rsidRPr="00B3118B" w:rsidRDefault="00BA6E8B" w:rsidP="00BA6E8B">
                            <w:pPr>
                              <w:jc w:val="center"/>
                              <w:rPr>
                                <w:color w:val="000000" w:themeColor="text1"/>
                              </w:rPr>
                            </w:pPr>
                            <w:r w:rsidRPr="004D6CF3">
                              <w:rPr>
                                <w:rFonts w:hint="eastAsia"/>
                                <w:color w:val="000000" w:themeColor="text1"/>
                                <w:sz w:val="15"/>
                                <w:szCs w:val="16"/>
                              </w:rPr>
                              <w:t>4.</w:t>
                            </w:r>
                            <w:r w:rsidRPr="004D6CF3">
                              <w:rPr>
                                <w:color w:val="000000" w:themeColor="text1"/>
                                <w:sz w:val="15"/>
                                <w:szCs w:val="16"/>
                              </w:rPr>
                              <w:t>3</w:t>
                            </w:r>
                            <w:r>
                              <w:rPr>
                                <w:color w:val="000000" w:themeColor="text1"/>
                                <w:sz w:val="15"/>
                                <w:szCs w:val="16"/>
                              </w:rPr>
                              <w:t xml:space="preserve">.7.4 </w:t>
                            </w:r>
                            <w:r>
                              <w:rPr>
                                <w:rFonts w:hint="eastAsia"/>
                                <w:color w:val="000000" w:themeColor="text1"/>
                                <w:sz w:val="15"/>
                                <w:szCs w:val="16"/>
                              </w:rPr>
                              <w:t>ログイン時</w:t>
                            </w:r>
                            <w:r>
                              <w:rPr>
                                <w:color w:val="000000" w:themeColor="text1"/>
                                <w:sz w:val="15"/>
                                <w:szCs w:val="16"/>
                              </w:rPr>
                              <w:br/>
                            </w:r>
                            <w:r>
                              <w:rPr>
                                <w:rFonts w:hint="eastAsia"/>
                                <w:color w:val="000000" w:themeColor="text1"/>
                                <w:sz w:val="15"/>
                                <w:szCs w:val="16"/>
                              </w:rPr>
                              <w:t>予約確認ダイアログ表示中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206ED1" id="フローチャート: 処理 884255814" o:spid="_x0000_s1255" type="#_x0000_t109" style="position:absolute;left:0;text-align:left;margin-left:31.1pt;margin-top:14.95pt;width:109.95pt;height:41.15pt;z-index:2516584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" filled="f" strokecolor="black [3213]" strokeweight="1pt">
                <v:textbox>
                  <w:txbxContent>
                    <w:p w14:paraId="1CB50B1F" w14:textId="2B5B6852" w:rsidR="00BA6E8B" w:rsidRPr="00B3118B" w:rsidRDefault="00BA6E8B" w:rsidP="00BA6E8B">
                      <w:pPr>
                        <w:jc w:val="center"/>
                        <w:rPr>
                          <w:color w:val="000000" w:themeColor="text1"/>
                        </w:rPr>
                      </w:pPr>
                      <w:r w:rsidRPr="004D6CF3">
                        <w:rPr>
                          <w:rFonts w:hint="eastAsia"/>
                          <w:color w:val="000000" w:themeColor="text1"/>
                          <w:sz w:val="15"/>
                          <w:szCs w:val="16"/>
                        </w:rPr>
                        <w:t>4.</w:t>
                      </w:r>
                      <w:r w:rsidRPr="004D6CF3">
                        <w:rPr>
                          <w:color w:val="000000" w:themeColor="text1"/>
                          <w:sz w:val="15"/>
                          <w:szCs w:val="16"/>
                        </w:rPr>
                        <w:t>3</w:t>
                      </w:r>
                      <w:r>
                        <w:rPr>
                          <w:color w:val="000000" w:themeColor="text1"/>
                          <w:sz w:val="15"/>
                          <w:szCs w:val="16"/>
                        </w:rPr>
                        <w:t xml:space="preserve">.7.4 </w:t>
                      </w:r>
                      <w:r>
                        <w:rPr>
                          <w:rFonts w:hint="eastAsia"/>
                          <w:color w:val="000000" w:themeColor="text1"/>
                          <w:sz w:val="15"/>
                          <w:szCs w:val="16"/>
                        </w:rPr>
                        <w:t>ログイン時</w:t>
                      </w:r>
                      <w:r>
                        <w:rPr>
                          <w:color w:val="000000" w:themeColor="text1"/>
                          <w:sz w:val="15"/>
                          <w:szCs w:val="16"/>
                        </w:rPr>
                        <w:br/>
                      </w:r>
                      <w:r>
                        <w:rPr>
                          <w:rFonts w:hint="eastAsia"/>
                          <w:color w:val="000000" w:themeColor="text1"/>
                          <w:sz w:val="15"/>
                          <w:szCs w:val="16"/>
                        </w:rPr>
                        <w:t>予約確認ダイアログ表示中</w:t>
                      </w:r>
                    </w:p>
                  </w:txbxContent>
                </v:textbox>
              </v:shape>
            </w:pict>
          </mc:Fallback>
        </mc:AlternateContent>
      </w:r>
    </w:p>
    <w:p w14:paraId="09FA033F" w14:textId="2CC3FCB9" w:rsidR="005F38A3" w:rsidRDefault="00D1173C" w:rsidP="00CB1133">
      <w:pPr>
        <w:pStyle w:val="a4"/>
        <w:ind w:leftChars="0" w:left="992"/>
        <w:jc w:val="left"/>
      </w:pPr>
      <w:r>
        <w:rPr>
          <w:noProof/>
        </w:rPr>
        <mc:AlternateContent>
          <mc:Choice Requires="wps">
            <w:drawing>
              <wp:anchor distT="0" distB="0" distL="114300" distR="114300" simplePos="0" relativeHeight="251658515" behindDoc="0" locked="0" layoutInCell="1" allowOverlap="1" wp14:anchorId="27F12C11" wp14:editId="3326CEA2">
                <wp:simplePos x="0" y="0"/>
                <wp:positionH relativeFrom="column">
                  <wp:posOffset>3383280</wp:posOffset>
                </wp:positionH>
                <wp:positionV relativeFrom="paragraph">
                  <wp:posOffset>14287</wp:posOffset>
                </wp:positionV>
                <wp:extent cx="1036320" cy="8890"/>
                <wp:effectExtent l="0" t="57150" r="30480" b="86360"/>
                <wp:wrapNone/>
                <wp:docPr id="2089495069" name="直線矢印コネクタ 716"/>
                <wp:cNvGraphicFramePr/>
                <a:graphic xmlns:a="http://schemas.openxmlformats.org/drawingml/2006/main">
                  <a:graphicData uri="http://schemas.microsoft.com/office/word/2010/wordprocessingShape">
                    <wps:wsp>
                      <wps:cNvCnPr/>
                      <wps:spPr>
                        <a:xfrm>
                          <a:off x="0" y="0"/>
                          <a:ext cx="1036320" cy="88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87E27C" id="直線矢印コネクタ 716" o:spid="_x0000_s1026" type="#_x0000_t32" style="position:absolute;margin-left:266.4pt;margin-top:1.1pt;width:81.6pt;height:.7pt;z-index:25165851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" strokecolor="black [3200]" strokeweight=".5pt">
                <v:stroke endarrow="block" joinstyle="miter"/>
              </v:shape>
            </w:pict>
          </mc:Fallback>
        </mc:AlternateContent>
      </w:r>
      <w:r w:rsidR="00BA6E8B">
        <w:rPr>
          <w:noProof/>
        </w:rPr>
        <mc:AlternateContent>
          <mc:Choice Requires="wps">
            <w:drawing>
              <wp:anchor distT="0" distB="0" distL="114300" distR="114300" simplePos="0" relativeHeight="251658463" behindDoc="0" locked="0" layoutInCell="1" allowOverlap="1" wp14:anchorId="63B8E9A7" wp14:editId="664B87DE">
                <wp:simplePos x="0" y="0"/>
                <wp:positionH relativeFrom="column">
                  <wp:posOffset>2024008</wp:posOffset>
                </wp:positionH>
                <wp:positionV relativeFrom="paragraph">
                  <wp:posOffset>96748</wp:posOffset>
                </wp:positionV>
                <wp:extent cx="367587" cy="0"/>
                <wp:effectExtent l="0" t="63500" r="1270" b="63500"/>
                <wp:wrapNone/>
                <wp:docPr id="1429313061" name="直線コネクタ 1429313061"/>
                <wp:cNvGraphicFramePr/>
                <a:graphic xmlns:a="http://schemas.openxmlformats.org/drawingml/2006/main">
                  <a:graphicData uri="http://schemas.microsoft.com/office/word/2010/wordprocessingShape">
                    <wps:wsp>
                      <wps:cNvCnPr/>
                      <wps:spPr>
                        <a:xfrm flipH="1">
                          <a:off x="0" y="0"/>
                          <a:ext cx="367587" cy="0"/>
                        </a:xfrm>
                        <a:prstGeom prst="line">
                          <a:avLst/>
                        </a:prstGeom>
                        <a:ln w="6350">
                          <a:head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67F048AC" id="直線コネクタ 1429313061" o:spid="_x0000_s1026" style="position:absolute;flip:x;z-index:25165846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9.35pt,7.6pt" to="188.3pt,7.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" strokecolor="black [3200]" strokeweight=".5pt">
                <v:stroke startarrow="block" joinstyle="miter"/>
              </v:line>
            </w:pict>
          </mc:Fallback>
        </mc:AlternateContent>
      </w:r>
      <w:r w:rsidR="00BA6E8B">
        <w:rPr>
          <w:noProof/>
        </w:rPr>
        <mc:AlternateContent>
          <mc:Choice Requires="wps">
            <w:drawing>
              <wp:anchor distT="0" distB="0" distL="114300" distR="114300" simplePos="0" relativeHeight="251658458" behindDoc="0" locked="0" layoutInCell="1" allowOverlap="1" wp14:anchorId="1BACAE36" wp14:editId="2D872B4C">
                <wp:simplePos x="0" y="0"/>
                <wp:positionH relativeFrom="column">
                  <wp:posOffset>1821820</wp:posOffset>
                </wp:positionH>
                <wp:positionV relativeFrom="paragraph">
                  <wp:posOffset>73292</wp:posOffset>
                </wp:positionV>
                <wp:extent cx="579353" cy="219075"/>
                <wp:effectExtent l="0" t="0" r="5080" b="0"/>
                <wp:wrapNone/>
                <wp:docPr id="1419769639" name="テキスト ボックス 1419769639"/>
                <wp:cNvGraphicFramePr/>
                <a:graphic xmlns:a="http://schemas.openxmlformats.org/drawingml/2006/main">
                  <a:graphicData uri="http://schemas.microsoft.com/office/word/2010/wordprocessingShape">
                    <wps:wsp>
                      <wps:cNvSpPr txBox="1"/>
                      <wps:spPr>
                        <a:xfrm>
                          <a:off x="0" y="0"/>
                          <a:ext cx="579353" cy="219075"/>
                        </a:xfrm>
                        <a:prstGeom prst="rect">
                          <a:avLst/>
                        </a:prstGeom>
                        <a:noFill/>
                        <a:ln w="6350">
                          <a:noFill/>
                        </a:ln>
                      </wps:spPr>
                      <wps:txbx>
                        <w:txbxContent>
                          <w:p w14:paraId="290C02E8" w14:textId="77777777" w:rsidR="00BA6E8B" w:rsidRPr="005F2837" w:rsidRDefault="00BA6E8B" w:rsidP="00BA6E8B">
                            <w:pPr>
                              <w:rPr>
                                <w:color w:val="000000" w:themeColor="text1"/>
                                <w:sz w:val="8"/>
                                <w:szCs w:val="8"/>
                              </w:rPr>
                            </w:pPr>
                            <w:r w:rsidRPr="005F2837">
                              <w:rPr>
                                <w:rFonts w:hint="eastAsia"/>
                                <w:color w:val="000000" w:themeColor="text1"/>
                                <w:sz w:val="8"/>
                                <w:szCs w:val="8"/>
                              </w:rPr>
                              <w:t>【予約確認ボタン押下】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CAE36" id="テキスト ボックス 1419769639" o:spid="_x0000_s1256" type="#_x0000_t202" style="position:absolute;left:0;text-align:left;margin-left:143.45pt;margin-top:5.75pt;width:45.6pt;height:17.25pt;z-index:251658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" filled="f" stroked="f" strokeweight=".5pt">
                <v:textbox inset="0,0,0,0">
                  <w:txbxContent>
                    <w:p w14:paraId="290C02E8" w14:textId="77777777" w:rsidR="00BA6E8B" w:rsidRPr="005F2837" w:rsidRDefault="00BA6E8B" w:rsidP="00BA6E8B">
                      <w:pPr>
                        <w:rPr>
                          <w:color w:val="000000" w:themeColor="text1"/>
                          <w:sz w:val="8"/>
                          <w:szCs w:val="8"/>
                        </w:rPr>
                      </w:pPr>
                      <w:r w:rsidRPr="005F2837">
                        <w:rPr>
                          <w:rFonts w:hint="eastAsia"/>
                          <w:color w:val="000000" w:themeColor="text1"/>
                          <w:sz w:val="8"/>
                          <w:szCs w:val="8"/>
                        </w:rPr>
                        <w:t>【予約確認ボタン押下】</w:t>
                      </w:r>
                    </w:p>
                  </w:txbxContent>
                </v:textbox>
              </v:shape>
            </w:pict>
          </mc:Fallback>
        </mc:AlternateContent>
      </w:r>
      <w:r w:rsidR="00BA6E8B">
        <w:rPr>
          <w:noProof/>
        </w:rPr>
        <mc:AlternateContent>
          <mc:Choice Requires="wps">
            <w:drawing>
              <wp:anchor distT="0" distB="0" distL="114300" distR="114300" simplePos="0" relativeHeight="251658274" behindDoc="0" locked="0" layoutInCell="1" allowOverlap="1" wp14:anchorId="34DD5970" wp14:editId="235AAC13">
                <wp:simplePos x="0" y="0"/>
                <wp:positionH relativeFrom="column">
                  <wp:posOffset>2400300</wp:posOffset>
                </wp:positionH>
                <wp:positionV relativeFrom="paragraph">
                  <wp:posOffset>67310</wp:posOffset>
                </wp:positionV>
                <wp:extent cx="1562735" cy="948055"/>
                <wp:effectExtent l="0" t="0" r="12065" b="17145"/>
                <wp:wrapNone/>
                <wp:docPr id="158" name="フローチャート: 処理 158"/>
                <wp:cNvGraphicFramePr/>
                <a:graphic xmlns:a="http://schemas.openxmlformats.org/drawingml/2006/main">
                  <a:graphicData uri="http://schemas.microsoft.com/office/word/2010/wordprocessingShape">
                    <wps:wsp>
                      <wps:cNvSpPr/>
                      <wps:spPr>
                        <a:xfrm>
                          <a:off x="0" y="0"/>
                          <a:ext cx="1562735" cy="948055"/>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0E19A5" w14:textId="696FFDF1" w:rsidR="00B3118B" w:rsidRDefault="00B3118B" w:rsidP="00B3118B">
                            <w:pPr>
                              <w:jc w:val="center"/>
                              <w:rPr>
                                <w:color w:val="000000" w:themeColor="text1"/>
                              </w:rPr>
                            </w:pPr>
                            <w:r w:rsidRPr="00B3118B">
                              <w:rPr>
                                <w:rFonts w:hint="eastAsia"/>
                                <w:color w:val="000000" w:themeColor="text1"/>
                              </w:rPr>
                              <w:t>4.</w:t>
                            </w:r>
                            <w:r w:rsidR="006B189D">
                              <w:rPr>
                                <w:color w:val="000000" w:themeColor="text1"/>
                              </w:rPr>
                              <w:t>3</w:t>
                            </w:r>
                            <w:r w:rsidRPr="00B3118B">
                              <w:rPr>
                                <w:rFonts w:hint="eastAsia"/>
                                <w:color w:val="000000" w:themeColor="text1"/>
                              </w:rPr>
                              <w:t>.</w:t>
                            </w:r>
                            <w:r>
                              <w:rPr>
                                <w:color w:val="000000" w:themeColor="text1"/>
                              </w:rPr>
                              <w:t>3</w:t>
                            </w:r>
                            <w:r>
                              <w:rPr>
                                <w:rFonts w:hint="eastAsia"/>
                                <w:color w:val="000000" w:themeColor="text1"/>
                              </w:rPr>
                              <w:t>ログイン成功</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4DD5970" id="フローチャート: 処理 158" o:spid="_x0000_s1257" type="#_x0000_t109" style="position:absolute;left:0;text-align:left;margin-left:189pt;margin-top:5.3pt;width:123.05pt;height:74.65pt;z-index:25165827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" filled="f" strokecolor="black [3213]" strokeweight="1pt">
                <v:textbox>
                  <w:txbxContent>
                    <w:p w14:paraId="220E19A5" w14:textId="696FFDF1" w:rsidR="00B3118B" w:rsidRDefault="00B3118B" w:rsidP="00B3118B">
                      <w:pPr>
                        <w:jc w:val="center"/>
                        <w:rPr>
                          <w:color w:val="000000" w:themeColor="text1"/>
                        </w:rPr>
                      </w:pPr>
                      <w:r w:rsidRPr="00B3118B">
                        <w:rPr>
                          <w:rFonts w:hint="eastAsia"/>
                          <w:color w:val="000000" w:themeColor="text1"/>
                        </w:rPr>
                        <w:t>4.</w:t>
                      </w:r>
                      <w:r w:rsidR="006B189D">
                        <w:rPr>
                          <w:color w:val="000000" w:themeColor="text1"/>
                        </w:rPr>
                        <w:t>3</w:t>
                      </w:r>
                      <w:r w:rsidRPr="00B3118B">
                        <w:rPr>
                          <w:rFonts w:hint="eastAsia"/>
                          <w:color w:val="000000" w:themeColor="text1"/>
                        </w:rPr>
                        <w:t>.</w:t>
                      </w:r>
                      <w:r>
                        <w:rPr>
                          <w:color w:val="000000" w:themeColor="text1"/>
                        </w:rPr>
                        <w:t>3</w:t>
                      </w:r>
                      <w:r>
                        <w:rPr>
                          <w:rFonts w:hint="eastAsia"/>
                          <w:color w:val="000000" w:themeColor="text1"/>
                        </w:rPr>
                        <w:t>ログイン成功</w:t>
                      </w:r>
                    </w:p>
                  </w:txbxContent>
                </v:textbox>
              </v:shape>
            </w:pict>
          </mc:Fallback>
        </mc:AlternateContent>
      </w:r>
      <w:r w:rsidR="00A400C3">
        <w:rPr>
          <w:noProof/>
        </w:rPr>
        <mc:AlternateContent>
          <mc:Choice Requires="wps">
            <w:drawing>
              <wp:anchor distT="0" distB="0" distL="114300" distR="114300" simplePos="0" relativeHeight="251658276" behindDoc="0" locked="0" layoutInCell="1" allowOverlap="1" wp14:anchorId="751F95A7" wp14:editId="45CA6201">
                <wp:simplePos x="0" y="0"/>
                <wp:positionH relativeFrom="column">
                  <wp:posOffset>4463415</wp:posOffset>
                </wp:positionH>
                <wp:positionV relativeFrom="paragraph">
                  <wp:posOffset>141605</wp:posOffset>
                </wp:positionV>
                <wp:extent cx="1796280" cy="278859"/>
                <wp:effectExtent l="0" t="0" r="13970" b="26035"/>
                <wp:wrapNone/>
                <wp:docPr id="160" name="フローチャート: 処理 160"/>
                <wp:cNvGraphicFramePr/>
                <a:graphic xmlns:a="http://schemas.openxmlformats.org/drawingml/2006/main">
                  <a:graphicData uri="http://schemas.microsoft.com/office/word/2010/wordprocessingShape">
                    <wps:wsp>
                      <wps:cNvSpPr/>
                      <wps:spPr>
                        <a:xfrm>
                          <a:off x="0" y="0"/>
                          <a:ext cx="1796280" cy="278859"/>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EA5C8C" w14:textId="5725FE6A" w:rsidR="00336D23" w:rsidRDefault="00336D23" w:rsidP="00336D23">
                            <w:pPr>
                              <w:jc w:val="center"/>
                              <w:rPr>
                                <w:color w:val="000000" w:themeColor="text1"/>
                              </w:rPr>
                            </w:pPr>
                            <w:r>
                              <w:rPr>
                                <w:rFonts w:hint="eastAsia"/>
                                <w:color w:val="000000" w:themeColor="text1"/>
                              </w:rPr>
                              <w:t>4.</w:t>
                            </w:r>
                            <w:r w:rsidR="006B189D">
                              <w:rPr>
                                <w:color w:val="000000" w:themeColor="text1"/>
                              </w:rPr>
                              <w:t>3</w:t>
                            </w:r>
                            <w:r>
                              <w:rPr>
                                <w:rFonts w:hint="eastAsia"/>
                                <w:color w:val="000000" w:themeColor="text1"/>
                              </w:rPr>
                              <w:t>.4.1ユーザID未登録</w:t>
                            </w:r>
                          </w:p>
                          <w:p w14:paraId="22ED711B" w14:textId="77777777" w:rsidR="00336D23" w:rsidRDefault="00336D23" w:rsidP="00336D23">
                            <w:pPr>
                              <w:jc w:val="cente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1F95A7" id="フローチャート: 処理 160" o:spid="_x0000_s1258" type="#_x0000_t109" style="position:absolute;left:0;text-align:left;margin-left:351.45pt;margin-top:11.15pt;width:141.45pt;height:21.9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" filled="f" strokecolor="black [3213]" strokeweight="1pt">
                <v:textbox>
                  <w:txbxContent>
                    <w:p w14:paraId="7DEA5C8C" w14:textId="5725FE6A" w:rsidR="00336D23" w:rsidRDefault="00336D23" w:rsidP="00336D23">
                      <w:pPr>
                        <w:jc w:val="center"/>
                        <w:rPr>
                          <w:color w:val="000000" w:themeColor="text1"/>
                        </w:rPr>
                      </w:pPr>
                      <w:r>
                        <w:rPr>
                          <w:rFonts w:hint="eastAsia"/>
                          <w:color w:val="000000" w:themeColor="text1"/>
                        </w:rPr>
                        <w:t>4.</w:t>
                      </w:r>
                      <w:r w:rsidR="006B189D">
                        <w:rPr>
                          <w:color w:val="000000" w:themeColor="text1"/>
                        </w:rPr>
                        <w:t>3</w:t>
                      </w:r>
                      <w:r>
                        <w:rPr>
                          <w:rFonts w:hint="eastAsia"/>
                          <w:color w:val="000000" w:themeColor="text1"/>
                        </w:rPr>
                        <w:t>.4.1ユーザID未登録</w:t>
                      </w:r>
                    </w:p>
                    <w:p w14:paraId="22ED711B" w14:textId="77777777" w:rsidR="00336D23" w:rsidRDefault="00336D23" w:rsidP="00336D23">
                      <w:pPr>
                        <w:jc w:val="center"/>
                        <w:rPr>
                          <w:color w:val="000000" w:themeColor="text1"/>
                        </w:rPr>
                      </w:pPr>
                    </w:p>
                  </w:txbxContent>
                </v:textbox>
              </v:shape>
            </w:pict>
          </mc:Fallback>
        </mc:AlternateContent>
      </w:r>
    </w:p>
    <w:p w14:paraId="644E75F1" w14:textId="3A51CBE8" w:rsidR="005F38A3" w:rsidRDefault="00BA6E8B" w:rsidP="00CB1133">
      <w:pPr>
        <w:pStyle w:val="a4"/>
        <w:ind w:leftChars="0" w:left="992"/>
        <w:jc w:val="left"/>
      </w:pPr>
      <w:r>
        <w:rPr>
          <w:noProof/>
        </w:rPr>
        <mc:AlternateContent>
          <mc:Choice Requires="wps">
            <w:drawing>
              <wp:anchor distT="0" distB="0" distL="114300" distR="114300" simplePos="0" relativeHeight="251658287" behindDoc="0" locked="0" layoutInCell="1" allowOverlap="1" wp14:anchorId="4ED28D6A" wp14:editId="0A178084">
                <wp:simplePos x="0" y="0"/>
                <wp:positionH relativeFrom="column">
                  <wp:posOffset>1496695</wp:posOffset>
                </wp:positionH>
                <wp:positionV relativeFrom="paragraph">
                  <wp:posOffset>191135</wp:posOffset>
                </wp:positionV>
                <wp:extent cx="1234790" cy="276556"/>
                <wp:effectExtent l="0" t="0" r="0" b="0"/>
                <wp:wrapNone/>
                <wp:docPr id="16" name="テキスト ボックス 16"/>
                <wp:cNvGraphicFramePr/>
                <a:graphic xmlns:a="http://schemas.openxmlformats.org/drawingml/2006/main">
                  <a:graphicData uri="http://schemas.microsoft.com/office/word/2010/wordprocessingShape">
                    <wps:wsp>
                      <wps:cNvSpPr txBox="1"/>
                      <wps:spPr>
                        <a:xfrm>
                          <a:off x="0" y="0"/>
                          <a:ext cx="1234790" cy="276556"/>
                        </a:xfrm>
                        <a:prstGeom prst="rect">
                          <a:avLst/>
                        </a:prstGeom>
                        <a:noFill/>
                        <a:ln w="6350">
                          <a:noFill/>
                        </a:ln>
                      </wps:spPr>
                      <wps:txbx>
                        <w:txbxContent>
                          <w:p w14:paraId="21FA8A75" w14:textId="62EACFF6" w:rsidR="00C060EC" w:rsidRPr="00BA6E8B" w:rsidRDefault="00C060EC" w:rsidP="00687420">
                            <w:pPr>
                              <w:rPr>
                                <w:color w:val="000000" w:themeColor="text1"/>
                                <w:sz w:val="11"/>
                                <w:szCs w:val="11"/>
                              </w:rPr>
                            </w:pPr>
                            <w:r w:rsidRPr="00BA6E8B">
                              <w:rPr>
                                <w:rFonts w:hint="eastAsia"/>
                                <w:color w:val="000000" w:themeColor="text1"/>
                                <w:sz w:val="11"/>
                                <w:szCs w:val="11"/>
                              </w:rPr>
                              <w:t>【ログ</w:t>
                            </w:r>
                            <w:r w:rsidR="009E6D6A" w:rsidRPr="00BA6E8B">
                              <w:rPr>
                                <w:rFonts w:hint="eastAsia"/>
                                <w:color w:val="000000" w:themeColor="text1"/>
                                <w:sz w:val="11"/>
                                <w:szCs w:val="11"/>
                              </w:rPr>
                              <w:t>アウト</w:t>
                            </w:r>
                            <w:r w:rsidRPr="00BA6E8B">
                              <w:rPr>
                                <w:rFonts w:hint="eastAsia"/>
                                <w:color w:val="000000" w:themeColor="text1"/>
                                <w:sz w:val="11"/>
                                <w:szCs w:val="11"/>
                              </w:rPr>
                              <w:t>ボタン押下】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D28D6A" id="テキスト ボックス 16" o:spid="_x0000_s1259" type="#_x0000_t202" style="position:absolute;left:0;text-align:left;margin-left:117.85pt;margin-top:15.05pt;width:97.25pt;height:21.8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" filled="f" stroked="f" strokeweight=".5pt">
                <v:textbox>
                  <w:txbxContent>
                    <w:p w14:paraId="21FA8A75" w14:textId="62EACFF6" w:rsidR="00C060EC" w:rsidRPr="00BA6E8B" w:rsidRDefault="00C060EC" w:rsidP="00687420">
                      <w:pPr>
                        <w:rPr>
                          <w:color w:val="000000" w:themeColor="text1"/>
                          <w:sz w:val="11"/>
                          <w:szCs w:val="11"/>
                        </w:rPr>
                      </w:pPr>
                      <w:r w:rsidRPr="00BA6E8B">
                        <w:rPr>
                          <w:rFonts w:hint="eastAsia"/>
                          <w:color w:val="000000" w:themeColor="text1"/>
                          <w:sz w:val="11"/>
                          <w:szCs w:val="11"/>
                        </w:rPr>
                        <w:t>【ログ</w:t>
                      </w:r>
                      <w:r w:rsidR="009E6D6A" w:rsidRPr="00BA6E8B">
                        <w:rPr>
                          <w:rFonts w:hint="eastAsia"/>
                          <w:color w:val="000000" w:themeColor="text1"/>
                          <w:sz w:val="11"/>
                          <w:szCs w:val="11"/>
                        </w:rPr>
                        <w:t>アウト</w:t>
                      </w:r>
                      <w:r w:rsidRPr="00BA6E8B">
                        <w:rPr>
                          <w:rFonts w:hint="eastAsia"/>
                          <w:color w:val="000000" w:themeColor="text1"/>
                          <w:sz w:val="11"/>
                          <w:szCs w:val="11"/>
                        </w:rPr>
                        <w:t>ボタン押下】</w:t>
                      </w:r>
                    </w:p>
                  </w:txbxContent>
                </v:textbox>
              </v:shape>
            </w:pict>
          </mc:Fallback>
        </mc:AlternateContent>
      </w:r>
      <w:r>
        <w:rPr>
          <w:noProof/>
        </w:rPr>
        <mc:AlternateContent>
          <mc:Choice Requires="wps">
            <w:drawing>
              <wp:anchor distT="0" distB="0" distL="114300" distR="114300" simplePos="0" relativeHeight="251658466" behindDoc="0" locked="0" layoutInCell="1" allowOverlap="1" wp14:anchorId="07F172D4" wp14:editId="17D6B25E">
                <wp:simplePos x="0" y="0"/>
                <wp:positionH relativeFrom="column">
                  <wp:posOffset>491584</wp:posOffset>
                </wp:positionH>
                <wp:positionV relativeFrom="paragraph">
                  <wp:posOffset>224626</wp:posOffset>
                </wp:positionV>
                <wp:extent cx="0" cy="117807"/>
                <wp:effectExtent l="63500" t="0" r="38100" b="34925"/>
                <wp:wrapNone/>
                <wp:docPr id="232955306" name="直線矢印コネクタ 19"/>
                <wp:cNvGraphicFramePr/>
                <a:graphic xmlns:a="http://schemas.openxmlformats.org/drawingml/2006/main">
                  <a:graphicData uri="http://schemas.microsoft.com/office/word/2010/wordprocessingShape">
                    <wps:wsp>
                      <wps:cNvCnPr/>
                      <wps:spPr>
                        <a:xfrm>
                          <a:off x="0" y="0"/>
                          <a:ext cx="0" cy="1178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AC019AC" id="直線矢印コネクタ 19" o:spid="_x0000_s1026" type="#_x0000_t32" style="position:absolute;margin-left:38.7pt;margin-top:17.7pt;width:0;height:9.3pt;z-index:25165846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" strokecolor="black [3200]" strokeweight=".5pt">
                <v:stroke endarrow="block" joinstyle="miter"/>
              </v:shape>
            </w:pict>
          </mc:Fallback>
        </mc:AlternateContent>
      </w:r>
      <w:r>
        <w:rPr>
          <w:noProof/>
        </w:rPr>
        <mc:AlternateContent>
          <mc:Choice Requires="wps">
            <w:drawing>
              <wp:anchor distT="0" distB="0" distL="114300" distR="114300" simplePos="0" relativeHeight="251658457" behindDoc="0" locked="0" layoutInCell="1" allowOverlap="1" wp14:anchorId="2A589168" wp14:editId="4FEF61C9">
                <wp:simplePos x="0" y="0"/>
                <wp:positionH relativeFrom="column">
                  <wp:posOffset>1827385</wp:posOffset>
                </wp:positionH>
                <wp:positionV relativeFrom="paragraph">
                  <wp:posOffset>64252</wp:posOffset>
                </wp:positionV>
                <wp:extent cx="875444" cy="219075"/>
                <wp:effectExtent l="0" t="0" r="1270" b="9525"/>
                <wp:wrapNone/>
                <wp:docPr id="1546678073" name="テキスト ボックス 1546678073"/>
                <wp:cNvGraphicFramePr/>
                <a:graphic xmlns:a="http://schemas.openxmlformats.org/drawingml/2006/main">
                  <a:graphicData uri="http://schemas.microsoft.com/office/word/2010/wordprocessingShape">
                    <wps:wsp>
                      <wps:cNvSpPr txBox="1"/>
                      <wps:spPr>
                        <a:xfrm>
                          <a:off x="0" y="0"/>
                          <a:ext cx="875444" cy="219075"/>
                        </a:xfrm>
                        <a:prstGeom prst="rect">
                          <a:avLst/>
                        </a:prstGeom>
                        <a:noFill/>
                        <a:ln w="6350">
                          <a:noFill/>
                        </a:ln>
                      </wps:spPr>
                      <wps:txbx>
                        <w:txbxContent>
                          <w:p w14:paraId="4DD91414" w14:textId="77777777" w:rsidR="00BA6E8B" w:rsidRPr="005F2837" w:rsidRDefault="00BA6E8B" w:rsidP="00BA6E8B">
                            <w:pPr>
                              <w:rPr>
                                <w:color w:val="000000" w:themeColor="text1"/>
                                <w:sz w:val="8"/>
                                <w:szCs w:val="8"/>
                              </w:rPr>
                            </w:pPr>
                            <w:r w:rsidRPr="005F2837">
                              <w:rPr>
                                <w:rFonts w:hint="eastAsia"/>
                                <w:color w:val="000000" w:themeColor="text1"/>
                                <w:sz w:val="8"/>
                                <w:szCs w:val="8"/>
                              </w:rPr>
                              <w:t>【</w:t>
                            </w:r>
                            <w:r>
                              <w:rPr>
                                <w:rFonts w:hint="eastAsia"/>
                                <w:color w:val="000000" w:themeColor="text1"/>
                                <w:sz w:val="8"/>
                                <w:szCs w:val="8"/>
                              </w:rPr>
                              <w:t>キャンセル</w:t>
                            </w:r>
                            <w:r w:rsidRPr="005F2837">
                              <w:rPr>
                                <w:rFonts w:hint="eastAsia"/>
                                <w:color w:val="000000" w:themeColor="text1"/>
                                <w:sz w:val="8"/>
                                <w:szCs w:val="8"/>
                              </w:rPr>
                              <w:t>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89168" id="テキスト ボックス 1546678073" o:spid="_x0000_s1260" type="#_x0000_t202" style="position:absolute;left:0;text-align:left;margin-left:143.9pt;margin-top:5.05pt;width:68.95pt;height:17.25pt;z-index:2516584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" filled="f" stroked="f" strokeweight=".5pt">
                <v:textbox inset="0,0,0,0">
                  <w:txbxContent>
                    <w:p w14:paraId="4DD91414" w14:textId="77777777" w:rsidR="00BA6E8B" w:rsidRPr="005F2837" w:rsidRDefault="00BA6E8B" w:rsidP="00BA6E8B">
                      <w:pPr>
                        <w:rPr>
                          <w:color w:val="000000" w:themeColor="text1"/>
                          <w:sz w:val="8"/>
                          <w:szCs w:val="8"/>
                        </w:rPr>
                      </w:pPr>
                      <w:r w:rsidRPr="005F2837">
                        <w:rPr>
                          <w:rFonts w:hint="eastAsia"/>
                          <w:color w:val="000000" w:themeColor="text1"/>
                          <w:sz w:val="8"/>
                          <w:szCs w:val="8"/>
                        </w:rPr>
                        <w:t>【</w:t>
                      </w:r>
                      <w:r>
                        <w:rPr>
                          <w:rFonts w:hint="eastAsia"/>
                          <w:color w:val="000000" w:themeColor="text1"/>
                          <w:sz w:val="8"/>
                          <w:szCs w:val="8"/>
                        </w:rPr>
                        <w:t>キャンセル</w:t>
                      </w:r>
                      <w:r w:rsidRPr="005F2837">
                        <w:rPr>
                          <w:rFonts w:hint="eastAsia"/>
                          <w:color w:val="000000" w:themeColor="text1"/>
                          <w:sz w:val="8"/>
                          <w:szCs w:val="8"/>
                        </w:rPr>
                        <w:t>ボタン押下】</w:t>
                      </w:r>
                    </w:p>
                  </w:txbxContent>
                </v:textbox>
              </v:shape>
            </w:pict>
          </mc:Fallback>
        </mc:AlternateContent>
      </w:r>
      <w:r>
        <w:rPr>
          <w:noProof/>
        </w:rPr>
        <mc:AlternateContent>
          <mc:Choice Requires="wps">
            <w:drawing>
              <wp:anchor distT="0" distB="0" distL="114300" distR="114300" simplePos="0" relativeHeight="251658456" behindDoc="0" locked="0" layoutInCell="1" allowOverlap="1" wp14:anchorId="51A44A88" wp14:editId="389BE6BB">
                <wp:simplePos x="0" y="0"/>
                <wp:positionH relativeFrom="column">
                  <wp:posOffset>1774500</wp:posOffset>
                </wp:positionH>
                <wp:positionV relativeFrom="paragraph">
                  <wp:posOffset>87703</wp:posOffset>
                </wp:positionV>
                <wp:extent cx="613234" cy="0"/>
                <wp:effectExtent l="0" t="50800" r="0" b="76200"/>
                <wp:wrapNone/>
                <wp:docPr id="1799609171" name="直線コネクタ 6"/>
                <wp:cNvGraphicFramePr/>
                <a:graphic xmlns:a="http://schemas.openxmlformats.org/drawingml/2006/main">
                  <a:graphicData uri="http://schemas.microsoft.com/office/word/2010/wordprocessingShape">
                    <wps:wsp>
                      <wps:cNvCnPr/>
                      <wps:spPr>
                        <a:xfrm flipH="1">
                          <a:off x="0" y="0"/>
                          <a:ext cx="613234" cy="0"/>
                        </a:xfrm>
                        <a:prstGeom prst="line">
                          <a:avLst/>
                        </a:prstGeom>
                        <a:ln>
                          <a:headEnd type="non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809C6EE" id="直線コネクタ 6" o:spid="_x0000_s1026" style="position:absolute;flip:x;z-index:251658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9.7pt,6.9pt" to="188pt,6.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" strokecolor="black [3200]" strokeweight=".5pt">
                <v:stroke endarrow="block" joinstyle="miter"/>
              </v:line>
            </w:pict>
          </mc:Fallback>
        </mc:AlternateContent>
      </w:r>
      <w:r>
        <w:rPr>
          <w:noProof/>
        </w:rPr>
        <mc:AlternateContent>
          <mc:Choice Requires="wps">
            <w:drawing>
              <wp:anchor distT="0" distB="0" distL="114300" distR="114300" simplePos="0" relativeHeight="251658455" behindDoc="0" locked="0" layoutInCell="1" allowOverlap="1" wp14:anchorId="6581FBB1" wp14:editId="07112A99">
                <wp:simplePos x="0" y="0"/>
                <wp:positionH relativeFrom="column">
                  <wp:posOffset>1786522</wp:posOffset>
                </wp:positionH>
                <wp:positionV relativeFrom="paragraph">
                  <wp:posOffset>19452</wp:posOffset>
                </wp:positionV>
                <wp:extent cx="601081" cy="0"/>
                <wp:effectExtent l="0" t="50800" r="0" b="76200"/>
                <wp:wrapNone/>
                <wp:docPr id="1579362921" name="直線矢印コネクタ 8"/>
                <wp:cNvGraphicFramePr/>
                <a:graphic xmlns:a="http://schemas.openxmlformats.org/drawingml/2006/main">
                  <a:graphicData uri="http://schemas.microsoft.com/office/word/2010/wordprocessingShape">
                    <wps:wsp>
                      <wps:cNvCnPr/>
                      <wps:spPr>
                        <a:xfrm>
                          <a:off x="0" y="0"/>
                          <a:ext cx="60108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58EF02" id="直線矢印コネクタ 8" o:spid="_x0000_s1026" type="#_x0000_t32" style="position:absolute;margin-left:140.65pt;margin-top:1.55pt;width:47.35pt;height:0;z-index:2516584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" strokecolor="black [3200]" strokeweight=".5pt">
                <v:stroke endarrow="block" joinstyle="miter"/>
              </v:shape>
            </w:pict>
          </mc:Fallback>
        </mc:AlternateContent>
      </w:r>
      <w:r w:rsidR="00A400C3">
        <w:rPr>
          <w:noProof/>
        </w:rPr>
        <mc:AlternateContent>
          <mc:Choice Requires="wps">
            <w:drawing>
              <wp:anchor distT="0" distB="0" distL="114300" distR="114300" simplePos="0" relativeHeight="251658277" behindDoc="0" locked="0" layoutInCell="1" allowOverlap="1" wp14:anchorId="5E338CBF" wp14:editId="001EA346">
                <wp:simplePos x="0" y="0"/>
                <wp:positionH relativeFrom="column">
                  <wp:posOffset>4468495</wp:posOffset>
                </wp:positionH>
                <wp:positionV relativeFrom="paragraph">
                  <wp:posOffset>192405</wp:posOffset>
                </wp:positionV>
                <wp:extent cx="1795780" cy="278765"/>
                <wp:effectExtent l="0" t="0" r="13970" b="26035"/>
                <wp:wrapNone/>
                <wp:docPr id="161" name="フローチャート: 処理 161"/>
                <wp:cNvGraphicFramePr/>
                <a:graphic xmlns:a="http://schemas.openxmlformats.org/drawingml/2006/main">
                  <a:graphicData uri="http://schemas.microsoft.com/office/word/2010/wordprocessingShape">
                    <wps:wsp>
                      <wps:cNvSpPr/>
                      <wps:spPr>
                        <a:xfrm>
                          <a:off x="0" y="0"/>
                          <a:ext cx="1795780" cy="278765"/>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497C5D" w14:textId="679E0531" w:rsidR="00336D23" w:rsidRDefault="00336D23" w:rsidP="00336D23">
                            <w:pPr>
                              <w:jc w:val="center"/>
                              <w:rPr>
                                <w:color w:val="000000" w:themeColor="text1"/>
                              </w:rPr>
                            </w:pPr>
                            <w:r>
                              <w:rPr>
                                <w:rFonts w:hint="eastAsia"/>
                                <w:color w:val="000000" w:themeColor="text1"/>
                              </w:rPr>
                              <w:t>4.</w:t>
                            </w:r>
                            <w:r w:rsidR="006B189D">
                              <w:rPr>
                                <w:color w:val="000000" w:themeColor="text1"/>
                              </w:rPr>
                              <w:t>3</w:t>
                            </w:r>
                            <w:r>
                              <w:rPr>
                                <w:rFonts w:hint="eastAsia"/>
                                <w:color w:val="000000" w:themeColor="text1"/>
                              </w:rPr>
                              <w:t>.4.</w:t>
                            </w:r>
                            <w:r w:rsidR="00A578BE">
                              <w:rPr>
                                <w:color w:val="000000" w:themeColor="text1"/>
                              </w:rPr>
                              <w:t>2</w:t>
                            </w:r>
                            <w:r w:rsidR="00A578BE">
                              <w:rPr>
                                <w:rFonts w:hint="eastAsia"/>
                                <w:color w:val="000000" w:themeColor="text1"/>
                              </w:rPr>
                              <w:t>認証失敗</w:t>
                            </w:r>
                          </w:p>
                          <w:p w14:paraId="4834D207" w14:textId="77777777" w:rsidR="00336D23" w:rsidRDefault="00336D23" w:rsidP="00336D23">
                            <w:pPr>
                              <w:jc w:val="cente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338CBF" id="フローチャート: 処理 161" o:spid="_x0000_s1261" type="#_x0000_t109" style="position:absolute;left:0;text-align:left;margin-left:351.85pt;margin-top:15.15pt;width:141.4pt;height:21.9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" filled="f" strokecolor="black [3213]" strokeweight="1pt">
                <v:textbox>
                  <w:txbxContent>
                    <w:p w14:paraId="32497C5D" w14:textId="679E0531" w:rsidR="00336D23" w:rsidRDefault="00336D23" w:rsidP="00336D23">
                      <w:pPr>
                        <w:jc w:val="center"/>
                        <w:rPr>
                          <w:color w:val="000000" w:themeColor="text1"/>
                        </w:rPr>
                      </w:pPr>
                      <w:r>
                        <w:rPr>
                          <w:rFonts w:hint="eastAsia"/>
                          <w:color w:val="000000" w:themeColor="text1"/>
                        </w:rPr>
                        <w:t>4.</w:t>
                      </w:r>
                      <w:r w:rsidR="006B189D">
                        <w:rPr>
                          <w:color w:val="000000" w:themeColor="text1"/>
                        </w:rPr>
                        <w:t>3</w:t>
                      </w:r>
                      <w:r>
                        <w:rPr>
                          <w:rFonts w:hint="eastAsia"/>
                          <w:color w:val="000000" w:themeColor="text1"/>
                        </w:rPr>
                        <w:t>.4.</w:t>
                      </w:r>
                      <w:r w:rsidR="00A578BE">
                        <w:rPr>
                          <w:color w:val="000000" w:themeColor="text1"/>
                        </w:rPr>
                        <w:t>2</w:t>
                      </w:r>
                      <w:r w:rsidR="00A578BE">
                        <w:rPr>
                          <w:rFonts w:hint="eastAsia"/>
                          <w:color w:val="000000" w:themeColor="text1"/>
                        </w:rPr>
                        <w:t>認証失敗</w:t>
                      </w:r>
                    </w:p>
                    <w:p w14:paraId="4834D207" w14:textId="77777777" w:rsidR="00336D23" w:rsidRDefault="00336D23" w:rsidP="00336D23">
                      <w:pPr>
                        <w:jc w:val="center"/>
                        <w:rPr>
                          <w:color w:val="000000" w:themeColor="text1"/>
                        </w:rPr>
                      </w:pPr>
                    </w:p>
                  </w:txbxContent>
                </v:textbox>
              </v:shape>
            </w:pict>
          </mc:Fallback>
        </mc:AlternateContent>
      </w:r>
    </w:p>
    <w:p w14:paraId="3F1945FC" w14:textId="603CC696" w:rsidR="005F38A3" w:rsidRDefault="00BA6E8B" w:rsidP="00CB1133">
      <w:pPr>
        <w:pStyle w:val="a4"/>
        <w:ind w:leftChars="0" w:left="992"/>
        <w:jc w:val="left"/>
      </w:pPr>
      <w:r>
        <w:rPr>
          <w:noProof/>
        </w:rPr>
        <mc:AlternateContent>
          <mc:Choice Requires="wps">
            <w:drawing>
              <wp:anchor distT="0" distB="0" distL="114300" distR="114300" simplePos="0" relativeHeight="251658468" behindDoc="0" locked="0" layoutInCell="1" allowOverlap="1" wp14:anchorId="38E46A58" wp14:editId="76D69A18">
                <wp:simplePos x="0" y="0"/>
                <wp:positionH relativeFrom="column">
                  <wp:posOffset>985520</wp:posOffset>
                </wp:positionH>
                <wp:positionV relativeFrom="paragraph">
                  <wp:posOffset>68580</wp:posOffset>
                </wp:positionV>
                <wp:extent cx="662940" cy="219075"/>
                <wp:effectExtent l="0" t="0" r="0" b="0"/>
                <wp:wrapNone/>
                <wp:docPr id="220177060" name="テキスト ボックス 220177060"/>
                <wp:cNvGraphicFramePr/>
                <a:graphic xmlns:a="http://schemas.openxmlformats.org/drawingml/2006/main">
                  <a:graphicData uri="http://schemas.microsoft.com/office/word/2010/wordprocessingShape">
                    <wps:wsp>
                      <wps:cNvSpPr txBox="1"/>
                      <wps:spPr>
                        <a:xfrm>
                          <a:off x="0" y="0"/>
                          <a:ext cx="662940" cy="219075"/>
                        </a:xfrm>
                        <a:prstGeom prst="rect">
                          <a:avLst/>
                        </a:prstGeom>
                        <a:noFill/>
                        <a:ln w="6350">
                          <a:noFill/>
                        </a:ln>
                      </wps:spPr>
                      <wps:txbx>
                        <w:txbxContent>
                          <w:p w14:paraId="5207A592" w14:textId="77777777" w:rsidR="00BA6E8B" w:rsidRPr="0095285E" w:rsidRDefault="00BA6E8B" w:rsidP="00BA6E8B">
                            <w:pPr>
                              <w:rPr>
                                <w:color w:val="000000" w:themeColor="text1"/>
                                <w:sz w:val="12"/>
                                <w:szCs w:val="12"/>
                              </w:rPr>
                            </w:pPr>
                            <w:r w:rsidRPr="0095285E">
                              <w:rPr>
                                <w:rFonts w:hint="eastAsia"/>
                                <w:color w:val="000000" w:themeColor="text1"/>
                                <w:sz w:val="12"/>
                                <w:szCs w:val="12"/>
                              </w:rPr>
                              <w:t>【</w:t>
                            </w:r>
                            <w:r>
                              <w:rPr>
                                <w:rFonts w:hint="eastAsia"/>
                                <w:color w:val="000000" w:themeColor="text1"/>
                                <w:sz w:val="12"/>
                                <w:szCs w:val="12"/>
                              </w:rPr>
                              <w:t>エラー表示</w:t>
                            </w:r>
                            <w:r w:rsidRPr="0095285E">
                              <w:rPr>
                                <w:rFonts w:hint="eastAsia"/>
                                <w:color w:val="000000" w:themeColor="text1"/>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46A58" id="テキスト ボックス 220177060" o:spid="_x0000_s1262" type="#_x0000_t202" style="position:absolute;left:0;text-align:left;margin-left:77.6pt;margin-top:5.4pt;width:52.2pt;height:17.25pt;z-index:2516584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" filled="f" stroked="f" strokeweight=".5pt">
                <v:textbox inset="0,0,0,0">
                  <w:txbxContent>
                    <w:p w14:paraId="5207A592" w14:textId="77777777" w:rsidR="00BA6E8B" w:rsidRPr="0095285E" w:rsidRDefault="00BA6E8B" w:rsidP="00BA6E8B">
                      <w:pPr>
                        <w:rPr>
                          <w:color w:val="000000" w:themeColor="text1"/>
                          <w:sz w:val="12"/>
                          <w:szCs w:val="12"/>
                        </w:rPr>
                      </w:pPr>
                      <w:r w:rsidRPr="0095285E">
                        <w:rPr>
                          <w:rFonts w:hint="eastAsia"/>
                          <w:color w:val="000000" w:themeColor="text1"/>
                          <w:sz w:val="12"/>
                          <w:szCs w:val="12"/>
                        </w:rPr>
                        <w:t>【</w:t>
                      </w:r>
                      <w:r>
                        <w:rPr>
                          <w:rFonts w:hint="eastAsia"/>
                          <w:color w:val="000000" w:themeColor="text1"/>
                          <w:sz w:val="12"/>
                          <w:szCs w:val="12"/>
                        </w:rPr>
                        <w:t>エラー表示</w:t>
                      </w:r>
                      <w:r w:rsidRPr="0095285E">
                        <w:rPr>
                          <w:rFonts w:hint="eastAsia"/>
                          <w:color w:val="000000" w:themeColor="text1"/>
                          <w:sz w:val="12"/>
                          <w:szCs w:val="12"/>
                        </w:rPr>
                        <w:t>】</w:t>
                      </w:r>
                    </w:p>
                  </w:txbxContent>
                </v:textbox>
              </v:shape>
            </w:pict>
          </mc:Fallback>
        </mc:AlternateContent>
      </w:r>
      <w:r>
        <w:rPr>
          <w:noProof/>
        </w:rPr>
        <mc:AlternateContent>
          <mc:Choice Requires="wps">
            <w:drawing>
              <wp:anchor distT="0" distB="0" distL="114300" distR="114300" simplePos="0" relativeHeight="251658467" behindDoc="0" locked="0" layoutInCell="1" allowOverlap="1" wp14:anchorId="7A14FE20" wp14:editId="228581F0">
                <wp:simplePos x="0" y="0"/>
                <wp:positionH relativeFrom="column">
                  <wp:posOffset>1003299</wp:posOffset>
                </wp:positionH>
                <wp:positionV relativeFrom="paragraph">
                  <wp:posOffset>220980</wp:posOffset>
                </wp:positionV>
                <wp:extent cx="1389380" cy="0"/>
                <wp:effectExtent l="0" t="63500" r="0" b="76200"/>
                <wp:wrapNone/>
                <wp:docPr id="286625978" name="直線コネクタ 286625978"/>
                <wp:cNvGraphicFramePr/>
                <a:graphic xmlns:a="http://schemas.openxmlformats.org/drawingml/2006/main">
                  <a:graphicData uri="http://schemas.microsoft.com/office/word/2010/wordprocessingShape">
                    <wps:wsp>
                      <wps:cNvCnPr/>
                      <wps:spPr>
                        <a:xfrm flipH="1">
                          <a:off x="0" y="0"/>
                          <a:ext cx="1389380" cy="0"/>
                        </a:xfrm>
                        <a:prstGeom prst="line">
                          <a:avLst/>
                        </a:prstGeom>
                        <a:ln w="6350">
                          <a:head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7EE4A73B" id="直線コネクタ 286625978" o:spid="_x0000_s1026" style="position:absolute;flip:x;z-index:25165846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9pt,17.4pt" to="188.4pt,17.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" strokecolor="black [3200]" strokeweight=".5pt">
                <v:stroke startarrow="block" joinstyle="miter"/>
              </v:line>
            </w:pict>
          </mc:Fallback>
        </mc:AlternateContent>
      </w:r>
      <w:r>
        <w:rPr>
          <w:noProof/>
        </w:rPr>
        <mc:AlternateContent>
          <mc:Choice Requires="wps">
            <w:drawing>
              <wp:anchor distT="0" distB="0" distL="114300" distR="114300" simplePos="0" relativeHeight="251658465" behindDoc="0" locked="0" layoutInCell="1" allowOverlap="1" wp14:anchorId="542533A1" wp14:editId="22043E4C">
                <wp:simplePos x="0" y="0"/>
                <wp:positionH relativeFrom="column">
                  <wp:posOffset>390831</wp:posOffset>
                </wp:positionH>
                <wp:positionV relativeFrom="paragraph">
                  <wp:posOffset>108514</wp:posOffset>
                </wp:positionV>
                <wp:extent cx="612322" cy="206375"/>
                <wp:effectExtent l="0" t="0" r="10160" b="9525"/>
                <wp:wrapNone/>
                <wp:docPr id="627668871" name="フローチャート: 処理 627668871"/>
                <wp:cNvGraphicFramePr/>
                <a:graphic xmlns:a="http://schemas.openxmlformats.org/drawingml/2006/main">
                  <a:graphicData uri="http://schemas.microsoft.com/office/word/2010/wordprocessingShape">
                    <wps:wsp>
                      <wps:cNvSpPr/>
                      <wps:spPr>
                        <a:xfrm>
                          <a:off x="0" y="0"/>
                          <a:ext cx="612322" cy="206375"/>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F66AD6" w14:textId="77777777" w:rsidR="00BA6E8B" w:rsidRPr="004547FE" w:rsidRDefault="00BA6E8B" w:rsidP="00BA6E8B">
                            <w:pPr>
                              <w:jc w:val="center"/>
                              <w:rPr>
                                <w:color w:val="000000" w:themeColor="text1"/>
                                <w:sz w:val="12"/>
                                <w:szCs w:val="14"/>
                              </w:rPr>
                            </w:pPr>
                            <w:r w:rsidRPr="004547FE">
                              <w:rPr>
                                <w:rFonts w:hint="eastAsia"/>
                                <w:color w:val="000000" w:themeColor="text1"/>
                                <w:sz w:val="12"/>
                                <w:szCs w:val="14"/>
                              </w:rPr>
                              <w:t>4.</w:t>
                            </w:r>
                            <w:r w:rsidRPr="004547FE">
                              <w:rPr>
                                <w:color w:val="000000" w:themeColor="text1"/>
                                <w:sz w:val="12"/>
                                <w:szCs w:val="14"/>
                              </w:rPr>
                              <w:t>3</w:t>
                            </w:r>
                            <w:r w:rsidRPr="004547FE">
                              <w:rPr>
                                <w:rFonts w:hint="eastAsia"/>
                                <w:color w:val="000000" w:themeColor="text1"/>
                                <w:sz w:val="12"/>
                                <w:szCs w:val="14"/>
                              </w:rPr>
                              <w:t>.</w:t>
                            </w:r>
                            <w:r>
                              <w:rPr>
                                <w:color w:val="000000" w:themeColor="text1"/>
                                <w:sz w:val="12"/>
                                <w:szCs w:val="14"/>
                              </w:rPr>
                              <w:t xml:space="preserve">7.3 </w:t>
                            </w:r>
                            <w:r>
                              <w:rPr>
                                <w:rFonts w:hint="eastAsia"/>
                                <w:color w:val="000000" w:themeColor="text1"/>
                                <w:sz w:val="12"/>
                                <w:szCs w:val="14"/>
                              </w:rPr>
                              <w:t>確認失敗</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2533A1" id="フローチャート: 処理 627668871" o:spid="_x0000_s1263" type="#_x0000_t109" style="position:absolute;left:0;text-align:left;margin-left:30.75pt;margin-top:8.55pt;width:48.2pt;height:16.25pt;z-index:2516584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" fillcolor="white [3212]" strokecolor="black [3213]" strokeweight="1pt">
                <v:textbox inset="0,0,0,0">
                  <w:txbxContent>
                    <w:p w14:paraId="02F66AD6" w14:textId="77777777" w:rsidR="00BA6E8B" w:rsidRPr="004547FE" w:rsidRDefault="00BA6E8B" w:rsidP="00BA6E8B">
                      <w:pPr>
                        <w:jc w:val="center"/>
                        <w:rPr>
                          <w:color w:val="000000" w:themeColor="text1"/>
                          <w:sz w:val="12"/>
                          <w:szCs w:val="14"/>
                        </w:rPr>
                      </w:pPr>
                      <w:r w:rsidRPr="004547FE">
                        <w:rPr>
                          <w:rFonts w:hint="eastAsia"/>
                          <w:color w:val="000000" w:themeColor="text1"/>
                          <w:sz w:val="12"/>
                          <w:szCs w:val="14"/>
                        </w:rPr>
                        <w:t>4.</w:t>
                      </w:r>
                      <w:r w:rsidRPr="004547FE">
                        <w:rPr>
                          <w:color w:val="000000" w:themeColor="text1"/>
                          <w:sz w:val="12"/>
                          <w:szCs w:val="14"/>
                        </w:rPr>
                        <w:t>3</w:t>
                      </w:r>
                      <w:r w:rsidRPr="004547FE">
                        <w:rPr>
                          <w:rFonts w:hint="eastAsia"/>
                          <w:color w:val="000000" w:themeColor="text1"/>
                          <w:sz w:val="12"/>
                          <w:szCs w:val="14"/>
                        </w:rPr>
                        <w:t>.</w:t>
                      </w:r>
                      <w:r>
                        <w:rPr>
                          <w:color w:val="000000" w:themeColor="text1"/>
                          <w:sz w:val="12"/>
                          <w:szCs w:val="14"/>
                        </w:rPr>
                        <w:t xml:space="preserve">7.3 </w:t>
                      </w:r>
                      <w:r>
                        <w:rPr>
                          <w:rFonts w:hint="eastAsia"/>
                          <w:color w:val="000000" w:themeColor="text1"/>
                          <w:sz w:val="12"/>
                          <w:szCs w:val="14"/>
                        </w:rPr>
                        <w:t>確認失敗</w:t>
                      </w:r>
                    </w:p>
                  </w:txbxContent>
                </v:textbox>
              </v:shape>
            </w:pict>
          </mc:Fallback>
        </mc:AlternateContent>
      </w:r>
      <w:r w:rsidR="003C5113">
        <w:rPr>
          <w:noProof/>
        </w:rPr>
        <mc:AlternateContent>
          <mc:Choice Requires="wps">
            <w:drawing>
              <wp:anchor distT="0" distB="0" distL="114300" distR="114300" simplePos="0" relativeHeight="251658322" behindDoc="0" locked="0" layoutInCell="1" allowOverlap="1" wp14:anchorId="14614354" wp14:editId="26350EE3">
                <wp:simplePos x="0" y="0"/>
                <wp:positionH relativeFrom="column">
                  <wp:posOffset>1586230</wp:posOffset>
                </wp:positionH>
                <wp:positionV relativeFrom="paragraph">
                  <wp:posOffset>199735</wp:posOffset>
                </wp:positionV>
                <wp:extent cx="949325" cy="219075"/>
                <wp:effectExtent l="0" t="0" r="3175" b="9525"/>
                <wp:wrapNone/>
                <wp:docPr id="151" name="テキスト ボックス 151"/>
                <wp:cNvGraphicFramePr/>
                <a:graphic xmlns:a="http://schemas.openxmlformats.org/drawingml/2006/main">
                  <a:graphicData uri="http://schemas.microsoft.com/office/word/2010/wordprocessingShape">
                    <wps:wsp>
                      <wps:cNvSpPr txBox="1"/>
                      <wps:spPr>
                        <a:xfrm>
                          <a:off x="0" y="0"/>
                          <a:ext cx="949325" cy="219075"/>
                        </a:xfrm>
                        <a:prstGeom prst="rect">
                          <a:avLst/>
                        </a:prstGeom>
                        <a:noFill/>
                        <a:ln w="6350">
                          <a:noFill/>
                        </a:ln>
                      </wps:spPr>
                      <wps:txbx>
                        <w:txbxContent>
                          <w:p w14:paraId="4163D830" w14:textId="77777777" w:rsidR="00D95FD3" w:rsidRPr="00FC5378" w:rsidRDefault="00D95FD3" w:rsidP="00D95FD3">
                            <w:pPr>
                              <w:rPr>
                                <w:color w:val="000000" w:themeColor="text1"/>
                                <w:sz w:val="12"/>
                                <w:szCs w:val="12"/>
                              </w:rPr>
                            </w:pPr>
                            <w:r w:rsidRPr="00FC5378">
                              <w:rPr>
                                <w:rFonts w:hint="eastAsia"/>
                                <w:color w:val="000000" w:themeColor="text1"/>
                                <w:sz w:val="12"/>
                                <w:szCs w:val="12"/>
                              </w:rPr>
                              <w:t>【教室概要ボタン押下】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14354" id="テキスト ボックス 151" o:spid="_x0000_s1264" type="#_x0000_t202" style="position:absolute;left:0;text-align:left;margin-left:124.9pt;margin-top:15.75pt;width:74.75pt;height:17.25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" filled="f" stroked="f" strokeweight=".5pt">
                <v:textbox inset="0,0,0,0">
                  <w:txbxContent>
                    <w:p w14:paraId="4163D830" w14:textId="77777777" w:rsidR="00D95FD3" w:rsidRPr="00FC5378" w:rsidRDefault="00D95FD3" w:rsidP="00D95FD3">
                      <w:pPr>
                        <w:rPr>
                          <w:color w:val="000000" w:themeColor="text1"/>
                          <w:sz w:val="12"/>
                          <w:szCs w:val="12"/>
                        </w:rPr>
                      </w:pPr>
                      <w:r w:rsidRPr="00FC5378">
                        <w:rPr>
                          <w:rFonts w:hint="eastAsia"/>
                          <w:color w:val="000000" w:themeColor="text1"/>
                          <w:sz w:val="12"/>
                          <w:szCs w:val="12"/>
                        </w:rPr>
                        <w:t>【教室概要ボタン押下】</w:t>
                      </w:r>
                    </w:p>
                  </w:txbxContent>
                </v:textbox>
              </v:shape>
            </w:pict>
          </mc:Fallback>
        </mc:AlternateContent>
      </w:r>
      <w:r w:rsidR="00EB1698">
        <w:rPr>
          <w:noProof/>
        </w:rPr>
        <mc:AlternateContent>
          <mc:Choice Requires="wps">
            <w:drawing>
              <wp:anchor distT="0" distB="0" distL="114300" distR="114300" simplePos="0" relativeHeight="251658369" behindDoc="0" locked="0" layoutInCell="1" allowOverlap="1" wp14:anchorId="6D4D6273" wp14:editId="700152C4">
                <wp:simplePos x="0" y="0"/>
                <wp:positionH relativeFrom="column">
                  <wp:posOffset>1904706</wp:posOffset>
                </wp:positionH>
                <wp:positionV relativeFrom="paragraph">
                  <wp:posOffset>85615</wp:posOffset>
                </wp:positionV>
                <wp:extent cx="490740" cy="0"/>
                <wp:effectExtent l="0" t="0" r="0" b="0"/>
                <wp:wrapNone/>
                <wp:docPr id="1443965899" name="直線コネクタ 3"/>
                <wp:cNvGraphicFramePr/>
                <a:graphic xmlns:a="http://schemas.openxmlformats.org/drawingml/2006/main">
                  <a:graphicData uri="http://schemas.microsoft.com/office/word/2010/wordprocessingShape">
                    <wps:wsp>
                      <wps:cNvCnPr/>
                      <wps:spPr>
                        <a:xfrm flipH="1">
                          <a:off x="0" y="0"/>
                          <a:ext cx="490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C15B9E" id="直線コネクタ 3" o:spid="_x0000_s1026" style="position:absolute;flip:x;z-index:251658369;visibility:visible;mso-wrap-style:square;mso-wrap-distance-left:9pt;mso-wrap-distance-top:0;mso-wrap-distance-right:9pt;mso-wrap-distance-bottom:0;mso-position-horizontal:absolute;mso-position-horizontal-relative:text;mso-position-vertical:absolute;mso-position-vertical-relative:text" from="150pt,6.75pt" to="188.65pt,6.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" strokecolor="black [3200]" strokeweight=".5pt">
                <v:stroke joinstyle="miter"/>
              </v:line>
            </w:pict>
          </mc:Fallback>
        </mc:AlternateContent>
      </w:r>
    </w:p>
    <w:p w14:paraId="2C83C9ED" w14:textId="79625871" w:rsidR="005F38A3" w:rsidRDefault="00900633" w:rsidP="00CB1133">
      <w:pPr>
        <w:pStyle w:val="a4"/>
        <w:ind w:leftChars="0" w:left="992"/>
        <w:jc w:val="left"/>
      </w:pPr>
      <w:r>
        <w:rPr>
          <w:noProof/>
        </w:rPr>
        <mc:AlternateContent>
          <mc:Choice Requires="wps">
            <w:drawing>
              <wp:anchor distT="0" distB="0" distL="114300" distR="114300" simplePos="0" relativeHeight="251658654" behindDoc="0" locked="0" layoutInCell="1" allowOverlap="1" wp14:anchorId="67CB0492" wp14:editId="2C7BA86B">
                <wp:simplePos x="0" y="0"/>
                <wp:positionH relativeFrom="column">
                  <wp:posOffset>3957756</wp:posOffset>
                </wp:positionH>
                <wp:positionV relativeFrom="paragraph">
                  <wp:posOffset>77203</wp:posOffset>
                </wp:positionV>
                <wp:extent cx="716568" cy="164465"/>
                <wp:effectExtent l="0" t="0" r="7620" b="6985"/>
                <wp:wrapNone/>
                <wp:docPr id="1735608630" name="テキスト ボックス 1735608630"/>
                <wp:cNvGraphicFramePr/>
                <a:graphic xmlns:a="http://schemas.openxmlformats.org/drawingml/2006/main">
                  <a:graphicData uri="http://schemas.microsoft.com/office/word/2010/wordprocessingShape">
                    <wps:wsp>
                      <wps:cNvSpPr txBox="1"/>
                      <wps:spPr>
                        <a:xfrm>
                          <a:off x="0" y="0"/>
                          <a:ext cx="716568" cy="164465"/>
                        </a:xfrm>
                        <a:prstGeom prst="rect">
                          <a:avLst/>
                        </a:prstGeom>
                        <a:noFill/>
                        <a:ln w="6350">
                          <a:noFill/>
                        </a:ln>
                      </wps:spPr>
                      <wps:txbx>
                        <w:txbxContent>
                          <w:p w14:paraId="0B44C763" w14:textId="53FCAC56" w:rsidR="00B45A3F" w:rsidRDefault="00B45A3F" w:rsidP="00B45A3F">
                            <w:pPr>
                              <w:spacing w:line="100" w:lineRule="atLeast"/>
                              <w:jc w:val="left"/>
                              <w:rPr>
                                <w:color w:val="000000" w:themeColor="text1"/>
                                <w:sz w:val="10"/>
                                <w:szCs w:val="10"/>
                              </w:rPr>
                            </w:pPr>
                            <w:r>
                              <w:rPr>
                                <w:rFonts w:hint="eastAsia"/>
                                <w:color w:val="000000" w:themeColor="text1"/>
                                <w:sz w:val="10"/>
                                <w:szCs w:val="10"/>
                              </w:rPr>
                              <w:t>【予約</w:t>
                            </w:r>
                            <w:r w:rsidR="00901B30">
                              <w:rPr>
                                <w:rFonts w:hint="eastAsia"/>
                                <w:color w:val="000000" w:themeColor="text1"/>
                                <w:sz w:val="10"/>
                                <w:szCs w:val="10"/>
                              </w:rPr>
                              <w:t>変更</w:t>
                            </w:r>
                            <w:r>
                              <w:rPr>
                                <w:rFonts w:hint="eastAsia"/>
                                <w:color w:val="000000" w:themeColor="text1"/>
                                <w:sz w:val="10"/>
                                <w:szCs w:val="10"/>
                              </w:rPr>
                              <w:t>ボタン押下】</w:t>
                            </w:r>
                          </w:p>
                          <w:p w14:paraId="68A1DE54" w14:textId="77777777" w:rsidR="00B45A3F" w:rsidRPr="00CF0569" w:rsidRDefault="00B45A3F" w:rsidP="00B45A3F">
                            <w:pPr>
                              <w:spacing w:line="100" w:lineRule="atLeast"/>
                              <w:jc w:val="left"/>
                              <w:rPr>
                                <w:color w:val="000000" w:themeColor="text1"/>
                                <w:sz w:val="10"/>
                                <w:szCs w:val="1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CB0492" id="テキスト ボックス 1735608630" o:spid="_x0000_s1265" type="#_x0000_t202" style="position:absolute;left:0;text-align:left;margin-left:311.65pt;margin-top:6.1pt;width:56.4pt;height:12.95pt;z-index:2516586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" filled="f" stroked="f" strokeweight=".5pt">
                <v:textbox inset="0,0,0,0">
                  <w:txbxContent>
                    <w:p w14:paraId="0B44C763" w14:textId="53FCAC56" w:rsidR="00B45A3F" w:rsidRDefault="00B45A3F" w:rsidP="00B45A3F">
                      <w:pPr>
                        <w:spacing w:line="100" w:lineRule="atLeast"/>
                        <w:jc w:val="left"/>
                        <w:rPr>
                          <w:color w:val="000000" w:themeColor="text1"/>
                          <w:sz w:val="10"/>
                          <w:szCs w:val="10"/>
                        </w:rPr>
                      </w:pPr>
                      <w:r>
                        <w:rPr>
                          <w:rFonts w:hint="eastAsia"/>
                          <w:color w:val="000000" w:themeColor="text1"/>
                          <w:sz w:val="10"/>
                          <w:szCs w:val="10"/>
                        </w:rPr>
                        <w:t>【予約</w:t>
                      </w:r>
                      <w:r w:rsidR="00901B30">
                        <w:rPr>
                          <w:rFonts w:hint="eastAsia"/>
                          <w:color w:val="000000" w:themeColor="text1"/>
                          <w:sz w:val="10"/>
                          <w:szCs w:val="10"/>
                        </w:rPr>
                        <w:t>変更</w:t>
                      </w:r>
                      <w:r>
                        <w:rPr>
                          <w:rFonts w:hint="eastAsia"/>
                          <w:color w:val="000000" w:themeColor="text1"/>
                          <w:sz w:val="10"/>
                          <w:szCs w:val="10"/>
                        </w:rPr>
                        <w:t>ボタン押下】</w:t>
                      </w:r>
                    </w:p>
                    <w:p w14:paraId="68A1DE54" w14:textId="77777777" w:rsidR="00B45A3F" w:rsidRPr="00CF0569" w:rsidRDefault="00B45A3F" w:rsidP="00B45A3F">
                      <w:pPr>
                        <w:spacing w:line="100" w:lineRule="atLeast"/>
                        <w:jc w:val="left"/>
                        <w:rPr>
                          <w:color w:val="000000" w:themeColor="text1"/>
                          <w:sz w:val="10"/>
                          <w:szCs w:val="10"/>
                        </w:rPr>
                      </w:pPr>
                    </w:p>
                  </w:txbxContent>
                </v:textbox>
              </v:shape>
            </w:pict>
          </mc:Fallback>
        </mc:AlternateContent>
      </w:r>
      <w:r w:rsidR="00283A9A">
        <w:rPr>
          <w:noProof/>
        </w:rPr>
        <mc:AlternateContent>
          <mc:Choice Requires="wps">
            <w:drawing>
              <wp:anchor distT="0" distB="0" distL="114300" distR="114300" simplePos="0" relativeHeight="251658281" behindDoc="0" locked="0" layoutInCell="1" allowOverlap="1" wp14:anchorId="4BC05A93" wp14:editId="6E08D1F7">
                <wp:simplePos x="0" y="0"/>
                <wp:positionH relativeFrom="column">
                  <wp:posOffset>4844119</wp:posOffset>
                </wp:positionH>
                <wp:positionV relativeFrom="paragraph">
                  <wp:posOffset>107950</wp:posOffset>
                </wp:positionV>
                <wp:extent cx="2017964" cy="260350"/>
                <wp:effectExtent l="0" t="0" r="0" b="6350"/>
                <wp:wrapNone/>
                <wp:docPr id="170" name="テキスト ボックス 170"/>
                <wp:cNvGraphicFramePr/>
                <a:graphic xmlns:a="http://schemas.openxmlformats.org/drawingml/2006/main">
                  <a:graphicData uri="http://schemas.microsoft.com/office/word/2010/wordprocessingShape">
                    <wps:wsp>
                      <wps:cNvSpPr txBox="1"/>
                      <wps:spPr>
                        <a:xfrm>
                          <a:off x="0" y="0"/>
                          <a:ext cx="2017964" cy="260350"/>
                        </a:xfrm>
                        <a:prstGeom prst="rect">
                          <a:avLst/>
                        </a:prstGeom>
                        <a:noFill/>
                        <a:ln w="6350">
                          <a:noFill/>
                        </a:ln>
                      </wps:spPr>
                      <wps:txbx>
                        <w:txbxContent>
                          <w:p w14:paraId="13274389" w14:textId="6666C8EA" w:rsidR="00F1491C" w:rsidRPr="00283A9A" w:rsidRDefault="00AC4896" w:rsidP="00D25403">
                            <w:pPr>
                              <w:rPr>
                                <w:color w:val="000000" w:themeColor="text1"/>
                                <w:sz w:val="12"/>
                                <w:szCs w:val="12"/>
                              </w:rPr>
                            </w:pPr>
                            <w:r w:rsidRPr="00283A9A">
                              <w:rPr>
                                <w:rFonts w:hint="eastAsia"/>
                                <w:color w:val="000000" w:themeColor="text1"/>
                                <w:sz w:val="12"/>
                                <w:szCs w:val="12"/>
                              </w:rPr>
                              <w:t>※結果表示エリアのエラーメッセージは消去しない</w:t>
                            </w:r>
                            <w:r w:rsidR="00F60242">
                              <w:rPr>
                                <w:rFonts w:hint="eastAsia"/>
                                <w:color w:val="000000" w:themeColor="text1"/>
                                <w:sz w:val="12"/>
                                <w:szCs w:val="1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05A93" id="テキスト ボックス 170" o:spid="_x0000_s1266" type="#_x0000_t202" style="position:absolute;left:0;text-align:left;margin-left:381.45pt;margin-top:8.5pt;width:158.9pt;height:20.5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" filled="f" stroked="f" strokeweight=".5pt">
                <v:textbox>
                  <w:txbxContent>
                    <w:p w14:paraId="13274389" w14:textId="6666C8EA" w:rsidR="00F1491C" w:rsidRPr="00283A9A" w:rsidRDefault="00AC4896" w:rsidP="00D25403">
                      <w:pPr>
                        <w:rPr>
                          <w:color w:val="000000" w:themeColor="text1"/>
                          <w:sz w:val="12"/>
                          <w:szCs w:val="12"/>
                        </w:rPr>
                      </w:pPr>
                      <w:r w:rsidRPr="00283A9A">
                        <w:rPr>
                          <w:rFonts w:hint="eastAsia"/>
                          <w:color w:val="000000" w:themeColor="text1"/>
                          <w:sz w:val="12"/>
                          <w:szCs w:val="12"/>
                        </w:rPr>
                        <w:t>※結果表示エリアのエラーメッセージは消去しない</w:t>
                      </w:r>
                      <w:r w:rsidR="00F60242">
                        <w:rPr>
                          <w:rFonts w:hint="eastAsia"/>
                          <w:color w:val="000000" w:themeColor="text1"/>
                          <w:sz w:val="12"/>
                          <w:szCs w:val="12"/>
                        </w:rPr>
                        <w:t>。</w:t>
                      </w:r>
                    </w:p>
                  </w:txbxContent>
                </v:textbox>
              </v:shape>
            </w:pict>
          </mc:Fallback>
        </mc:AlternateContent>
      </w:r>
      <w:r w:rsidR="003C5113">
        <w:rPr>
          <w:noProof/>
        </w:rPr>
        <mc:AlternateContent>
          <mc:Choice Requires="wps">
            <w:drawing>
              <wp:anchor distT="0" distB="0" distL="114300" distR="114300" simplePos="0" relativeHeight="251658371" behindDoc="0" locked="0" layoutInCell="1" allowOverlap="1" wp14:anchorId="560C3B0C" wp14:editId="5A8A9F69">
                <wp:simplePos x="0" y="0"/>
                <wp:positionH relativeFrom="column">
                  <wp:posOffset>2177106</wp:posOffset>
                </wp:positionH>
                <wp:positionV relativeFrom="paragraph">
                  <wp:posOffset>191822</wp:posOffset>
                </wp:positionV>
                <wp:extent cx="215920" cy="0"/>
                <wp:effectExtent l="38100" t="76200" r="0" b="95250"/>
                <wp:wrapNone/>
                <wp:docPr id="137305134" name="直線コネクタ 6"/>
                <wp:cNvGraphicFramePr/>
                <a:graphic xmlns:a="http://schemas.openxmlformats.org/drawingml/2006/main">
                  <a:graphicData uri="http://schemas.microsoft.com/office/word/2010/wordprocessingShape">
                    <wps:wsp>
                      <wps:cNvCnPr/>
                      <wps:spPr>
                        <a:xfrm flipH="1">
                          <a:off x="0" y="0"/>
                          <a:ext cx="215920" cy="0"/>
                        </a:xfrm>
                        <a:prstGeom prst="line">
                          <a:avLst/>
                        </a:prstGeom>
                        <a:ln>
                          <a:headEnd type="non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B05A725" id="直線コネクタ 6" o:spid="_x0000_s1026" style="position:absolute;flip:x;z-index:25165837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45pt,15.1pt" to="188.45pt,15.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" strokecolor="black [3200]" strokeweight=".5pt">
                <v:stroke endarrow="block" joinstyle="miter"/>
              </v:line>
            </w:pict>
          </mc:Fallback>
        </mc:AlternateContent>
      </w:r>
      <w:r w:rsidR="003C5113">
        <w:rPr>
          <w:noProof/>
        </w:rPr>
        <mc:AlternateContent>
          <mc:Choice Requires="wps">
            <w:drawing>
              <wp:anchor distT="0" distB="0" distL="114300" distR="114300" simplePos="0" relativeHeight="251658321" behindDoc="0" locked="0" layoutInCell="1" allowOverlap="1" wp14:anchorId="7B7D8CA1" wp14:editId="347922B3">
                <wp:simplePos x="0" y="0"/>
                <wp:positionH relativeFrom="column">
                  <wp:posOffset>763241</wp:posOffset>
                </wp:positionH>
                <wp:positionV relativeFrom="paragraph">
                  <wp:posOffset>134093</wp:posOffset>
                </wp:positionV>
                <wp:extent cx="1414454" cy="206375"/>
                <wp:effectExtent l="0" t="0" r="14605" b="22225"/>
                <wp:wrapNone/>
                <wp:docPr id="104" name="フローチャート: 処理 104"/>
                <wp:cNvGraphicFramePr/>
                <a:graphic xmlns:a="http://schemas.openxmlformats.org/drawingml/2006/main">
                  <a:graphicData uri="http://schemas.microsoft.com/office/word/2010/wordprocessingShape">
                    <wps:wsp>
                      <wps:cNvSpPr/>
                      <wps:spPr>
                        <a:xfrm>
                          <a:off x="0" y="0"/>
                          <a:ext cx="1414454" cy="206375"/>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908426" w14:textId="23435711" w:rsidR="00D95FD3" w:rsidRPr="004547FE" w:rsidRDefault="00D95FD3" w:rsidP="00D95FD3">
                            <w:pPr>
                              <w:jc w:val="center"/>
                              <w:rPr>
                                <w:color w:val="000000" w:themeColor="text1"/>
                                <w:sz w:val="12"/>
                                <w:szCs w:val="14"/>
                              </w:rPr>
                            </w:pPr>
                            <w:r w:rsidRPr="004547FE">
                              <w:rPr>
                                <w:rFonts w:hint="eastAsia"/>
                                <w:color w:val="000000" w:themeColor="text1"/>
                                <w:sz w:val="12"/>
                                <w:szCs w:val="14"/>
                              </w:rPr>
                              <w:t>4.</w:t>
                            </w:r>
                            <w:r w:rsidRPr="004547FE">
                              <w:rPr>
                                <w:color w:val="000000" w:themeColor="text1"/>
                                <w:sz w:val="12"/>
                                <w:szCs w:val="14"/>
                              </w:rPr>
                              <w:t>3</w:t>
                            </w:r>
                            <w:r w:rsidRPr="004547FE">
                              <w:rPr>
                                <w:rFonts w:hint="eastAsia"/>
                                <w:color w:val="000000" w:themeColor="text1"/>
                                <w:sz w:val="12"/>
                                <w:szCs w:val="14"/>
                              </w:rPr>
                              <w:t>.</w:t>
                            </w:r>
                            <w:r w:rsidRPr="004547FE">
                              <w:rPr>
                                <w:color w:val="000000" w:themeColor="text1"/>
                                <w:sz w:val="12"/>
                                <w:szCs w:val="14"/>
                              </w:rPr>
                              <w:t>5.</w:t>
                            </w:r>
                            <w:r>
                              <w:rPr>
                                <w:color w:val="000000" w:themeColor="text1"/>
                                <w:sz w:val="12"/>
                                <w:szCs w:val="14"/>
                              </w:rPr>
                              <w:t>2</w:t>
                            </w:r>
                            <w:r w:rsidRPr="004547FE">
                              <w:rPr>
                                <w:rFonts w:hint="eastAsia"/>
                                <w:color w:val="000000" w:themeColor="text1"/>
                                <w:sz w:val="12"/>
                                <w:szCs w:val="14"/>
                              </w:rPr>
                              <w:t>ログイン状態での教室概要表示</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D8CA1" id="フローチャート: 処理 104" o:spid="_x0000_s1267" type="#_x0000_t109" style="position:absolute;left:0;text-align:left;margin-left:60.1pt;margin-top:10.55pt;width:111.35pt;height:16.25pt;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" fillcolor="white [3212]" strokecolor="black [3213]" strokeweight="1pt">
                <v:textbox inset="0,0,0,0">
                  <w:txbxContent>
                    <w:p w14:paraId="77908426" w14:textId="23435711" w:rsidR="00D95FD3" w:rsidRPr="004547FE" w:rsidRDefault="00D95FD3" w:rsidP="00D95FD3">
                      <w:pPr>
                        <w:jc w:val="center"/>
                        <w:rPr>
                          <w:color w:val="000000" w:themeColor="text1"/>
                          <w:sz w:val="12"/>
                          <w:szCs w:val="14"/>
                        </w:rPr>
                      </w:pPr>
                      <w:r w:rsidRPr="004547FE">
                        <w:rPr>
                          <w:rFonts w:hint="eastAsia"/>
                          <w:color w:val="000000" w:themeColor="text1"/>
                          <w:sz w:val="12"/>
                          <w:szCs w:val="14"/>
                        </w:rPr>
                        <w:t>4.</w:t>
                      </w:r>
                      <w:r w:rsidRPr="004547FE">
                        <w:rPr>
                          <w:color w:val="000000" w:themeColor="text1"/>
                          <w:sz w:val="12"/>
                          <w:szCs w:val="14"/>
                        </w:rPr>
                        <w:t>3</w:t>
                      </w:r>
                      <w:r w:rsidRPr="004547FE">
                        <w:rPr>
                          <w:rFonts w:hint="eastAsia"/>
                          <w:color w:val="000000" w:themeColor="text1"/>
                          <w:sz w:val="12"/>
                          <w:szCs w:val="14"/>
                        </w:rPr>
                        <w:t>.</w:t>
                      </w:r>
                      <w:r w:rsidRPr="004547FE">
                        <w:rPr>
                          <w:color w:val="000000" w:themeColor="text1"/>
                          <w:sz w:val="12"/>
                          <w:szCs w:val="14"/>
                        </w:rPr>
                        <w:t>5.</w:t>
                      </w:r>
                      <w:r>
                        <w:rPr>
                          <w:color w:val="000000" w:themeColor="text1"/>
                          <w:sz w:val="12"/>
                          <w:szCs w:val="14"/>
                        </w:rPr>
                        <w:t>2</w:t>
                      </w:r>
                      <w:r w:rsidRPr="004547FE">
                        <w:rPr>
                          <w:rFonts w:hint="eastAsia"/>
                          <w:color w:val="000000" w:themeColor="text1"/>
                          <w:sz w:val="12"/>
                          <w:szCs w:val="14"/>
                        </w:rPr>
                        <w:t>ログイン状態での教室概要表示</w:t>
                      </w:r>
                    </w:p>
                  </w:txbxContent>
                </v:textbox>
              </v:shape>
            </w:pict>
          </mc:Fallback>
        </mc:AlternateContent>
      </w:r>
      <w:r w:rsidR="00A400C3">
        <w:rPr>
          <w:noProof/>
        </w:rPr>
        <mc:AlternateContent>
          <mc:Choice Requires="wps">
            <w:drawing>
              <wp:anchor distT="0" distB="0" distL="114300" distR="114300" simplePos="0" relativeHeight="251658280" behindDoc="0" locked="0" layoutInCell="1" allowOverlap="1" wp14:anchorId="577C0BA7" wp14:editId="572CD589">
                <wp:simplePos x="0" y="0"/>
                <wp:positionH relativeFrom="column">
                  <wp:posOffset>5289550</wp:posOffset>
                </wp:positionH>
                <wp:positionV relativeFrom="paragraph">
                  <wp:posOffset>12700</wp:posOffset>
                </wp:positionV>
                <wp:extent cx="0" cy="177800"/>
                <wp:effectExtent l="0" t="0" r="38100" b="12700"/>
                <wp:wrapNone/>
                <wp:docPr id="168" name="直線コネクタ 168"/>
                <wp:cNvGraphicFramePr/>
                <a:graphic xmlns:a="http://schemas.openxmlformats.org/drawingml/2006/main">
                  <a:graphicData uri="http://schemas.microsoft.com/office/word/2010/wordprocessingShape">
                    <wps:wsp>
                      <wps:cNvCnPr/>
                      <wps:spPr>
                        <a:xfrm flipV="1">
                          <a:off x="0" y="0"/>
                          <a:ext cx="0" cy="17780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50005BE" id="直線コネクタ 168" o:spid="_x0000_s1026" style="position:absolute;flip:y;z-index:251658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6.5pt,1pt" to="416.5pt,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" strokecolor="black [3200]" strokeweight=".5pt">
                <v:stroke joinstyle="miter"/>
              </v:line>
            </w:pict>
          </mc:Fallback>
        </mc:AlternateContent>
      </w:r>
    </w:p>
    <w:p w14:paraId="5ACB3845" w14:textId="7474F3D9" w:rsidR="005F38A3" w:rsidRDefault="00B73374" w:rsidP="00CB1133">
      <w:pPr>
        <w:pStyle w:val="a4"/>
        <w:ind w:leftChars="0" w:left="992"/>
        <w:jc w:val="left"/>
      </w:pPr>
      <w:r>
        <w:rPr>
          <w:noProof/>
        </w:rPr>
        <mc:AlternateContent>
          <mc:Choice Requires="wps">
            <w:drawing>
              <wp:anchor distT="0" distB="0" distL="114300" distR="114300" simplePos="0" relativeHeight="251658665" behindDoc="0" locked="0" layoutInCell="1" allowOverlap="1" wp14:anchorId="49268660" wp14:editId="708DDB00">
                <wp:simplePos x="0" y="0"/>
                <wp:positionH relativeFrom="column">
                  <wp:posOffset>4194381</wp:posOffset>
                </wp:positionH>
                <wp:positionV relativeFrom="paragraph">
                  <wp:posOffset>69692</wp:posOffset>
                </wp:positionV>
                <wp:extent cx="742950" cy="200025"/>
                <wp:effectExtent l="0" t="0" r="0" b="9525"/>
                <wp:wrapNone/>
                <wp:docPr id="2127715135" name="テキスト ボックス 2127715135"/>
                <wp:cNvGraphicFramePr/>
                <a:graphic xmlns:a="http://schemas.openxmlformats.org/drawingml/2006/main">
                  <a:graphicData uri="http://schemas.microsoft.com/office/word/2010/wordprocessingShape">
                    <wps:wsp>
                      <wps:cNvSpPr txBox="1"/>
                      <wps:spPr>
                        <a:xfrm>
                          <a:off x="0" y="0"/>
                          <a:ext cx="742950" cy="200025"/>
                        </a:xfrm>
                        <a:prstGeom prst="rect">
                          <a:avLst/>
                        </a:prstGeom>
                        <a:noFill/>
                        <a:ln w="6350">
                          <a:noFill/>
                        </a:ln>
                      </wps:spPr>
                      <wps:txbx>
                        <w:txbxContent>
                          <w:p w14:paraId="5D01C661" w14:textId="35299B5A" w:rsidR="00B73374" w:rsidRPr="00CF0569" w:rsidRDefault="00B73374" w:rsidP="00B73374">
                            <w:pPr>
                              <w:spacing w:line="100" w:lineRule="atLeast"/>
                              <w:jc w:val="left"/>
                              <w:rPr>
                                <w:color w:val="000000" w:themeColor="text1"/>
                                <w:sz w:val="10"/>
                                <w:szCs w:val="10"/>
                              </w:rPr>
                            </w:pPr>
                            <w:r>
                              <w:rPr>
                                <w:rFonts w:hint="eastAsia"/>
                                <w:color w:val="000000" w:themeColor="text1"/>
                                <w:sz w:val="10"/>
                                <w:szCs w:val="10"/>
                              </w:rPr>
                              <w:t>「削除しました」表示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68660" id="テキスト ボックス 2127715135" o:spid="_x0000_s1268" type="#_x0000_t202" style="position:absolute;left:0;text-align:left;margin-left:330.25pt;margin-top:5.5pt;width:58.5pt;height:15.75pt;z-index:2516586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" filled="f" stroked="f" strokeweight=".5pt">
                <v:textbox inset="0,0,0,0">
                  <w:txbxContent>
                    <w:p w14:paraId="5D01C661" w14:textId="35299B5A" w:rsidR="00B73374" w:rsidRPr="00CF0569" w:rsidRDefault="00B73374" w:rsidP="00B73374">
                      <w:pPr>
                        <w:spacing w:line="100" w:lineRule="atLeast"/>
                        <w:jc w:val="left"/>
                        <w:rPr>
                          <w:color w:val="000000" w:themeColor="text1"/>
                          <w:sz w:val="10"/>
                          <w:szCs w:val="10"/>
                        </w:rPr>
                      </w:pPr>
                      <w:r>
                        <w:rPr>
                          <w:rFonts w:hint="eastAsia"/>
                          <w:color w:val="000000" w:themeColor="text1"/>
                          <w:sz w:val="10"/>
                          <w:szCs w:val="10"/>
                        </w:rPr>
                        <w:t>「削除しました」表示</w:t>
                      </w:r>
                    </w:p>
                  </w:txbxContent>
                </v:textbox>
              </v:shape>
            </w:pict>
          </mc:Fallback>
        </mc:AlternateContent>
      </w:r>
      <w:r>
        <w:rPr>
          <w:noProof/>
        </w:rPr>
        <mc:AlternateContent>
          <mc:Choice Requires="wps">
            <w:drawing>
              <wp:anchor distT="0" distB="0" distL="114300" distR="114300" simplePos="0" relativeHeight="251658657" behindDoc="0" locked="0" layoutInCell="1" allowOverlap="1" wp14:anchorId="64AC9604" wp14:editId="113817F3">
                <wp:simplePos x="0" y="0"/>
                <wp:positionH relativeFrom="column">
                  <wp:posOffset>3941334</wp:posOffset>
                </wp:positionH>
                <wp:positionV relativeFrom="paragraph">
                  <wp:posOffset>113780</wp:posOffset>
                </wp:positionV>
                <wp:extent cx="0" cy="520526"/>
                <wp:effectExtent l="76200" t="38100" r="57150" b="13335"/>
                <wp:wrapNone/>
                <wp:docPr id="320911696" name="直線矢印コネクタ 2"/>
                <wp:cNvGraphicFramePr/>
                <a:graphic xmlns:a="http://schemas.openxmlformats.org/drawingml/2006/main">
                  <a:graphicData uri="http://schemas.microsoft.com/office/word/2010/wordprocessingShape">
                    <wps:wsp>
                      <wps:cNvCnPr/>
                      <wps:spPr>
                        <a:xfrm flipH="1" flipV="1">
                          <a:off x="0" y="0"/>
                          <a:ext cx="0" cy="520526"/>
                        </a:xfrm>
                        <a:prstGeom prst="straightConnector1">
                          <a:avLst/>
                        </a:prstGeom>
                        <a:noFill/>
                        <a:ln w="952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618EB0C" id="直線矢印コネクタ 2" o:spid="_x0000_s1026" type="#_x0000_t32" style="position:absolute;margin-left:310.35pt;margin-top:8.95pt;width:0;height:41pt;flip:x y;z-index:2516586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" strokecolor="windowText">
                <v:stroke endarrow="block" joinstyle="miter"/>
              </v:shape>
            </w:pict>
          </mc:Fallback>
        </mc:AlternateContent>
      </w:r>
      <w:r w:rsidR="00900633">
        <w:rPr>
          <w:noProof/>
        </w:rPr>
        <mc:AlternateContent>
          <mc:Choice Requires="wps">
            <w:drawing>
              <wp:anchor distT="0" distB="0" distL="114300" distR="114300" simplePos="0" relativeHeight="251658664" behindDoc="0" locked="0" layoutInCell="1" allowOverlap="1" wp14:anchorId="29DBD8F4" wp14:editId="26784F7B">
                <wp:simplePos x="0" y="0"/>
                <wp:positionH relativeFrom="column">
                  <wp:posOffset>3968771</wp:posOffset>
                </wp:positionH>
                <wp:positionV relativeFrom="paragraph">
                  <wp:posOffset>83221</wp:posOffset>
                </wp:positionV>
                <wp:extent cx="330156" cy="267090"/>
                <wp:effectExtent l="38100" t="76200" r="13335" b="19050"/>
                <wp:wrapNone/>
                <wp:docPr id="1737213105" name="コネクタ: カギ線 1046"/>
                <wp:cNvGraphicFramePr/>
                <a:graphic xmlns:a="http://schemas.openxmlformats.org/drawingml/2006/main">
                  <a:graphicData uri="http://schemas.microsoft.com/office/word/2010/wordprocessingShape">
                    <wps:wsp>
                      <wps:cNvCnPr/>
                      <wps:spPr>
                        <a:xfrm flipH="1" flipV="1">
                          <a:off x="0" y="0"/>
                          <a:ext cx="330156" cy="267090"/>
                        </a:xfrm>
                        <a:prstGeom prst="bentConnector3">
                          <a:avLst>
                            <a:gd name="adj1" fmla="val 3386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41E49A" id="コネクタ: カギ線 1046" o:spid="_x0000_s1026" type="#_x0000_t34" style="position:absolute;margin-left:312.5pt;margin-top:6.55pt;width:26pt;height:21.05pt;flip:x y;z-index:251658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" adj="7315" strokecolor="black [3200]" strokeweight=".5pt">
                <v:stroke endarrow="block"/>
              </v:shape>
            </w:pict>
          </mc:Fallback>
        </mc:AlternateContent>
      </w:r>
      <w:r w:rsidR="00900633">
        <w:rPr>
          <w:noProof/>
        </w:rPr>
        <mc:AlternateContent>
          <mc:Choice Requires="wps">
            <w:drawing>
              <wp:anchor distT="0" distB="0" distL="114300" distR="114300" simplePos="0" relativeHeight="251658662" behindDoc="0" locked="0" layoutInCell="1" allowOverlap="1" wp14:anchorId="6058319D" wp14:editId="410CB367">
                <wp:simplePos x="0" y="0"/>
                <wp:positionH relativeFrom="column">
                  <wp:posOffset>3961880</wp:posOffset>
                </wp:positionH>
                <wp:positionV relativeFrom="paragraph">
                  <wp:posOffset>28868</wp:posOffset>
                </wp:positionV>
                <wp:extent cx="1388764" cy="165403"/>
                <wp:effectExtent l="0" t="0" r="78105" b="101600"/>
                <wp:wrapNone/>
                <wp:docPr id="1451241840" name="コネクタ: カギ線 1044"/>
                <wp:cNvGraphicFramePr/>
                <a:graphic xmlns:a="http://schemas.openxmlformats.org/drawingml/2006/main">
                  <a:graphicData uri="http://schemas.microsoft.com/office/word/2010/wordprocessingShape">
                    <wps:wsp>
                      <wps:cNvCnPr/>
                      <wps:spPr>
                        <a:xfrm>
                          <a:off x="0" y="0"/>
                          <a:ext cx="1388764" cy="165403"/>
                        </a:xfrm>
                        <a:prstGeom prst="bentConnector3">
                          <a:avLst>
                            <a:gd name="adj1" fmla="val 6999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555F2F" id="コネクタ: カギ線 1044" o:spid="_x0000_s1026" type="#_x0000_t34" style="position:absolute;margin-left:311.95pt;margin-top:2.25pt;width:109.35pt;height:13pt;z-index:2516586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" adj="15120" strokecolor="black [3200]" strokeweight=".5pt">
                <v:stroke endarrow="block"/>
              </v:shape>
            </w:pict>
          </mc:Fallback>
        </mc:AlternateContent>
      </w:r>
      <w:r w:rsidR="00900633">
        <w:rPr>
          <w:noProof/>
        </w:rPr>
        <mc:AlternateContent>
          <mc:Choice Requires="wps">
            <w:drawing>
              <wp:anchor distT="0" distB="0" distL="114300" distR="114300" simplePos="0" relativeHeight="251658652" behindDoc="0" locked="0" layoutInCell="1" allowOverlap="1" wp14:anchorId="640D260C" wp14:editId="22A990B2">
                <wp:simplePos x="0" y="0"/>
                <wp:positionH relativeFrom="column">
                  <wp:posOffset>5365670</wp:posOffset>
                </wp:positionH>
                <wp:positionV relativeFrom="paragraph">
                  <wp:posOffset>115963</wp:posOffset>
                </wp:positionV>
                <wp:extent cx="1600980" cy="596077"/>
                <wp:effectExtent l="0" t="0" r="18415" b="13970"/>
                <wp:wrapNone/>
                <wp:docPr id="1179614689" name="フローチャート: 処理 1179614689"/>
                <wp:cNvGraphicFramePr/>
                <a:graphic xmlns:a="http://schemas.openxmlformats.org/drawingml/2006/main">
                  <a:graphicData uri="http://schemas.microsoft.com/office/word/2010/wordprocessingShape">
                    <wps:wsp>
                      <wps:cNvSpPr/>
                      <wps:spPr>
                        <a:xfrm>
                          <a:off x="0" y="0"/>
                          <a:ext cx="1600980" cy="596077"/>
                        </a:xfrm>
                        <a:prstGeom prst="flowChartProcess">
                          <a:avLst/>
                        </a:prstGeom>
                        <a:noFill/>
                        <a:ln w="12700" cap="flat" cmpd="sng" algn="ctr">
                          <a:solidFill>
                            <a:sysClr val="windowText" lastClr="000000"/>
                          </a:solidFill>
                          <a:prstDash val="solid"/>
                          <a:miter lim="800000"/>
                        </a:ln>
                        <a:effectLst/>
                      </wps:spPr>
                      <wps:txbx>
                        <w:txbxContent>
                          <w:p w14:paraId="6913A934" w14:textId="3993A65B" w:rsidR="00C9002B" w:rsidRDefault="00CB3CEA" w:rsidP="00C9002B">
                            <w:pPr>
                              <w:jc w:val="center"/>
                              <w:rPr>
                                <w:color w:val="000000" w:themeColor="text1"/>
                              </w:rPr>
                            </w:pPr>
                            <w:r>
                              <w:rPr>
                                <w:rFonts w:hint="eastAsia"/>
                                <w:color w:val="000000" w:themeColor="text1"/>
                              </w:rPr>
                              <w:t>予約変更</w:t>
                            </w:r>
                            <w:r w:rsidR="00D036F3">
                              <w:rPr>
                                <w:color w:val="000000" w:themeColor="text1"/>
                              </w:rPr>
                              <w:br/>
                            </w:r>
                            <w:r w:rsidR="00D036F3">
                              <w:rPr>
                                <w:rFonts w:hint="eastAsia"/>
                                <w:color w:val="000000" w:themeColor="text1"/>
                              </w:rPr>
                              <w:t>タブ表示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D260C" id="フローチャート: 処理 1179614689" o:spid="_x0000_s1269" type="#_x0000_t109" style="position:absolute;left:0;text-align:left;margin-left:422.5pt;margin-top:9.15pt;width:126.05pt;height:46.95pt;z-index:2516586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" filled="f" strokecolor="windowText" strokeweight="1pt">
                <v:textbox>
                  <w:txbxContent>
                    <w:p w14:paraId="6913A934" w14:textId="3993A65B" w:rsidR="00C9002B" w:rsidRDefault="00CB3CEA" w:rsidP="00C9002B">
                      <w:pPr>
                        <w:jc w:val="center"/>
                        <w:rPr>
                          <w:color w:val="000000" w:themeColor="text1"/>
                        </w:rPr>
                      </w:pPr>
                      <w:r>
                        <w:rPr>
                          <w:rFonts w:hint="eastAsia"/>
                          <w:color w:val="000000" w:themeColor="text1"/>
                        </w:rPr>
                        <w:t>予約変更</w:t>
                      </w:r>
                      <w:r w:rsidR="00D036F3">
                        <w:rPr>
                          <w:color w:val="000000" w:themeColor="text1"/>
                        </w:rPr>
                        <w:br/>
                      </w:r>
                      <w:r w:rsidR="00D036F3">
                        <w:rPr>
                          <w:rFonts w:hint="eastAsia"/>
                          <w:color w:val="000000" w:themeColor="text1"/>
                        </w:rPr>
                        <w:t>タブ表示</w:t>
                      </w:r>
                    </w:p>
                  </w:txbxContent>
                </v:textbox>
              </v:shape>
            </w:pict>
          </mc:Fallback>
        </mc:AlternateContent>
      </w:r>
      <w:r w:rsidR="00B01FFB">
        <w:rPr>
          <w:noProof/>
        </w:rPr>
        <mc:AlternateContent>
          <mc:Choice Requires="wps">
            <w:drawing>
              <wp:anchor distT="0" distB="0" distL="114300" distR="114300" simplePos="0" relativeHeight="251658390" behindDoc="0" locked="0" layoutInCell="1" allowOverlap="1" wp14:anchorId="1F231A57" wp14:editId="6A3E6680">
                <wp:simplePos x="0" y="0"/>
                <wp:positionH relativeFrom="column">
                  <wp:posOffset>3342040</wp:posOffset>
                </wp:positionH>
                <wp:positionV relativeFrom="paragraph">
                  <wp:posOffset>106062</wp:posOffset>
                </wp:positionV>
                <wp:extent cx="6230" cy="1098379"/>
                <wp:effectExtent l="76200" t="38100" r="70485" b="26035"/>
                <wp:wrapNone/>
                <wp:docPr id="9191431" name="直線矢印コネクタ 16"/>
                <wp:cNvGraphicFramePr/>
                <a:graphic xmlns:a="http://schemas.openxmlformats.org/drawingml/2006/main">
                  <a:graphicData uri="http://schemas.microsoft.com/office/word/2010/wordprocessingShape">
                    <wps:wsp>
                      <wps:cNvCnPr/>
                      <wps:spPr>
                        <a:xfrm flipH="1" flipV="1">
                          <a:off x="0" y="0"/>
                          <a:ext cx="6230" cy="109837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EC8E83" id="直線矢印コネクタ 16" o:spid="_x0000_s1026" type="#_x0000_t32" style="position:absolute;margin-left:263.15pt;margin-top:8.35pt;width:.5pt;height:86.5pt;flip:x y;z-index:2516583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" strokecolor="black [3200]" strokeweight=".5pt">
                <v:stroke endarrow="block" joinstyle="miter"/>
              </v:shape>
            </w:pict>
          </mc:Fallback>
        </mc:AlternateContent>
      </w:r>
      <w:r w:rsidR="00B01FFB">
        <w:rPr>
          <w:noProof/>
        </w:rPr>
        <mc:AlternateContent>
          <mc:Choice Requires="wps">
            <w:drawing>
              <wp:anchor distT="0" distB="0" distL="114300" distR="114300" simplePos="0" relativeHeight="251658386" behindDoc="0" locked="0" layoutInCell="1" allowOverlap="1" wp14:anchorId="398454E3" wp14:editId="2FA89070">
                <wp:simplePos x="0" y="0"/>
                <wp:positionH relativeFrom="column">
                  <wp:posOffset>2546710</wp:posOffset>
                </wp:positionH>
                <wp:positionV relativeFrom="paragraph">
                  <wp:posOffset>214064</wp:posOffset>
                </wp:positionV>
                <wp:extent cx="819210" cy="164465"/>
                <wp:effectExtent l="0" t="0" r="0" b="6985"/>
                <wp:wrapNone/>
                <wp:docPr id="1657246880" name="テキスト ボックス 1657246880"/>
                <wp:cNvGraphicFramePr/>
                <a:graphic xmlns:a="http://schemas.openxmlformats.org/drawingml/2006/main">
                  <a:graphicData uri="http://schemas.microsoft.com/office/word/2010/wordprocessingShape">
                    <wps:wsp>
                      <wps:cNvSpPr txBox="1"/>
                      <wps:spPr>
                        <a:xfrm>
                          <a:off x="0" y="0"/>
                          <a:ext cx="819210" cy="164465"/>
                        </a:xfrm>
                        <a:prstGeom prst="rect">
                          <a:avLst/>
                        </a:prstGeom>
                        <a:noFill/>
                        <a:ln w="6350">
                          <a:noFill/>
                        </a:ln>
                      </wps:spPr>
                      <wps:txbx>
                        <w:txbxContent>
                          <w:p w14:paraId="34A13D26" w14:textId="590CC607" w:rsidR="00E52F77" w:rsidRDefault="00E52F77" w:rsidP="00A23E84">
                            <w:pPr>
                              <w:spacing w:line="100" w:lineRule="atLeast"/>
                              <w:jc w:val="left"/>
                              <w:rPr>
                                <w:color w:val="000000" w:themeColor="text1"/>
                                <w:sz w:val="10"/>
                                <w:szCs w:val="10"/>
                              </w:rPr>
                            </w:pPr>
                            <w:r>
                              <w:rPr>
                                <w:rFonts w:hint="eastAsia"/>
                                <w:color w:val="000000" w:themeColor="text1"/>
                                <w:sz w:val="10"/>
                                <w:szCs w:val="10"/>
                              </w:rPr>
                              <w:t>【</w:t>
                            </w:r>
                            <w:r w:rsidR="00A23E84">
                              <w:rPr>
                                <w:rFonts w:hint="eastAsia"/>
                                <w:color w:val="000000" w:themeColor="text1"/>
                                <w:sz w:val="10"/>
                                <w:szCs w:val="10"/>
                              </w:rPr>
                              <w:t>キャンセル</w:t>
                            </w:r>
                            <w:r>
                              <w:rPr>
                                <w:rFonts w:hint="eastAsia"/>
                                <w:color w:val="000000" w:themeColor="text1"/>
                                <w:sz w:val="10"/>
                                <w:szCs w:val="10"/>
                              </w:rPr>
                              <w:t>ボタン押下】</w:t>
                            </w:r>
                          </w:p>
                          <w:p w14:paraId="28B3A0B7" w14:textId="77777777" w:rsidR="00E52F77" w:rsidRPr="00CF0569" w:rsidRDefault="00E52F77" w:rsidP="00E52F77">
                            <w:pPr>
                              <w:spacing w:line="100" w:lineRule="atLeast"/>
                              <w:jc w:val="left"/>
                              <w:rPr>
                                <w:color w:val="000000" w:themeColor="text1"/>
                                <w:sz w:val="10"/>
                                <w:szCs w:val="1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454E3" id="テキスト ボックス 1657246880" o:spid="_x0000_s1270" type="#_x0000_t202" style="position:absolute;left:0;text-align:left;margin-left:200.55pt;margin-top:16.85pt;width:64.5pt;height:12.95pt;z-index:251658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" filled="f" stroked="f" strokeweight=".5pt">
                <v:textbox inset="0,0,0,0">
                  <w:txbxContent>
                    <w:p w14:paraId="34A13D26" w14:textId="590CC607" w:rsidR="00E52F77" w:rsidRDefault="00E52F77" w:rsidP="00A23E84">
                      <w:pPr>
                        <w:spacing w:line="100" w:lineRule="atLeast"/>
                        <w:jc w:val="left"/>
                        <w:rPr>
                          <w:color w:val="000000" w:themeColor="text1"/>
                          <w:sz w:val="10"/>
                          <w:szCs w:val="10"/>
                        </w:rPr>
                      </w:pPr>
                      <w:r>
                        <w:rPr>
                          <w:rFonts w:hint="eastAsia"/>
                          <w:color w:val="000000" w:themeColor="text1"/>
                          <w:sz w:val="10"/>
                          <w:szCs w:val="10"/>
                        </w:rPr>
                        <w:t>【</w:t>
                      </w:r>
                      <w:r w:rsidR="00A23E84">
                        <w:rPr>
                          <w:rFonts w:hint="eastAsia"/>
                          <w:color w:val="000000" w:themeColor="text1"/>
                          <w:sz w:val="10"/>
                          <w:szCs w:val="10"/>
                        </w:rPr>
                        <w:t>キャンセル</w:t>
                      </w:r>
                      <w:r>
                        <w:rPr>
                          <w:rFonts w:hint="eastAsia"/>
                          <w:color w:val="000000" w:themeColor="text1"/>
                          <w:sz w:val="10"/>
                          <w:szCs w:val="10"/>
                        </w:rPr>
                        <w:t>ボタン押下】</w:t>
                      </w:r>
                    </w:p>
                    <w:p w14:paraId="28B3A0B7" w14:textId="77777777" w:rsidR="00E52F77" w:rsidRPr="00CF0569" w:rsidRDefault="00E52F77" w:rsidP="00E52F77">
                      <w:pPr>
                        <w:spacing w:line="100" w:lineRule="atLeast"/>
                        <w:jc w:val="left"/>
                        <w:rPr>
                          <w:color w:val="000000" w:themeColor="text1"/>
                          <w:sz w:val="10"/>
                          <w:szCs w:val="10"/>
                        </w:rPr>
                      </w:pPr>
                    </w:p>
                  </w:txbxContent>
                </v:textbox>
              </v:shape>
            </w:pict>
          </mc:Fallback>
        </mc:AlternateContent>
      </w:r>
      <w:r w:rsidR="00B01FFB">
        <w:rPr>
          <w:noProof/>
        </w:rPr>
        <mc:AlternateContent>
          <mc:Choice Requires="wps">
            <w:drawing>
              <wp:anchor distT="0" distB="0" distL="114300" distR="114300" simplePos="0" relativeHeight="251658385" behindDoc="0" locked="0" layoutInCell="1" allowOverlap="1" wp14:anchorId="56B5D763" wp14:editId="7AF54D6F">
                <wp:simplePos x="0" y="0"/>
                <wp:positionH relativeFrom="column">
                  <wp:posOffset>2562379</wp:posOffset>
                </wp:positionH>
                <wp:positionV relativeFrom="paragraph">
                  <wp:posOffset>111004</wp:posOffset>
                </wp:positionV>
                <wp:extent cx="4530" cy="324725"/>
                <wp:effectExtent l="76200" t="38100" r="71755" b="18415"/>
                <wp:wrapNone/>
                <wp:docPr id="1999475806" name="直線矢印コネクタ 16"/>
                <wp:cNvGraphicFramePr/>
                <a:graphic xmlns:a="http://schemas.openxmlformats.org/drawingml/2006/main">
                  <a:graphicData uri="http://schemas.microsoft.com/office/word/2010/wordprocessingShape">
                    <wps:wsp>
                      <wps:cNvCnPr/>
                      <wps:spPr>
                        <a:xfrm flipV="1">
                          <a:off x="0" y="0"/>
                          <a:ext cx="4530" cy="324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3D419F" id="直線矢印コネクタ 16" o:spid="_x0000_s1026" type="#_x0000_t32" style="position:absolute;margin-left:201.75pt;margin-top:8.75pt;width:.35pt;height:25.55pt;flip:y;z-index:251658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" strokecolor="black [3200]" strokeweight=".5pt">
                <v:stroke endarrow="block" joinstyle="miter"/>
              </v:shape>
            </w:pict>
          </mc:Fallback>
        </mc:AlternateContent>
      </w:r>
      <w:r w:rsidR="00B01FFB">
        <w:rPr>
          <w:noProof/>
        </w:rPr>
        <mc:AlternateContent>
          <mc:Choice Requires="wps">
            <w:drawing>
              <wp:anchor distT="0" distB="0" distL="114300" distR="114300" simplePos="0" relativeHeight="251658373" behindDoc="0" locked="0" layoutInCell="1" allowOverlap="1" wp14:anchorId="26C156A6" wp14:editId="4117D6CA">
                <wp:simplePos x="0" y="0"/>
                <wp:positionH relativeFrom="column">
                  <wp:posOffset>2485647</wp:posOffset>
                </wp:positionH>
                <wp:positionV relativeFrom="paragraph">
                  <wp:posOffset>109855</wp:posOffset>
                </wp:positionV>
                <wp:extent cx="0" cy="326219"/>
                <wp:effectExtent l="76200" t="0" r="76200" b="55245"/>
                <wp:wrapNone/>
                <wp:docPr id="1949762141" name="直線矢印コネクタ 2"/>
                <wp:cNvGraphicFramePr/>
                <a:graphic xmlns:a="http://schemas.openxmlformats.org/drawingml/2006/main">
                  <a:graphicData uri="http://schemas.microsoft.com/office/word/2010/wordprocessingShape">
                    <wps:wsp>
                      <wps:cNvCnPr/>
                      <wps:spPr>
                        <a:xfrm>
                          <a:off x="0" y="0"/>
                          <a:ext cx="0" cy="326219"/>
                        </a:xfrm>
                        <a:prstGeom prst="straightConnector1">
                          <a:avLst/>
                        </a:prstGeom>
                        <a:ln w="952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501806" id="直線矢印コネクタ 2" o:spid="_x0000_s1026" type="#_x0000_t32" style="position:absolute;margin-left:195.7pt;margin-top:8.65pt;width:0;height:25.7pt;z-index:2516583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" strokecolor="black [3200]">
                <v:stroke endarrow="block" joinstyle="miter"/>
              </v:shape>
            </w:pict>
          </mc:Fallback>
        </mc:AlternateContent>
      </w:r>
      <w:r w:rsidR="00B01FFB">
        <w:rPr>
          <w:noProof/>
        </w:rPr>
        <mc:AlternateContent>
          <mc:Choice Requires="wps">
            <w:drawing>
              <wp:anchor distT="0" distB="0" distL="114300" distR="114300" simplePos="0" relativeHeight="251658389" behindDoc="0" locked="0" layoutInCell="1" allowOverlap="1" wp14:anchorId="694C54A2" wp14:editId="0866C91F">
                <wp:simplePos x="0" y="0"/>
                <wp:positionH relativeFrom="column">
                  <wp:posOffset>2415282</wp:posOffset>
                </wp:positionH>
                <wp:positionV relativeFrom="paragraph">
                  <wp:posOffset>105548</wp:posOffset>
                </wp:positionV>
                <wp:extent cx="6" cy="195548"/>
                <wp:effectExtent l="76200" t="38100" r="57150" b="14605"/>
                <wp:wrapNone/>
                <wp:docPr id="292436970" name="直線矢印コネクタ 16"/>
                <wp:cNvGraphicFramePr/>
                <a:graphic xmlns:a="http://schemas.openxmlformats.org/drawingml/2006/main">
                  <a:graphicData uri="http://schemas.microsoft.com/office/word/2010/wordprocessingShape">
                    <wps:wsp>
                      <wps:cNvCnPr/>
                      <wps:spPr>
                        <a:xfrm flipV="1">
                          <a:off x="0" y="0"/>
                          <a:ext cx="6" cy="1955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9D59BF" id="直線矢印コネクタ 16" o:spid="_x0000_s1026" type="#_x0000_t32" style="position:absolute;margin-left:190.2pt;margin-top:8.3pt;width:0;height:15.4pt;flip:y;z-index:2516583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" strokecolor="black [3200]" strokeweight=".5pt">
                <v:stroke endarrow="block" joinstyle="miter"/>
              </v:shape>
            </w:pict>
          </mc:Fallback>
        </mc:AlternateContent>
      </w:r>
      <w:r w:rsidR="00BA6E8B">
        <w:rPr>
          <w:noProof/>
        </w:rPr>
        <mc:AlternateContent>
          <mc:Choice Requires="wps">
            <w:drawing>
              <wp:anchor distT="0" distB="0" distL="114300" distR="114300" simplePos="0" relativeHeight="251658323" behindDoc="0" locked="0" layoutInCell="1" allowOverlap="1" wp14:anchorId="02A50413" wp14:editId="5C88D67B">
                <wp:simplePos x="0" y="0"/>
                <wp:positionH relativeFrom="column">
                  <wp:posOffset>1730089</wp:posOffset>
                </wp:positionH>
                <wp:positionV relativeFrom="paragraph">
                  <wp:posOffset>58206</wp:posOffset>
                </wp:positionV>
                <wp:extent cx="743464" cy="200025"/>
                <wp:effectExtent l="0" t="0" r="0" b="9525"/>
                <wp:wrapNone/>
                <wp:docPr id="272" name="テキスト ボックス 272"/>
                <wp:cNvGraphicFramePr/>
                <a:graphic xmlns:a="http://schemas.openxmlformats.org/drawingml/2006/main">
                  <a:graphicData uri="http://schemas.microsoft.com/office/word/2010/wordprocessingShape">
                    <wps:wsp>
                      <wps:cNvSpPr txBox="1"/>
                      <wps:spPr>
                        <a:xfrm>
                          <a:off x="0" y="0"/>
                          <a:ext cx="743464" cy="200025"/>
                        </a:xfrm>
                        <a:prstGeom prst="rect">
                          <a:avLst/>
                        </a:prstGeom>
                        <a:noFill/>
                        <a:ln w="6350">
                          <a:noFill/>
                        </a:ln>
                      </wps:spPr>
                      <wps:txbx>
                        <w:txbxContent>
                          <w:p w14:paraId="1DE16EDE" w14:textId="1DAE66D4" w:rsidR="00D95FD3" w:rsidRPr="00CF0569" w:rsidRDefault="00D95FD3" w:rsidP="00D95FD3">
                            <w:pPr>
                              <w:spacing w:line="100" w:lineRule="atLeast"/>
                              <w:jc w:val="left"/>
                              <w:rPr>
                                <w:color w:val="000000" w:themeColor="text1"/>
                                <w:sz w:val="10"/>
                                <w:szCs w:val="10"/>
                              </w:rPr>
                            </w:pPr>
                            <w:r w:rsidRPr="00CF0569">
                              <w:rPr>
                                <w:rFonts w:hint="eastAsia"/>
                                <w:color w:val="000000" w:themeColor="text1"/>
                                <w:sz w:val="10"/>
                                <w:szCs w:val="10"/>
                              </w:rPr>
                              <w:t>教室概要は消去しない</w:t>
                            </w:r>
                            <w:r w:rsidR="00F60242">
                              <w:rPr>
                                <w:rFonts w:hint="eastAsia"/>
                                <w:color w:val="000000" w:themeColor="text1"/>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50413" id="テキスト ボックス 272" o:spid="_x0000_s1271" type="#_x0000_t202" style="position:absolute;left:0;text-align:left;margin-left:136.25pt;margin-top:4.6pt;width:58.55pt;height:15.75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" filled="f" stroked="f" strokeweight=".5pt">
                <v:textbox inset="0,0,0,0">
                  <w:txbxContent>
                    <w:p w14:paraId="1DE16EDE" w14:textId="1DAE66D4" w:rsidR="00D95FD3" w:rsidRPr="00CF0569" w:rsidRDefault="00D95FD3" w:rsidP="00D95FD3">
                      <w:pPr>
                        <w:spacing w:line="100" w:lineRule="atLeast"/>
                        <w:jc w:val="left"/>
                        <w:rPr>
                          <w:color w:val="000000" w:themeColor="text1"/>
                          <w:sz w:val="10"/>
                          <w:szCs w:val="10"/>
                        </w:rPr>
                      </w:pPr>
                      <w:r w:rsidRPr="00CF0569">
                        <w:rPr>
                          <w:rFonts w:hint="eastAsia"/>
                          <w:color w:val="000000" w:themeColor="text1"/>
                          <w:sz w:val="10"/>
                          <w:szCs w:val="10"/>
                        </w:rPr>
                        <w:t>教室概要は消去しない</w:t>
                      </w:r>
                      <w:r w:rsidR="00F60242">
                        <w:rPr>
                          <w:rFonts w:hint="eastAsia"/>
                          <w:color w:val="000000" w:themeColor="text1"/>
                          <w:sz w:val="10"/>
                          <w:szCs w:val="10"/>
                        </w:rPr>
                        <w:t>。</w:t>
                      </w:r>
                    </w:p>
                  </w:txbxContent>
                </v:textbox>
              </v:shape>
            </w:pict>
          </mc:Fallback>
        </mc:AlternateContent>
      </w:r>
      <w:r w:rsidR="003C5113">
        <w:rPr>
          <w:noProof/>
        </w:rPr>
        <mc:AlternateContent>
          <mc:Choice Requires="wps">
            <w:drawing>
              <wp:anchor distT="0" distB="0" distL="114300" distR="114300" simplePos="0" relativeHeight="251658320" behindDoc="0" locked="0" layoutInCell="1" allowOverlap="1" wp14:anchorId="2FAAB4E0" wp14:editId="5846F02F">
                <wp:simplePos x="0" y="0"/>
                <wp:positionH relativeFrom="column">
                  <wp:posOffset>2176988</wp:posOffset>
                </wp:positionH>
                <wp:positionV relativeFrom="paragraph">
                  <wp:posOffset>59614</wp:posOffset>
                </wp:positionV>
                <wp:extent cx="218002" cy="0"/>
                <wp:effectExtent l="0" t="76200" r="10795" b="95250"/>
                <wp:wrapNone/>
                <wp:docPr id="145" name="直線コネクタ 145"/>
                <wp:cNvGraphicFramePr/>
                <a:graphic xmlns:a="http://schemas.openxmlformats.org/drawingml/2006/main">
                  <a:graphicData uri="http://schemas.microsoft.com/office/word/2010/wordprocessingShape">
                    <wps:wsp>
                      <wps:cNvCnPr/>
                      <wps:spPr>
                        <a:xfrm flipH="1">
                          <a:off x="0" y="0"/>
                          <a:ext cx="218002" cy="0"/>
                        </a:xfrm>
                        <a:prstGeom prst="line">
                          <a:avLst/>
                        </a:prstGeom>
                        <a:ln w="6350">
                          <a:head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4A8D8DB" id="直線コネクタ 145" o:spid="_x0000_s1026" style="position:absolute;flip:x;z-index:251658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4pt,4.7pt" to="188.55pt,4.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" strokecolor="black [3200]" strokeweight=".5pt">
                <v:stroke startarrow="block" joinstyle="miter"/>
              </v:line>
            </w:pict>
          </mc:Fallback>
        </mc:AlternateContent>
      </w:r>
    </w:p>
    <w:p w14:paraId="7FAB468B" w14:textId="2B00EBA5" w:rsidR="005F38A3" w:rsidRDefault="001D1B02" w:rsidP="00CB1133">
      <w:pPr>
        <w:pStyle w:val="a4"/>
        <w:ind w:leftChars="0" w:left="992"/>
        <w:jc w:val="left"/>
      </w:pPr>
      <w:r>
        <w:rPr>
          <w:noProof/>
        </w:rPr>
        <mc:AlternateContent>
          <mc:Choice Requires="wps">
            <w:drawing>
              <wp:anchor distT="0" distB="0" distL="114300" distR="114300" simplePos="0" relativeHeight="251658666" behindDoc="0" locked="0" layoutInCell="1" allowOverlap="1" wp14:anchorId="0DDC5394" wp14:editId="0D178D7B">
                <wp:simplePos x="0" y="0"/>
                <wp:positionH relativeFrom="column">
                  <wp:posOffset>4772957</wp:posOffset>
                </wp:positionH>
                <wp:positionV relativeFrom="paragraph">
                  <wp:posOffset>177741</wp:posOffset>
                </wp:positionV>
                <wp:extent cx="602318" cy="165076"/>
                <wp:effectExtent l="0" t="0" r="7620" b="6985"/>
                <wp:wrapNone/>
                <wp:docPr id="2133075484" name="テキスト ボックス 2133075484"/>
                <wp:cNvGraphicFramePr/>
                <a:graphic xmlns:a="http://schemas.openxmlformats.org/drawingml/2006/main">
                  <a:graphicData uri="http://schemas.microsoft.com/office/word/2010/wordprocessingShape">
                    <wps:wsp>
                      <wps:cNvSpPr txBox="1"/>
                      <wps:spPr>
                        <a:xfrm>
                          <a:off x="0" y="0"/>
                          <a:ext cx="602318" cy="165076"/>
                        </a:xfrm>
                        <a:prstGeom prst="rect">
                          <a:avLst/>
                        </a:prstGeom>
                        <a:noFill/>
                        <a:ln w="6350">
                          <a:noFill/>
                        </a:ln>
                      </wps:spPr>
                      <wps:txbx>
                        <w:txbxContent>
                          <w:p w14:paraId="47CDC715" w14:textId="5A0EAD98" w:rsidR="001D1B02" w:rsidRDefault="001D1B02" w:rsidP="001D1B02">
                            <w:pPr>
                              <w:spacing w:line="100" w:lineRule="atLeast"/>
                              <w:jc w:val="left"/>
                              <w:rPr>
                                <w:color w:val="000000" w:themeColor="text1"/>
                                <w:sz w:val="10"/>
                                <w:szCs w:val="10"/>
                              </w:rPr>
                            </w:pPr>
                            <w:r>
                              <w:rPr>
                                <w:rFonts w:hint="eastAsia"/>
                                <w:color w:val="000000" w:themeColor="text1"/>
                                <w:sz w:val="10"/>
                                <w:szCs w:val="10"/>
                              </w:rPr>
                              <w:t>【削除ボタン押下】</w:t>
                            </w:r>
                          </w:p>
                          <w:p w14:paraId="3C5B45E6" w14:textId="77777777" w:rsidR="001D1B02" w:rsidRPr="00CF0569" w:rsidRDefault="001D1B02" w:rsidP="001D1B02">
                            <w:pPr>
                              <w:spacing w:line="100" w:lineRule="atLeast"/>
                              <w:jc w:val="left"/>
                              <w:rPr>
                                <w:color w:val="000000" w:themeColor="text1"/>
                                <w:sz w:val="10"/>
                                <w:szCs w:val="1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C5394" id="テキスト ボックス 2133075484" o:spid="_x0000_s1272" type="#_x0000_t202" style="position:absolute;left:0;text-align:left;margin-left:375.8pt;margin-top:14pt;width:47.45pt;height:13pt;z-index:2516586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" filled="f" stroked="f" strokeweight=".5pt">
                <v:textbox inset="0,0,0,0">
                  <w:txbxContent>
                    <w:p w14:paraId="47CDC715" w14:textId="5A0EAD98" w:rsidR="001D1B02" w:rsidRDefault="001D1B02" w:rsidP="001D1B02">
                      <w:pPr>
                        <w:spacing w:line="100" w:lineRule="atLeast"/>
                        <w:jc w:val="left"/>
                        <w:rPr>
                          <w:color w:val="000000" w:themeColor="text1"/>
                          <w:sz w:val="10"/>
                          <w:szCs w:val="10"/>
                        </w:rPr>
                      </w:pPr>
                      <w:r>
                        <w:rPr>
                          <w:rFonts w:hint="eastAsia"/>
                          <w:color w:val="000000" w:themeColor="text1"/>
                          <w:sz w:val="10"/>
                          <w:szCs w:val="10"/>
                        </w:rPr>
                        <w:t>【削除ボタン押下】</w:t>
                      </w:r>
                    </w:p>
                    <w:p w14:paraId="3C5B45E6" w14:textId="77777777" w:rsidR="001D1B02" w:rsidRPr="00CF0569" w:rsidRDefault="001D1B02" w:rsidP="001D1B02">
                      <w:pPr>
                        <w:spacing w:line="100" w:lineRule="atLeast"/>
                        <w:jc w:val="left"/>
                        <w:rPr>
                          <w:color w:val="000000" w:themeColor="text1"/>
                          <w:sz w:val="10"/>
                          <w:szCs w:val="10"/>
                        </w:rPr>
                      </w:pPr>
                    </w:p>
                  </w:txbxContent>
                </v:textbox>
              </v:shape>
            </w:pict>
          </mc:Fallback>
        </mc:AlternateContent>
      </w:r>
      <w:r w:rsidR="00900633">
        <w:rPr>
          <w:noProof/>
        </w:rPr>
        <mc:AlternateContent>
          <mc:Choice Requires="wps">
            <w:drawing>
              <wp:anchor distT="0" distB="0" distL="114300" distR="114300" simplePos="0" relativeHeight="251658661" behindDoc="0" locked="0" layoutInCell="1" allowOverlap="1" wp14:anchorId="2DCCD08F" wp14:editId="2CA4959F">
                <wp:simplePos x="0" y="0"/>
                <wp:positionH relativeFrom="column">
                  <wp:posOffset>4309436</wp:posOffset>
                </wp:positionH>
                <wp:positionV relativeFrom="paragraph">
                  <wp:posOffset>36830</wp:posOffset>
                </wp:positionV>
                <wp:extent cx="802005" cy="205974"/>
                <wp:effectExtent l="0" t="0" r="17145" b="22860"/>
                <wp:wrapNone/>
                <wp:docPr id="1369488075" name="フローチャート: 処理 1369488075"/>
                <wp:cNvGraphicFramePr/>
                <a:graphic xmlns:a="http://schemas.openxmlformats.org/drawingml/2006/main">
                  <a:graphicData uri="http://schemas.microsoft.com/office/word/2010/wordprocessingShape">
                    <wps:wsp>
                      <wps:cNvSpPr/>
                      <wps:spPr>
                        <a:xfrm>
                          <a:off x="0" y="0"/>
                          <a:ext cx="802005" cy="205974"/>
                        </a:xfrm>
                        <a:prstGeom prst="flowChartProcess">
                          <a:avLst/>
                        </a:prstGeom>
                        <a:solidFill>
                          <a:sysClr val="window" lastClr="FFFFFF"/>
                        </a:solidFill>
                        <a:ln w="12700" cap="flat" cmpd="sng" algn="ctr">
                          <a:solidFill>
                            <a:sysClr val="windowText" lastClr="000000"/>
                          </a:solidFill>
                          <a:prstDash val="solid"/>
                          <a:miter lim="800000"/>
                        </a:ln>
                        <a:effectLst/>
                      </wps:spPr>
                      <wps:txbx>
                        <w:txbxContent>
                          <w:p w14:paraId="092DA67B" w14:textId="36C89869" w:rsidR="00E205B0" w:rsidRPr="005659F7" w:rsidRDefault="00E205B0" w:rsidP="00E205B0">
                            <w:pPr>
                              <w:jc w:val="center"/>
                              <w:rPr>
                                <w:color w:val="000000" w:themeColor="text1"/>
                                <w:sz w:val="18"/>
                                <w:szCs w:val="20"/>
                              </w:rPr>
                            </w:pPr>
                            <w:r>
                              <w:rPr>
                                <w:rFonts w:hint="eastAsia"/>
                                <w:color w:val="000000" w:themeColor="text1"/>
                                <w:sz w:val="18"/>
                                <w:szCs w:val="20"/>
                              </w:rPr>
                              <w:t>予約削除</w:t>
                            </w:r>
                            <w:r w:rsidR="00D43B91">
                              <w:rPr>
                                <w:rFonts w:hint="eastAsia"/>
                                <w:color w:val="000000" w:themeColor="text1"/>
                                <w:sz w:val="18"/>
                                <w:szCs w:val="20"/>
                              </w:rPr>
                              <w:t>成功</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CD08F" id="フローチャート: 処理 1369488075" o:spid="_x0000_s1273" type="#_x0000_t109" style="position:absolute;left:0;text-align:left;margin-left:339.35pt;margin-top:2.9pt;width:63.15pt;height:16.2pt;z-index:2516586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" fillcolor="window" strokecolor="windowText" strokeweight="1pt">
                <v:textbox inset="0,0,0,0">
                  <w:txbxContent>
                    <w:p w14:paraId="092DA67B" w14:textId="36C89869" w:rsidR="00E205B0" w:rsidRPr="005659F7" w:rsidRDefault="00E205B0" w:rsidP="00E205B0">
                      <w:pPr>
                        <w:jc w:val="center"/>
                        <w:rPr>
                          <w:color w:val="000000" w:themeColor="text1"/>
                          <w:sz w:val="18"/>
                          <w:szCs w:val="20"/>
                        </w:rPr>
                      </w:pPr>
                      <w:r>
                        <w:rPr>
                          <w:rFonts w:hint="eastAsia"/>
                          <w:color w:val="000000" w:themeColor="text1"/>
                          <w:sz w:val="18"/>
                          <w:szCs w:val="20"/>
                        </w:rPr>
                        <w:t>予約削除</w:t>
                      </w:r>
                      <w:r w:rsidR="00D43B91">
                        <w:rPr>
                          <w:rFonts w:hint="eastAsia"/>
                          <w:color w:val="000000" w:themeColor="text1"/>
                          <w:sz w:val="18"/>
                          <w:szCs w:val="20"/>
                        </w:rPr>
                        <w:t>成功</w:t>
                      </w:r>
                    </w:p>
                  </w:txbxContent>
                </v:textbox>
              </v:shape>
            </w:pict>
          </mc:Fallback>
        </mc:AlternateContent>
      </w:r>
      <w:r w:rsidR="00900633">
        <w:rPr>
          <w:noProof/>
        </w:rPr>
        <mc:AlternateContent>
          <mc:Choice Requires="wps">
            <w:drawing>
              <wp:anchor distT="0" distB="0" distL="114300" distR="114300" simplePos="0" relativeHeight="251658653" behindDoc="0" locked="0" layoutInCell="1" allowOverlap="1" wp14:anchorId="1C699F4E" wp14:editId="5E20D441">
                <wp:simplePos x="0" y="0"/>
                <wp:positionH relativeFrom="column">
                  <wp:posOffset>5115293</wp:posOffset>
                </wp:positionH>
                <wp:positionV relativeFrom="paragraph">
                  <wp:posOffset>143397</wp:posOffset>
                </wp:positionV>
                <wp:extent cx="251486" cy="7432"/>
                <wp:effectExtent l="19050" t="57150" r="0" b="88265"/>
                <wp:wrapNone/>
                <wp:docPr id="517127521" name="直線矢印コネクタ 2"/>
                <wp:cNvGraphicFramePr/>
                <a:graphic xmlns:a="http://schemas.openxmlformats.org/drawingml/2006/main">
                  <a:graphicData uri="http://schemas.microsoft.com/office/word/2010/wordprocessingShape">
                    <wps:wsp>
                      <wps:cNvCnPr/>
                      <wps:spPr>
                        <a:xfrm flipH="1">
                          <a:off x="0" y="0"/>
                          <a:ext cx="251486" cy="7432"/>
                        </a:xfrm>
                        <a:prstGeom prst="straightConnector1">
                          <a:avLst/>
                        </a:prstGeom>
                        <a:noFill/>
                        <a:ln w="952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37A053A" id="直線矢印コネクタ 2" o:spid="_x0000_s1026" type="#_x0000_t32" style="position:absolute;margin-left:402.8pt;margin-top:11.3pt;width:19.8pt;height:.6pt;flip:x;z-index:2516586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" strokecolor="windowText">
                <v:stroke endarrow="block" joinstyle="miter"/>
              </v:shape>
            </w:pict>
          </mc:Fallback>
        </mc:AlternateContent>
      </w:r>
      <w:r w:rsidR="00B01FFB">
        <w:rPr>
          <w:noProof/>
        </w:rPr>
        <mc:AlternateContent>
          <mc:Choice Requires="wps">
            <w:drawing>
              <wp:anchor distT="0" distB="0" distL="114300" distR="114300" simplePos="0" relativeHeight="251658387" behindDoc="0" locked="0" layoutInCell="1" allowOverlap="1" wp14:anchorId="21E50241" wp14:editId="70B9EEED">
                <wp:simplePos x="0" y="0"/>
                <wp:positionH relativeFrom="column">
                  <wp:posOffset>1778069</wp:posOffset>
                </wp:positionH>
                <wp:positionV relativeFrom="paragraph">
                  <wp:posOffset>4874</wp:posOffset>
                </wp:positionV>
                <wp:extent cx="716568" cy="164465"/>
                <wp:effectExtent l="0" t="0" r="7620" b="6985"/>
                <wp:wrapNone/>
                <wp:docPr id="808803196" name="テキスト ボックス 808803196"/>
                <wp:cNvGraphicFramePr/>
                <a:graphic xmlns:a="http://schemas.openxmlformats.org/drawingml/2006/main">
                  <a:graphicData uri="http://schemas.microsoft.com/office/word/2010/wordprocessingShape">
                    <wps:wsp>
                      <wps:cNvSpPr txBox="1"/>
                      <wps:spPr>
                        <a:xfrm>
                          <a:off x="0" y="0"/>
                          <a:ext cx="716568" cy="164465"/>
                        </a:xfrm>
                        <a:prstGeom prst="rect">
                          <a:avLst/>
                        </a:prstGeom>
                        <a:noFill/>
                        <a:ln w="6350">
                          <a:noFill/>
                        </a:ln>
                      </wps:spPr>
                      <wps:txbx>
                        <w:txbxContent>
                          <w:p w14:paraId="17E27DA6" w14:textId="1AB14FBB" w:rsidR="00A23E84" w:rsidRDefault="00A23E84" w:rsidP="00A23E84">
                            <w:pPr>
                              <w:spacing w:line="100" w:lineRule="atLeast"/>
                              <w:jc w:val="left"/>
                              <w:rPr>
                                <w:color w:val="000000" w:themeColor="text1"/>
                                <w:sz w:val="10"/>
                                <w:szCs w:val="10"/>
                              </w:rPr>
                            </w:pPr>
                            <w:r>
                              <w:rPr>
                                <w:rFonts w:hint="eastAsia"/>
                                <w:color w:val="000000" w:themeColor="text1"/>
                                <w:sz w:val="10"/>
                                <w:szCs w:val="10"/>
                              </w:rPr>
                              <w:t>【新規予約ボタン押下】</w:t>
                            </w:r>
                          </w:p>
                          <w:p w14:paraId="66FB1102" w14:textId="77777777" w:rsidR="00A23E84" w:rsidRPr="00CF0569" w:rsidRDefault="00A23E84" w:rsidP="00A23E84">
                            <w:pPr>
                              <w:spacing w:line="100" w:lineRule="atLeast"/>
                              <w:jc w:val="left"/>
                              <w:rPr>
                                <w:color w:val="000000" w:themeColor="text1"/>
                                <w:sz w:val="10"/>
                                <w:szCs w:val="1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E50241" id="テキスト ボックス 808803196" o:spid="_x0000_s1274" type="#_x0000_t202" style="position:absolute;left:0;text-align:left;margin-left:140pt;margin-top:.4pt;width:56.4pt;height:12.95pt;z-index:2516583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" filled="f" stroked="f" strokeweight=".5pt">
                <v:textbox inset="0,0,0,0">
                  <w:txbxContent>
                    <w:p w14:paraId="17E27DA6" w14:textId="1AB14FBB" w:rsidR="00A23E84" w:rsidRDefault="00A23E84" w:rsidP="00A23E84">
                      <w:pPr>
                        <w:spacing w:line="100" w:lineRule="atLeast"/>
                        <w:jc w:val="left"/>
                        <w:rPr>
                          <w:color w:val="000000" w:themeColor="text1"/>
                          <w:sz w:val="10"/>
                          <w:szCs w:val="10"/>
                        </w:rPr>
                      </w:pPr>
                      <w:r>
                        <w:rPr>
                          <w:rFonts w:hint="eastAsia"/>
                          <w:color w:val="000000" w:themeColor="text1"/>
                          <w:sz w:val="10"/>
                          <w:szCs w:val="10"/>
                        </w:rPr>
                        <w:t>【新規予約ボタン押下】</w:t>
                      </w:r>
                    </w:p>
                    <w:p w14:paraId="66FB1102" w14:textId="77777777" w:rsidR="00A23E84" w:rsidRPr="00CF0569" w:rsidRDefault="00A23E84" w:rsidP="00A23E84">
                      <w:pPr>
                        <w:spacing w:line="100" w:lineRule="atLeast"/>
                        <w:jc w:val="left"/>
                        <w:rPr>
                          <w:color w:val="000000" w:themeColor="text1"/>
                          <w:sz w:val="10"/>
                          <w:szCs w:val="10"/>
                        </w:rPr>
                      </w:pPr>
                    </w:p>
                  </w:txbxContent>
                </v:textbox>
              </v:shape>
            </w:pict>
          </mc:Fallback>
        </mc:AlternateContent>
      </w:r>
      <w:r w:rsidR="00B01FFB">
        <w:rPr>
          <w:noProof/>
        </w:rPr>
        <mc:AlternateContent>
          <mc:Choice Requires="wps">
            <w:drawing>
              <wp:anchor distT="0" distB="0" distL="114300" distR="114300" simplePos="0" relativeHeight="251658388" behindDoc="0" locked="0" layoutInCell="1" allowOverlap="1" wp14:anchorId="30A8DF0D" wp14:editId="280FFCED">
                <wp:simplePos x="0" y="0"/>
                <wp:positionH relativeFrom="column">
                  <wp:posOffset>741404</wp:posOffset>
                </wp:positionH>
                <wp:positionV relativeFrom="paragraph">
                  <wp:posOffset>66725</wp:posOffset>
                </wp:positionV>
                <wp:extent cx="1672693" cy="5681"/>
                <wp:effectExtent l="0" t="0" r="22860" b="33020"/>
                <wp:wrapNone/>
                <wp:docPr id="810584783" name="直線コネクタ 12"/>
                <wp:cNvGraphicFramePr/>
                <a:graphic xmlns:a="http://schemas.openxmlformats.org/drawingml/2006/main">
                  <a:graphicData uri="http://schemas.microsoft.com/office/word/2010/wordprocessingShape">
                    <wps:wsp>
                      <wps:cNvCnPr/>
                      <wps:spPr>
                        <a:xfrm flipH="1" flipV="1">
                          <a:off x="0" y="0"/>
                          <a:ext cx="1672693" cy="56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6A0D5C" id="直線コネクタ 12" o:spid="_x0000_s1026" style="position:absolute;flip:x y;z-index:2516583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4pt,5.25pt" to="190.1pt,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" strokecolor="black [3200]" strokeweight=".5pt">
                <v:stroke joinstyle="miter"/>
              </v:line>
            </w:pict>
          </mc:Fallback>
        </mc:AlternateContent>
      </w:r>
      <w:r w:rsidR="00B01FFB">
        <w:rPr>
          <w:noProof/>
        </w:rPr>
        <mc:AlternateContent>
          <mc:Choice Requires="wps">
            <w:drawing>
              <wp:anchor distT="0" distB="0" distL="114300" distR="114300" simplePos="0" relativeHeight="251658372" behindDoc="0" locked="0" layoutInCell="1" allowOverlap="1" wp14:anchorId="2BC549E8" wp14:editId="13125371">
                <wp:simplePos x="0" y="0"/>
                <wp:positionH relativeFrom="column">
                  <wp:posOffset>1002597</wp:posOffset>
                </wp:positionH>
                <wp:positionV relativeFrom="paragraph">
                  <wp:posOffset>215179</wp:posOffset>
                </wp:positionV>
                <wp:extent cx="1562735" cy="551180"/>
                <wp:effectExtent l="0" t="0" r="18415" b="20320"/>
                <wp:wrapNone/>
                <wp:docPr id="1363309792" name="フローチャート: 処理 1363309792"/>
                <wp:cNvGraphicFramePr/>
                <a:graphic xmlns:a="http://schemas.openxmlformats.org/drawingml/2006/main">
                  <a:graphicData uri="http://schemas.microsoft.com/office/word/2010/wordprocessingShape">
                    <wps:wsp>
                      <wps:cNvSpPr/>
                      <wps:spPr>
                        <a:xfrm>
                          <a:off x="0" y="0"/>
                          <a:ext cx="1562735" cy="551180"/>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F43B8E" w14:textId="77777777" w:rsidR="004843FE" w:rsidRDefault="00CF0569" w:rsidP="00CF0569">
                            <w:pPr>
                              <w:jc w:val="center"/>
                              <w:rPr>
                                <w:color w:val="000000" w:themeColor="text1"/>
                              </w:rPr>
                            </w:pPr>
                            <w:r w:rsidRPr="00B3118B">
                              <w:rPr>
                                <w:rFonts w:hint="eastAsia"/>
                                <w:color w:val="000000" w:themeColor="text1"/>
                              </w:rPr>
                              <w:t>4.</w:t>
                            </w:r>
                            <w:r>
                              <w:rPr>
                                <w:color w:val="000000" w:themeColor="text1"/>
                              </w:rPr>
                              <w:t>3</w:t>
                            </w:r>
                            <w:r w:rsidRPr="00B3118B">
                              <w:rPr>
                                <w:rFonts w:hint="eastAsia"/>
                                <w:color w:val="000000" w:themeColor="text1"/>
                              </w:rPr>
                              <w:t>.</w:t>
                            </w:r>
                            <w:r w:rsidR="003D05DB">
                              <w:rPr>
                                <w:rFonts w:hint="eastAsia"/>
                                <w:color w:val="000000" w:themeColor="text1"/>
                              </w:rPr>
                              <w:t>6.1</w:t>
                            </w:r>
                            <w:r w:rsidR="004843FE">
                              <w:rPr>
                                <w:rFonts w:hint="eastAsia"/>
                                <w:color w:val="000000" w:themeColor="text1"/>
                              </w:rPr>
                              <w:t>新規予約</w:t>
                            </w:r>
                          </w:p>
                          <w:p w14:paraId="3129E8FF" w14:textId="04236C09" w:rsidR="00CF0569" w:rsidRDefault="004843FE" w:rsidP="00CF0569">
                            <w:pPr>
                              <w:jc w:val="center"/>
                              <w:rPr>
                                <w:color w:val="000000" w:themeColor="text1"/>
                              </w:rPr>
                            </w:pPr>
                            <w:r>
                              <w:rPr>
                                <w:rFonts w:hint="eastAsia"/>
                                <w:color w:val="000000" w:themeColor="text1"/>
                              </w:rPr>
                              <w:t>ダイアログ表示中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BC549E8" id="フローチャート: 処理 1363309792" o:spid="_x0000_s1275" type="#_x0000_t109" style="position:absolute;left:0;text-align:left;margin-left:78.95pt;margin-top:16.95pt;width:123.05pt;height:43.4pt;z-index:2516583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" filled="f" strokecolor="black [3213]" strokeweight="1pt">
                <v:textbox>
                  <w:txbxContent>
                    <w:p w14:paraId="5DF43B8E" w14:textId="77777777" w:rsidR="004843FE" w:rsidRDefault="00CF0569" w:rsidP="00CF0569">
                      <w:pPr>
                        <w:jc w:val="center"/>
                        <w:rPr>
                          <w:color w:val="000000" w:themeColor="text1"/>
                        </w:rPr>
                      </w:pPr>
                      <w:r w:rsidRPr="00B3118B">
                        <w:rPr>
                          <w:rFonts w:hint="eastAsia"/>
                          <w:color w:val="000000" w:themeColor="text1"/>
                        </w:rPr>
                        <w:t>4.</w:t>
                      </w:r>
                      <w:r>
                        <w:rPr>
                          <w:color w:val="000000" w:themeColor="text1"/>
                        </w:rPr>
                        <w:t>3</w:t>
                      </w:r>
                      <w:r w:rsidRPr="00B3118B">
                        <w:rPr>
                          <w:rFonts w:hint="eastAsia"/>
                          <w:color w:val="000000" w:themeColor="text1"/>
                        </w:rPr>
                        <w:t>.</w:t>
                      </w:r>
                      <w:r w:rsidR="003D05DB">
                        <w:rPr>
                          <w:rFonts w:hint="eastAsia"/>
                          <w:color w:val="000000" w:themeColor="text1"/>
                        </w:rPr>
                        <w:t>6.1</w:t>
                      </w:r>
                      <w:r w:rsidR="004843FE">
                        <w:rPr>
                          <w:rFonts w:hint="eastAsia"/>
                          <w:color w:val="000000" w:themeColor="text1"/>
                        </w:rPr>
                        <w:t>新規予約</w:t>
                      </w:r>
                    </w:p>
                    <w:p w14:paraId="3129E8FF" w14:textId="04236C09" w:rsidR="00CF0569" w:rsidRDefault="004843FE" w:rsidP="00CF0569">
                      <w:pPr>
                        <w:jc w:val="center"/>
                        <w:rPr>
                          <w:color w:val="000000" w:themeColor="text1"/>
                        </w:rPr>
                      </w:pPr>
                      <w:r>
                        <w:rPr>
                          <w:rFonts w:hint="eastAsia"/>
                          <w:color w:val="000000" w:themeColor="text1"/>
                        </w:rPr>
                        <w:t>ダイアログ表示中</w:t>
                      </w:r>
                    </w:p>
                  </w:txbxContent>
                </v:textbox>
              </v:shape>
            </w:pict>
          </mc:Fallback>
        </mc:AlternateContent>
      </w:r>
      <w:r w:rsidR="00D245FA">
        <w:rPr>
          <w:noProof/>
        </w:rPr>
        <mc:AlternateContent>
          <mc:Choice Requires="wps">
            <w:drawing>
              <wp:anchor distT="0" distB="0" distL="114300" distR="114300" simplePos="0" relativeHeight="251658378" behindDoc="0" locked="0" layoutInCell="1" allowOverlap="1" wp14:anchorId="3E4745A5" wp14:editId="67D6ED6C">
                <wp:simplePos x="0" y="0"/>
                <wp:positionH relativeFrom="column">
                  <wp:posOffset>744083</wp:posOffset>
                </wp:positionH>
                <wp:positionV relativeFrom="paragraph">
                  <wp:posOffset>66177</wp:posOffset>
                </wp:positionV>
                <wp:extent cx="2471" cy="1275217"/>
                <wp:effectExtent l="0" t="0" r="36195" b="20320"/>
                <wp:wrapNone/>
                <wp:docPr id="1367879948" name="直線コネクタ 13"/>
                <wp:cNvGraphicFramePr/>
                <a:graphic xmlns:a="http://schemas.openxmlformats.org/drawingml/2006/main">
                  <a:graphicData uri="http://schemas.microsoft.com/office/word/2010/wordprocessingShape">
                    <wps:wsp>
                      <wps:cNvCnPr/>
                      <wps:spPr>
                        <a:xfrm flipV="1">
                          <a:off x="0" y="0"/>
                          <a:ext cx="2471" cy="127521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8A312D3" id="直線コネクタ 13" o:spid="_x0000_s1026" style="position:absolute;flip:y;z-index:25165837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8.6pt,5.2pt" to="58.8pt,10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" strokecolor="black [3200]" strokeweight=".5pt">
                <v:stroke joinstyle="miter"/>
              </v:line>
            </w:pict>
          </mc:Fallback>
        </mc:AlternateContent>
      </w:r>
    </w:p>
    <w:p w14:paraId="6373DCFB" w14:textId="213E2F1D" w:rsidR="005F38A3" w:rsidRDefault="005A0E03" w:rsidP="00CB1133">
      <w:pPr>
        <w:pStyle w:val="a4"/>
        <w:ind w:leftChars="0" w:left="992"/>
        <w:jc w:val="left"/>
      </w:pPr>
      <w:r>
        <w:rPr>
          <w:noProof/>
        </w:rPr>
        <mc:AlternateContent>
          <mc:Choice Requires="wps">
            <w:drawing>
              <wp:anchor distT="0" distB="0" distL="114300" distR="114300" simplePos="0" relativeHeight="251658669" behindDoc="0" locked="0" layoutInCell="1" allowOverlap="1" wp14:anchorId="3780C29A" wp14:editId="2B8472F4">
                <wp:simplePos x="0" y="0"/>
                <wp:positionH relativeFrom="column">
                  <wp:posOffset>4631295</wp:posOffset>
                </wp:positionH>
                <wp:positionV relativeFrom="paragraph">
                  <wp:posOffset>207188</wp:posOffset>
                </wp:positionV>
                <wp:extent cx="1054837" cy="165076"/>
                <wp:effectExtent l="0" t="0" r="12065" b="6985"/>
                <wp:wrapNone/>
                <wp:docPr id="327849715" name="テキスト ボックス 327849715"/>
                <wp:cNvGraphicFramePr/>
                <a:graphic xmlns:a="http://schemas.openxmlformats.org/drawingml/2006/main">
                  <a:graphicData uri="http://schemas.microsoft.com/office/word/2010/wordprocessingShape">
                    <wps:wsp>
                      <wps:cNvSpPr txBox="1"/>
                      <wps:spPr>
                        <a:xfrm>
                          <a:off x="0" y="0"/>
                          <a:ext cx="1054837" cy="165076"/>
                        </a:xfrm>
                        <a:prstGeom prst="rect">
                          <a:avLst/>
                        </a:prstGeom>
                        <a:noFill/>
                        <a:ln w="6350">
                          <a:noFill/>
                        </a:ln>
                      </wps:spPr>
                      <wps:txbx>
                        <w:txbxContent>
                          <w:p w14:paraId="3AC37362" w14:textId="77777777" w:rsidR="005A0E03" w:rsidRDefault="005A0E03" w:rsidP="005A0E03">
                            <w:pPr>
                              <w:spacing w:line="100" w:lineRule="atLeast"/>
                              <w:jc w:val="left"/>
                              <w:rPr>
                                <w:color w:val="000000" w:themeColor="text1"/>
                                <w:sz w:val="10"/>
                                <w:szCs w:val="10"/>
                              </w:rPr>
                            </w:pPr>
                            <w:r>
                              <w:rPr>
                                <w:rFonts w:hint="eastAsia"/>
                                <w:color w:val="000000" w:themeColor="text1"/>
                                <w:sz w:val="10"/>
                                <w:szCs w:val="10"/>
                              </w:rPr>
                              <w:t>【変更実行ボタン押下】（変更可能）</w:t>
                            </w:r>
                          </w:p>
                          <w:p w14:paraId="772E437A" w14:textId="77777777" w:rsidR="005A0E03" w:rsidRPr="00CF0569" w:rsidRDefault="005A0E03" w:rsidP="005A0E03">
                            <w:pPr>
                              <w:spacing w:line="100" w:lineRule="atLeast"/>
                              <w:jc w:val="left"/>
                              <w:rPr>
                                <w:color w:val="000000" w:themeColor="text1"/>
                                <w:sz w:val="10"/>
                                <w:szCs w:val="1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0C29A" id="テキスト ボックス 327849715" o:spid="_x0000_s1276" type="#_x0000_t202" style="position:absolute;left:0;text-align:left;margin-left:364.65pt;margin-top:16.3pt;width:83.05pt;height:13pt;z-index:2516586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" filled="f" stroked="f" strokeweight=".5pt">
                <v:textbox inset="0,0,0,0">
                  <w:txbxContent>
                    <w:p w14:paraId="3AC37362" w14:textId="77777777" w:rsidR="005A0E03" w:rsidRDefault="005A0E03" w:rsidP="005A0E03">
                      <w:pPr>
                        <w:spacing w:line="100" w:lineRule="atLeast"/>
                        <w:jc w:val="left"/>
                        <w:rPr>
                          <w:color w:val="000000" w:themeColor="text1"/>
                          <w:sz w:val="10"/>
                          <w:szCs w:val="10"/>
                        </w:rPr>
                      </w:pPr>
                      <w:r>
                        <w:rPr>
                          <w:rFonts w:hint="eastAsia"/>
                          <w:color w:val="000000" w:themeColor="text1"/>
                          <w:sz w:val="10"/>
                          <w:szCs w:val="10"/>
                        </w:rPr>
                        <w:t>【変更実行ボタン押下】（変更可能）</w:t>
                      </w:r>
                    </w:p>
                    <w:p w14:paraId="772E437A" w14:textId="77777777" w:rsidR="005A0E03" w:rsidRPr="00CF0569" w:rsidRDefault="005A0E03" w:rsidP="005A0E03">
                      <w:pPr>
                        <w:spacing w:line="100" w:lineRule="atLeast"/>
                        <w:jc w:val="left"/>
                        <w:rPr>
                          <w:color w:val="000000" w:themeColor="text1"/>
                          <w:sz w:val="10"/>
                          <w:szCs w:val="10"/>
                        </w:rPr>
                      </w:pPr>
                    </w:p>
                  </w:txbxContent>
                </v:textbox>
              </v:shape>
            </w:pict>
          </mc:Fallback>
        </mc:AlternateContent>
      </w:r>
      <w:r w:rsidR="001D1B02">
        <w:rPr>
          <w:noProof/>
        </w:rPr>
        <mc:AlternateContent>
          <mc:Choice Requires="wps">
            <w:drawing>
              <wp:anchor distT="0" distB="0" distL="114300" distR="114300" simplePos="0" relativeHeight="251658668" behindDoc="0" locked="0" layoutInCell="1" allowOverlap="1" wp14:anchorId="3F5D5C57" wp14:editId="7585DD37">
                <wp:simplePos x="0" y="0"/>
                <wp:positionH relativeFrom="column">
                  <wp:posOffset>4604768</wp:posOffset>
                </wp:positionH>
                <wp:positionV relativeFrom="paragraph">
                  <wp:posOffset>199819</wp:posOffset>
                </wp:positionV>
                <wp:extent cx="760478" cy="0"/>
                <wp:effectExtent l="38100" t="76200" r="0" b="95250"/>
                <wp:wrapNone/>
                <wp:docPr id="611152570" name="直線コネクタ 6"/>
                <wp:cNvGraphicFramePr/>
                <a:graphic xmlns:a="http://schemas.openxmlformats.org/drawingml/2006/main">
                  <a:graphicData uri="http://schemas.microsoft.com/office/word/2010/wordprocessingShape">
                    <wps:wsp>
                      <wps:cNvCnPr/>
                      <wps:spPr>
                        <a:xfrm flipH="1">
                          <a:off x="0" y="0"/>
                          <a:ext cx="760478" cy="0"/>
                        </a:xfrm>
                        <a:prstGeom prst="line">
                          <a:avLst/>
                        </a:prstGeom>
                        <a:noFill/>
                        <a:ln w="6350" cap="flat" cmpd="sng" algn="ctr">
                          <a:solidFill>
                            <a:sysClr val="windowText" lastClr="000000"/>
                          </a:solidFill>
                          <a:prstDash val="solid"/>
                          <a:miter lim="800000"/>
                          <a:headEnd type="none"/>
                          <a:tailEnd type="triangle"/>
                        </a:ln>
                        <a:effectLst/>
                      </wps:spPr>
                      <wps:bodyPr/>
                    </wps:wsp>
                  </a:graphicData>
                </a:graphic>
                <wp14:sizeRelH relativeFrom="margin">
                  <wp14:pctWidth>0</wp14:pctWidth>
                </wp14:sizeRelH>
              </wp:anchor>
            </w:drawing>
          </mc:Choice>
          <mc:Fallback>
            <w:pict>
              <v:line w14:anchorId="22676B0E" id="直線コネクタ 6" o:spid="_x0000_s1026" style="position:absolute;flip:x;z-index:2516586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2.6pt,15.75pt" to="422.5pt,15.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" strokecolor="windowText" strokeweight=".5pt">
                <v:stroke endarrow="block" joinstyle="miter"/>
              </v:line>
            </w:pict>
          </mc:Fallback>
        </mc:AlternateContent>
      </w:r>
      <w:r w:rsidR="001D1B02">
        <w:rPr>
          <w:noProof/>
        </w:rPr>
        <mc:AlternateContent>
          <mc:Choice Requires="wps">
            <w:drawing>
              <wp:anchor distT="0" distB="0" distL="114300" distR="114300" simplePos="0" relativeHeight="251658667" behindDoc="0" locked="0" layoutInCell="1" allowOverlap="1" wp14:anchorId="047D163E" wp14:editId="5B9B7289">
                <wp:simplePos x="0" y="0"/>
                <wp:positionH relativeFrom="column">
                  <wp:posOffset>3916628</wp:posOffset>
                </wp:positionH>
                <wp:positionV relativeFrom="paragraph">
                  <wp:posOffset>6242</wp:posOffset>
                </wp:positionV>
                <wp:extent cx="662940" cy="219075"/>
                <wp:effectExtent l="0" t="0" r="0" b="0"/>
                <wp:wrapNone/>
                <wp:docPr id="440017609" name="テキスト ボックス 440017609"/>
                <wp:cNvGraphicFramePr/>
                <a:graphic xmlns:a="http://schemas.openxmlformats.org/drawingml/2006/main">
                  <a:graphicData uri="http://schemas.microsoft.com/office/word/2010/wordprocessingShape">
                    <wps:wsp>
                      <wps:cNvSpPr txBox="1"/>
                      <wps:spPr>
                        <a:xfrm>
                          <a:off x="0" y="0"/>
                          <a:ext cx="662940" cy="219075"/>
                        </a:xfrm>
                        <a:prstGeom prst="rect">
                          <a:avLst/>
                        </a:prstGeom>
                        <a:noFill/>
                        <a:ln w="6350">
                          <a:noFill/>
                        </a:ln>
                      </wps:spPr>
                      <wps:txbx>
                        <w:txbxContent>
                          <w:p w14:paraId="1D68C7E9" w14:textId="77777777" w:rsidR="001D1B02" w:rsidRPr="0095285E" w:rsidRDefault="001D1B02" w:rsidP="001D1B02">
                            <w:pPr>
                              <w:rPr>
                                <w:color w:val="000000" w:themeColor="text1"/>
                                <w:sz w:val="12"/>
                                <w:szCs w:val="12"/>
                              </w:rPr>
                            </w:pPr>
                            <w:r w:rsidRPr="0095285E">
                              <w:rPr>
                                <w:rFonts w:hint="eastAsia"/>
                                <w:color w:val="000000" w:themeColor="text1"/>
                                <w:sz w:val="12"/>
                                <w:szCs w:val="12"/>
                              </w:rPr>
                              <w:t>【</w:t>
                            </w:r>
                            <w:r>
                              <w:rPr>
                                <w:rFonts w:hint="eastAsia"/>
                                <w:color w:val="000000" w:themeColor="text1"/>
                                <w:sz w:val="12"/>
                                <w:szCs w:val="12"/>
                              </w:rPr>
                              <w:t>エラー表示</w:t>
                            </w:r>
                            <w:r w:rsidRPr="0095285E">
                              <w:rPr>
                                <w:rFonts w:hint="eastAsia"/>
                                <w:color w:val="000000" w:themeColor="text1"/>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D163E" id="テキスト ボックス 440017609" o:spid="_x0000_s1277" type="#_x0000_t202" style="position:absolute;left:0;text-align:left;margin-left:308.4pt;margin-top:.5pt;width:52.2pt;height:17.25pt;z-index:2516586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" filled="f" stroked="f" strokeweight=".5pt">
                <v:textbox inset="0,0,0,0">
                  <w:txbxContent>
                    <w:p w14:paraId="1D68C7E9" w14:textId="77777777" w:rsidR="001D1B02" w:rsidRPr="0095285E" w:rsidRDefault="001D1B02" w:rsidP="001D1B02">
                      <w:pPr>
                        <w:rPr>
                          <w:color w:val="000000" w:themeColor="text1"/>
                          <w:sz w:val="12"/>
                          <w:szCs w:val="12"/>
                        </w:rPr>
                      </w:pPr>
                      <w:r w:rsidRPr="0095285E">
                        <w:rPr>
                          <w:rFonts w:hint="eastAsia"/>
                          <w:color w:val="000000" w:themeColor="text1"/>
                          <w:sz w:val="12"/>
                          <w:szCs w:val="12"/>
                        </w:rPr>
                        <w:t>【</w:t>
                      </w:r>
                      <w:r>
                        <w:rPr>
                          <w:rFonts w:hint="eastAsia"/>
                          <w:color w:val="000000" w:themeColor="text1"/>
                          <w:sz w:val="12"/>
                          <w:szCs w:val="12"/>
                        </w:rPr>
                        <w:t>エラー表示</w:t>
                      </w:r>
                      <w:r w:rsidRPr="0095285E">
                        <w:rPr>
                          <w:rFonts w:hint="eastAsia"/>
                          <w:color w:val="000000" w:themeColor="text1"/>
                          <w:sz w:val="12"/>
                          <w:szCs w:val="12"/>
                        </w:rPr>
                        <w:t>】</w:t>
                      </w:r>
                    </w:p>
                  </w:txbxContent>
                </v:textbox>
              </v:shape>
            </w:pict>
          </mc:Fallback>
        </mc:AlternateContent>
      </w:r>
      <w:r w:rsidR="00B73374">
        <w:rPr>
          <w:noProof/>
        </w:rPr>
        <mc:AlternateContent>
          <mc:Choice Requires="wps">
            <w:drawing>
              <wp:anchor distT="0" distB="0" distL="114300" distR="114300" simplePos="0" relativeHeight="251658660" behindDoc="0" locked="0" layoutInCell="1" allowOverlap="1" wp14:anchorId="3D8208DE" wp14:editId="527D514B">
                <wp:simplePos x="0" y="0"/>
                <wp:positionH relativeFrom="column">
                  <wp:posOffset>3788410</wp:posOffset>
                </wp:positionH>
                <wp:positionV relativeFrom="paragraph">
                  <wp:posOffset>182863</wp:posOffset>
                </wp:positionV>
                <wp:extent cx="802050" cy="190305"/>
                <wp:effectExtent l="0" t="0" r="17145" b="19685"/>
                <wp:wrapNone/>
                <wp:docPr id="284844045" name="フローチャート: 処理 284844045"/>
                <wp:cNvGraphicFramePr/>
                <a:graphic xmlns:a="http://schemas.openxmlformats.org/drawingml/2006/main">
                  <a:graphicData uri="http://schemas.microsoft.com/office/word/2010/wordprocessingShape">
                    <wps:wsp>
                      <wps:cNvSpPr/>
                      <wps:spPr>
                        <a:xfrm>
                          <a:off x="0" y="0"/>
                          <a:ext cx="802050" cy="190305"/>
                        </a:xfrm>
                        <a:prstGeom prst="flowChartProcess">
                          <a:avLst/>
                        </a:prstGeom>
                        <a:solidFill>
                          <a:sysClr val="window" lastClr="FFFFFF"/>
                        </a:solidFill>
                        <a:ln w="12700" cap="flat" cmpd="sng" algn="ctr">
                          <a:solidFill>
                            <a:sysClr val="windowText" lastClr="000000"/>
                          </a:solidFill>
                          <a:prstDash val="solid"/>
                          <a:miter lim="800000"/>
                        </a:ln>
                        <a:effectLst/>
                      </wps:spPr>
                      <wps:txbx>
                        <w:txbxContent>
                          <w:p w14:paraId="73F4CD85" w14:textId="0573A580" w:rsidR="00E205B0" w:rsidRPr="005659F7" w:rsidRDefault="00E205B0" w:rsidP="00E205B0">
                            <w:pPr>
                              <w:jc w:val="center"/>
                              <w:rPr>
                                <w:color w:val="000000" w:themeColor="text1"/>
                                <w:sz w:val="18"/>
                                <w:szCs w:val="20"/>
                              </w:rPr>
                            </w:pPr>
                            <w:r>
                              <w:rPr>
                                <w:rFonts w:hint="eastAsia"/>
                                <w:color w:val="000000" w:themeColor="text1"/>
                                <w:sz w:val="18"/>
                                <w:szCs w:val="20"/>
                              </w:rPr>
                              <w:t>予約変更失敗</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208DE" id="フローチャート: 処理 284844045" o:spid="_x0000_s1278" type="#_x0000_t109" style="position:absolute;left:0;text-align:left;margin-left:298.3pt;margin-top:14.4pt;width:63.15pt;height:15pt;z-index:2516586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" fillcolor="window" strokecolor="windowText" strokeweight="1pt">
                <v:textbox inset="0,0,0,0">
                  <w:txbxContent>
                    <w:p w14:paraId="73F4CD85" w14:textId="0573A580" w:rsidR="00E205B0" w:rsidRPr="005659F7" w:rsidRDefault="00E205B0" w:rsidP="00E205B0">
                      <w:pPr>
                        <w:jc w:val="center"/>
                        <w:rPr>
                          <w:color w:val="000000" w:themeColor="text1"/>
                          <w:sz w:val="18"/>
                          <w:szCs w:val="20"/>
                        </w:rPr>
                      </w:pPr>
                      <w:r>
                        <w:rPr>
                          <w:rFonts w:hint="eastAsia"/>
                          <w:color w:val="000000" w:themeColor="text1"/>
                          <w:sz w:val="18"/>
                          <w:szCs w:val="20"/>
                        </w:rPr>
                        <w:t>予約変更失敗</w:t>
                      </w:r>
                    </w:p>
                  </w:txbxContent>
                </v:textbox>
              </v:shape>
            </w:pict>
          </mc:Fallback>
        </mc:AlternateContent>
      </w:r>
      <w:r w:rsidR="0095578F">
        <w:rPr>
          <w:noProof/>
        </w:rPr>
        <mc:AlternateContent>
          <mc:Choice Requires="wps">
            <w:drawing>
              <wp:anchor distT="0" distB="0" distL="114300" distR="114300" simplePos="0" relativeHeight="251658656" behindDoc="0" locked="0" layoutInCell="1" allowOverlap="1" wp14:anchorId="31D9BF10" wp14:editId="49C7CE09">
                <wp:simplePos x="0" y="0"/>
                <wp:positionH relativeFrom="column">
                  <wp:posOffset>3134765</wp:posOffset>
                </wp:positionH>
                <wp:positionV relativeFrom="paragraph">
                  <wp:posOffset>220894</wp:posOffset>
                </wp:positionV>
                <wp:extent cx="1293419" cy="175972"/>
                <wp:effectExtent l="44132" t="32068" r="27623" b="218122"/>
                <wp:wrapNone/>
                <wp:docPr id="979997516" name="直線矢印コネクタ 16"/>
                <wp:cNvGraphicFramePr/>
                <a:graphic xmlns:a="http://schemas.openxmlformats.org/drawingml/2006/main">
                  <a:graphicData uri="http://schemas.microsoft.com/office/word/2010/wordprocessingShape">
                    <wps:wsp>
                      <wps:cNvCnPr/>
                      <wps:spPr>
                        <a:xfrm rot="16200000" flipV="1">
                          <a:off x="0" y="0"/>
                          <a:ext cx="1293419" cy="175972"/>
                        </a:xfrm>
                        <a:prstGeom prst="bentConnector3">
                          <a:avLst>
                            <a:gd name="adj1" fmla="val -14105"/>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F026A83" id="直線矢印コネクタ 16" o:spid="_x0000_s1026" type="#_x0000_t34" style="position:absolute;margin-left:246.85pt;margin-top:17.4pt;width:101.85pt;height:13.85pt;rotation:90;flip:y;z-index:25165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" adj="-3047" strokecolor="windowText" strokeweight=".5pt">
                <v:stroke endarrow="block"/>
              </v:shape>
            </w:pict>
          </mc:Fallback>
        </mc:AlternateContent>
      </w:r>
    </w:p>
    <w:p w14:paraId="3FA135A2" w14:textId="4A866785" w:rsidR="005F38A3" w:rsidRDefault="00900633" w:rsidP="00CB1133">
      <w:pPr>
        <w:pStyle w:val="a4"/>
        <w:ind w:leftChars="0" w:left="992"/>
        <w:jc w:val="left"/>
      </w:pPr>
      <w:r>
        <w:rPr>
          <w:noProof/>
        </w:rPr>
        <mc:AlternateContent>
          <mc:Choice Requires="wps">
            <w:drawing>
              <wp:anchor distT="0" distB="0" distL="114300" distR="114300" simplePos="0" relativeHeight="251658659" behindDoc="0" locked="0" layoutInCell="1" allowOverlap="1" wp14:anchorId="18E46ACD" wp14:editId="5BE74635">
                <wp:simplePos x="0" y="0"/>
                <wp:positionH relativeFrom="column">
                  <wp:posOffset>5949556</wp:posOffset>
                </wp:positionH>
                <wp:positionV relativeFrom="paragraph">
                  <wp:posOffset>8640</wp:posOffset>
                </wp:positionV>
                <wp:extent cx="1054837" cy="165076"/>
                <wp:effectExtent l="0" t="0" r="12065" b="6985"/>
                <wp:wrapNone/>
                <wp:docPr id="649488073" name="テキスト ボックス 649488073"/>
                <wp:cNvGraphicFramePr/>
                <a:graphic xmlns:a="http://schemas.openxmlformats.org/drawingml/2006/main">
                  <a:graphicData uri="http://schemas.microsoft.com/office/word/2010/wordprocessingShape">
                    <wps:wsp>
                      <wps:cNvSpPr txBox="1"/>
                      <wps:spPr>
                        <a:xfrm>
                          <a:off x="0" y="0"/>
                          <a:ext cx="1054837" cy="165076"/>
                        </a:xfrm>
                        <a:prstGeom prst="rect">
                          <a:avLst/>
                        </a:prstGeom>
                        <a:noFill/>
                        <a:ln w="6350">
                          <a:noFill/>
                        </a:ln>
                      </wps:spPr>
                      <wps:txbx>
                        <w:txbxContent>
                          <w:p w14:paraId="6E6C0780" w14:textId="7963FA11" w:rsidR="00532972" w:rsidRDefault="00532972" w:rsidP="00532972">
                            <w:pPr>
                              <w:spacing w:line="100" w:lineRule="atLeast"/>
                              <w:jc w:val="left"/>
                              <w:rPr>
                                <w:color w:val="000000" w:themeColor="text1"/>
                                <w:sz w:val="10"/>
                                <w:szCs w:val="10"/>
                              </w:rPr>
                            </w:pPr>
                            <w:r>
                              <w:rPr>
                                <w:rFonts w:hint="eastAsia"/>
                                <w:color w:val="000000" w:themeColor="text1"/>
                                <w:sz w:val="10"/>
                                <w:szCs w:val="10"/>
                              </w:rPr>
                              <w:t>【</w:t>
                            </w:r>
                            <w:r w:rsidR="008A738B">
                              <w:rPr>
                                <w:rFonts w:hint="eastAsia"/>
                                <w:color w:val="000000" w:themeColor="text1"/>
                                <w:sz w:val="10"/>
                                <w:szCs w:val="10"/>
                              </w:rPr>
                              <w:t>変更実行</w:t>
                            </w:r>
                            <w:r>
                              <w:rPr>
                                <w:rFonts w:hint="eastAsia"/>
                                <w:color w:val="000000" w:themeColor="text1"/>
                                <w:sz w:val="10"/>
                                <w:szCs w:val="10"/>
                              </w:rPr>
                              <w:t>ボタン押下】（</w:t>
                            </w:r>
                            <w:r w:rsidR="008A738B">
                              <w:rPr>
                                <w:rFonts w:hint="eastAsia"/>
                                <w:color w:val="000000" w:themeColor="text1"/>
                                <w:sz w:val="10"/>
                                <w:szCs w:val="10"/>
                              </w:rPr>
                              <w:t>変更</w:t>
                            </w:r>
                            <w:r>
                              <w:rPr>
                                <w:rFonts w:hint="eastAsia"/>
                                <w:color w:val="000000" w:themeColor="text1"/>
                                <w:sz w:val="10"/>
                                <w:szCs w:val="10"/>
                              </w:rPr>
                              <w:t>可能）</w:t>
                            </w:r>
                          </w:p>
                          <w:p w14:paraId="4168A3D3" w14:textId="77777777" w:rsidR="00532972" w:rsidRPr="00CF0569" w:rsidRDefault="00532972" w:rsidP="00532972">
                            <w:pPr>
                              <w:spacing w:line="100" w:lineRule="atLeast"/>
                              <w:jc w:val="left"/>
                              <w:rPr>
                                <w:color w:val="000000" w:themeColor="text1"/>
                                <w:sz w:val="10"/>
                                <w:szCs w:val="1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46ACD" id="テキスト ボックス 649488073" o:spid="_x0000_s1279" type="#_x0000_t202" style="position:absolute;left:0;text-align:left;margin-left:468.45pt;margin-top:.7pt;width:83.05pt;height:13pt;z-index:2516586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" filled="f" stroked="f" strokeweight=".5pt">
                <v:textbox inset="0,0,0,0">
                  <w:txbxContent>
                    <w:p w14:paraId="6E6C0780" w14:textId="7963FA11" w:rsidR="00532972" w:rsidRDefault="00532972" w:rsidP="00532972">
                      <w:pPr>
                        <w:spacing w:line="100" w:lineRule="atLeast"/>
                        <w:jc w:val="left"/>
                        <w:rPr>
                          <w:color w:val="000000" w:themeColor="text1"/>
                          <w:sz w:val="10"/>
                          <w:szCs w:val="10"/>
                        </w:rPr>
                      </w:pPr>
                      <w:r>
                        <w:rPr>
                          <w:rFonts w:hint="eastAsia"/>
                          <w:color w:val="000000" w:themeColor="text1"/>
                          <w:sz w:val="10"/>
                          <w:szCs w:val="10"/>
                        </w:rPr>
                        <w:t>【</w:t>
                      </w:r>
                      <w:r w:rsidR="008A738B">
                        <w:rPr>
                          <w:rFonts w:hint="eastAsia"/>
                          <w:color w:val="000000" w:themeColor="text1"/>
                          <w:sz w:val="10"/>
                          <w:szCs w:val="10"/>
                        </w:rPr>
                        <w:t>変更実行</w:t>
                      </w:r>
                      <w:r>
                        <w:rPr>
                          <w:rFonts w:hint="eastAsia"/>
                          <w:color w:val="000000" w:themeColor="text1"/>
                          <w:sz w:val="10"/>
                          <w:szCs w:val="10"/>
                        </w:rPr>
                        <w:t>ボタン押下】（</w:t>
                      </w:r>
                      <w:r w:rsidR="008A738B">
                        <w:rPr>
                          <w:rFonts w:hint="eastAsia"/>
                          <w:color w:val="000000" w:themeColor="text1"/>
                          <w:sz w:val="10"/>
                          <w:szCs w:val="10"/>
                        </w:rPr>
                        <w:t>変更</w:t>
                      </w:r>
                      <w:r>
                        <w:rPr>
                          <w:rFonts w:hint="eastAsia"/>
                          <w:color w:val="000000" w:themeColor="text1"/>
                          <w:sz w:val="10"/>
                          <w:szCs w:val="10"/>
                        </w:rPr>
                        <w:t>可能）</w:t>
                      </w:r>
                    </w:p>
                    <w:p w14:paraId="4168A3D3" w14:textId="77777777" w:rsidR="00532972" w:rsidRPr="00CF0569" w:rsidRDefault="00532972" w:rsidP="00532972">
                      <w:pPr>
                        <w:spacing w:line="100" w:lineRule="atLeast"/>
                        <w:jc w:val="left"/>
                        <w:rPr>
                          <w:color w:val="000000" w:themeColor="text1"/>
                          <w:sz w:val="10"/>
                          <w:szCs w:val="10"/>
                        </w:rPr>
                      </w:pPr>
                    </w:p>
                  </w:txbxContent>
                </v:textbox>
              </v:shape>
            </w:pict>
          </mc:Fallback>
        </mc:AlternateContent>
      </w:r>
      <w:r>
        <w:rPr>
          <w:noProof/>
        </w:rPr>
        <mc:AlternateContent>
          <mc:Choice Requires="wps">
            <w:drawing>
              <wp:anchor distT="0" distB="0" distL="114300" distR="114300" simplePos="0" relativeHeight="251658663" behindDoc="0" locked="0" layoutInCell="1" allowOverlap="1" wp14:anchorId="3E743759" wp14:editId="1F4B4A91">
                <wp:simplePos x="0" y="0"/>
                <wp:positionH relativeFrom="column">
                  <wp:posOffset>5219808</wp:posOffset>
                </wp:positionH>
                <wp:positionV relativeFrom="paragraph">
                  <wp:posOffset>29373</wp:posOffset>
                </wp:positionV>
                <wp:extent cx="748582" cy="577352"/>
                <wp:effectExtent l="38100" t="0" r="33020" b="89535"/>
                <wp:wrapNone/>
                <wp:docPr id="1010248718" name="コネクタ: カギ線 1045"/>
                <wp:cNvGraphicFramePr/>
                <a:graphic xmlns:a="http://schemas.openxmlformats.org/drawingml/2006/main">
                  <a:graphicData uri="http://schemas.microsoft.com/office/word/2010/wordprocessingShape">
                    <wps:wsp>
                      <wps:cNvCnPr/>
                      <wps:spPr>
                        <a:xfrm flipH="1">
                          <a:off x="0" y="0"/>
                          <a:ext cx="748582" cy="577352"/>
                        </a:xfrm>
                        <a:prstGeom prst="bentConnector3">
                          <a:avLst>
                            <a:gd name="adj1" fmla="val 51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59D72D" id="コネクタ: カギ線 1045" o:spid="_x0000_s1026" type="#_x0000_t34" style="position:absolute;margin-left:411pt;margin-top:2.3pt;width:58.95pt;height:45.45pt;flip:x;z-index:2516586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" adj="111" strokecolor="black [3200]" strokeweight=".5pt">
                <v:stroke endarrow="block"/>
              </v:shape>
            </w:pict>
          </mc:Fallback>
        </mc:AlternateContent>
      </w:r>
      <w:r w:rsidR="00C9002B">
        <w:rPr>
          <w:rFonts w:ascii="Roboto" w:hAnsi="Roboto"/>
          <w:color w:val="FFFFFF"/>
          <w:szCs w:val="21"/>
        </w:rPr>
        <w:t>篝火</w:t>
      </w:r>
      <w:r w:rsidR="00C9002B">
        <w:rPr>
          <w:rFonts w:ascii="Roboto" w:hAnsi="Roboto"/>
          <w:color w:val="FFFFFF"/>
          <w:szCs w:val="21"/>
        </w:rPr>
        <w:t xml:space="preserve"> </w:t>
      </w:r>
      <w:r w:rsidR="00C9002B">
        <w:rPr>
          <w:rFonts w:ascii="Roboto" w:hAnsi="Roboto"/>
          <w:color w:val="FFFFFF"/>
          <w:szCs w:val="21"/>
        </w:rPr>
        <w:t>真里亞</w:t>
      </w:r>
      <w:r w:rsidR="00B01FFB">
        <w:rPr>
          <w:noProof/>
        </w:rPr>
        <mc:AlternateContent>
          <mc:Choice Requires="wps">
            <w:drawing>
              <wp:anchor distT="0" distB="0" distL="114300" distR="114300" simplePos="0" relativeHeight="251658384" behindDoc="0" locked="0" layoutInCell="1" allowOverlap="1" wp14:anchorId="6EDEA5A9" wp14:editId="4E570205">
                <wp:simplePos x="0" y="0"/>
                <wp:positionH relativeFrom="column">
                  <wp:posOffset>2987383</wp:posOffset>
                </wp:positionH>
                <wp:positionV relativeFrom="paragraph">
                  <wp:posOffset>4480</wp:posOffset>
                </wp:positionV>
                <wp:extent cx="360568" cy="200025"/>
                <wp:effectExtent l="0" t="0" r="1905" b="9525"/>
                <wp:wrapNone/>
                <wp:docPr id="412341233" name="テキスト ボックス 412341233"/>
                <wp:cNvGraphicFramePr/>
                <a:graphic xmlns:a="http://schemas.openxmlformats.org/drawingml/2006/main">
                  <a:graphicData uri="http://schemas.microsoft.com/office/word/2010/wordprocessingShape">
                    <wps:wsp>
                      <wps:cNvSpPr txBox="1"/>
                      <wps:spPr>
                        <a:xfrm>
                          <a:off x="0" y="0"/>
                          <a:ext cx="360568" cy="200025"/>
                        </a:xfrm>
                        <a:prstGeom prst="rect">
                          <a:avLst/>
                        </a:prstGeom>
                        <a:noFill/>
                        <a:ln w="6350">
                          <a:noFill/>
                        </a:ln>
                      </wps:spPr>
                      <wps:txbx>
                        <w:txbxContent>
                          <w:p w14:paraId="4894745F" w14:textId="44575F54" w:rsidR="00E52F77" w:rsidRPr="00CF0569" w:rsidRDefault="00E52F77" w:rsidP="00E52F77">
                            <w:pPr>
                              <w:spacing w:line="100" w:lineRule="atLeast"/>
                              <w:jc w:val="left"/>
                              <w:rPr>
                                <w:color w:val="000000" w:themeColor="text1"/>
                                <w:sz w:val="10"/>
                                <w:szCs w:val="10"/>
                              </w:rPr>
                            </w:pPr>
                            <w:r>
                              <w:rPr>
                                <w:rFonts w:hint="eastAsia"/>
                                <w:color w:val="000000" w:themeColor="text1"/>
                                <w:sz w:val="10"/>
                                <w:szCs w:val="10"/>
                              </w:rPr>
                              <w:t>エラー表示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DEA5A9" id="テキスト ボックス 412341233" o:spid="_x0000_s1280" type="#_x0000_t202" style="position:absolute;left:0;text-align:left;margin-left:235.25pt;margin-top:.35pt;width:28.4pt;height:15.75pt;z-index:25165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" filled="f" stroked="f" strokeweight=".5pt">
                <v:textbox inset="0,0,0,0">
                  <w:txbxContent>
                    <w:p w14:paraId="4894745F" w14:textId="44575F54" w:rsidR="00E52F77" w:rsidRPr="00CF0569" w:rsidRDefault="00E52F77" w:rsidP="00E52F77">
                      <w:pPr>
                        <w:spacing w:line="100" w:lineRule="atLeast"/>
                        <w:jc w:val="left"/>
                        <w:rPr>
                          <w:color w:val="000000" w:themeColor="text1"/>
                          <w:sz w:val="10"/>
                          <w:szCs w:val="10"/>
                        </w:rPr>
                      </w:pPr>
                      <w:r>
                        <w:rPr>
                          <w:rFonts w:hint="eastAsia"/>
                          <w:color w:val="000000" w:themeColor="text1"/>
                          <w:sz w:val="10"/>
                          <w:szCs w:val="10"/>
                        </w:rPr>
                        <w:t>エラー表示</w:t>
                      </w:r>
                    </w:p>
                  </w:txbxContent>
                </v:textbox>
              </v:shape>
            </w:pict>
          </mc:Fallback>
        </mc:AlternateContent>
      </w:r>
    </w:p>
    <w:p w14:paraId="7F56D220" w14:textId="5339C705" w:rsidR="005F38A3" w:rsidRDefault="00B01FFB" w:rsidP="00CB1133">
      <w:pPr>
        <w:pStyle w:val="a4"/>
        <w:ind w:leftChars="0" w:left="992"/>
        <w:jc w:val="left"/>
      </w:pPr>
      <w:r>
        <w:rPr>
          <w:noProof/>
        </w:rPr>
        <mc:AlternateContent>
          <mc:Choice Requires="wps">
            <w:drawing>
              <wp:anchor distT="0" distB="0" distL="114300" distR="114300" simplePos="0" relativeHeight="251658383" behindDoc="0" locked="0" layoutInCell="1" allowOverlap="1" wp14:anchorId="0A21404A" wp14:editId="6758A24B">
                <wp:simplePos x="0" y="0"/>
                <wp:positionH relativeFrom="column">
                  <wp:posOffset>2422628</wp:posOffset>
                </wp:positionH>
                <wp:positionV relativeFrom="paragraph">
                  <wp:posOffset>17522</wp:posOffset>
                </wp:positionV>
                <wp:extent cx="920115" cy="164465"/>
                <wp:effectExtent l="0" t="0" r="13335" b="6985"/>
                <wp:wrapNone/>
                <wp:docPr id="1505478521" name="テキスト ボックス 1505478521"/>
                <wp:cNvGraphicFramePr/>
                <a:graphic xmlns:a="http://schemas.openxmlformats.org/drawingml/2006/main">
                  <a:graphicData uri="http://schemas.microsoft.com/office/word/2010/wordprocessingShape">
                    <wps:wsp>
                      <wps:cNvSpPr txBox="1"/>
                      <wps:spPr>
                        <a:xfrm>
                          <a:off x="0" y="0"/>
                          <a:ext cx="920115" cy="164465"/>
                        </a:xfrm>
                        <a:prstGeom prst="rect">
                          <a:avLst/>
                        </a:prstGeom>
                        <a:noFill/>
                        <a:ln w="6350">
                          <a:noFill/>
                        </a:ln>
                      </wps:spPr>
                      <wps:txbx>
                        <w:txbxContent>
                          <w:p w14:paraId="5F5C3EFE" w14:textId="5F20E54C" w:rsidR="00017889" w:rsidRDefault="00017889" w:rsidP="00017889">
                            <w:pPr>
                              <w:spacing w:line="100" w:lineRule="atLeast"/>
                              <w:jc w:val="left"/>
                              <w:rPr>
                                <w:color w:val="000000" w:themeColor="text1"/>
                                <w:sz w:val="10"/>
                                <w:szCs w:val="10"/>
                              </w:rPr>
                            </w:pPr>
                            <w:r>
                              <w:rPr>
                                <w:rFonts w:hint="eastAsia"/>
                                <w:color w:val="000000" w:themeColor="text1"/>
                                <w:sz w:val="10"/>
                                <w:szCs w:val="10"/>
                              </w:rPr>
                              <w:t>【OKボタン押下】（</w:t>
                            </w:r>
                            <w:r w:rsidR="002420A2">
                              <w:rPr>
                                <w:rFonts w:hint="eastAsia"/>
                                <w:color w:val="000000" w:themeColor="text1"/>
                                <w:sz w:val="10"/>
                                <w:szCs w:val="10"/>
                              </w:rPr>
                              <w:t>エラー</w:t>
                            </w:r>
                            <w:r>
                              <w:rPr>
                                <w:rFonts w:hint="eastAsia"/>
                                <w:color w:val="000000" w:themeColor="text1"/>
                                <w:sz w:val="10"/>
                                <w:szCs w:val="10"/>
                              </w:rPr>
                              <w:t>）</w:t>
                            </w:r>
                          </w:p>
                          <w:p w14:paraId="70E96E29" w14:textId="77777777" w:rsidR="00017889" w:rsidRPr="00CF0569" w:rsidRDefault="00017889" w:rsidP="00017889">
                            <w:pPr>
                              <w:spacing w:line="100" w:lineRule="atLeast"/>
                              <w:jc w:val="left"/>
                              <w:rPr>
                                <w:color w:val="000000" w:themeColor="text1"/>
                                <w:sz w:val="10"/>
                                <w:szCs w:val="1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1404A" id="テキスト ボックス 1505478521" o:spid="_x0000_s1281" type="#_x0000_t202" style="position:absolute;left:0;text-align:left;margin-left:190.75pt;margin-top:1.4pt;width:72.45pt;height:12.95pt;z-index:2516583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" filled="f" stroked="f" strokeweight=".5pt">
                <v:textbox inset="0,0,0,0">
                  <w:txbxContent>
                    <w:p w14:paraId="5F5C3EFE" w14:textId="5F20E54C" w:rsidR="00017889" w:rsidRDefault="00017889" w:rsidP="00017889">
                      <w:pPr>
                        <w:spacing w:line="100" w:lineRule="atLeast"/>
                        <w:jc w:val="left"/>
                        <w:rPr>
                          <w:color w:val="000000" w:themeColor="text1"/>
                          <w:sz w:val="10"/>
                          <w:szCs w:val="10"/>
                        </w:rPr>
                      </w:pPr>
                      <w:r>
                        <w:rPr>
                          <w:rFonts w:hint="eastAsia"/>
                          <w:color w:val="000000" w:themeColor="text1"/>
                          <w:sz w:val="10"/>
                          <w:szCs w:val="10"/>
                        </w:rPr>
                        <w:t>【OKボタン押下】（</w:t>
                      </w:r>
                      <w:r w:rsidR="002420A2">
                        <w:rPr>
                          <w:rFonts w:hint="eastAsia"/>
                          <w:color w:val="000000" w:themeColor="text1"/>
                          <w:sz w:val="10"/>
                          <w:szCs w:val="10"/>
                        </w:rPr>
                        <w:t>エラー</w:t>
                      </w:r>
                      <w:r>
                        <w:rPr>
                          <w:rFonts w:hint="eastAsia"/>
                          <w:color w:val="000000" w:themeColor="text1"/>
                          <w:sz w:val="10"/>
                          <w:szCs w:val="10"/>
                        </w:rPr>
                        <w:t>）</w:t>
                      </w:r>
                    </w:p>
                    <w:p w14:paraId="70E96E29" w14:textId="77777777" w:rsidR="00017889" w:rsidRPr="00CF0569" w:rsidRDefault="00017889" w:rsidP="00017889">
                      <w:pPr>
                        <w:spacing w:line="100" w:lineRule="atLeast"/>
                        <w:jc w:val="left"/>
                        <w:rPr>
                          <w:color w:val="000000" w:themeColor="text1"/>
                          <w:sz w:val="10"/>
                          <w:szCs w:val="10"/>
                        </w:rPr>
                      </w:pPr>
                    </w:p>
                  </w:txbxContent>
                </v:textbox>
              </v:shape>
            </w:pict>
          </mc:Fallback>
        </mc:AlternateContent>
      </w:r>
      <w:r>
        <w:rPr>
          <w:noProof/>
        </w:rPr>
        <mc:AlternateContent>
          <mc:Choice Requires="wps">
            <w:drawing>
              <wp:anchor distT="0" distB="0" distL="114300" distR="114300" simplePos="0" relativeHeight="251658382" behindDoc="0" locked="0" layoutInCell="1" allowOverlap="1" wp14:anchorId="5879EEE5" wp14:editId="3E6943BE">
                <wp:simplePos x="0" y="0"/>
                <wp:positionH relativeFrom="column">
                  <wp:posOffset>2449710</wp:posOffset>
                </wp:positionH>
                <wp:positionV relativeFrom="paragraph">
                  <wp:posOffset>77127</wp:posOffset>
                </wp:positionV>
                <wp:extent cx="0" cy="224762"/>
                <wp:effectExtent l="76200" t="0" r="57150" b="61595"/>
                <wp:wrapNone/>
                <wp:docPr id="1447364699" name="直線矢印コネクタ 10"/>
                <wp:cNvGraphicFramePr/>
                <a:graphic xmlns:a="http://schemas.openxmlformats.org/drawingml/2006/main">
                  <a:graphicData uri="http://schemas.microsoft.com/office/word/2010/wordprocessingShape">
                    <wps:wsp>
                      <wps:cNvCnPr/>
                      <wps:spPr>
                        <a:xfrm>
                          <a:off x="0" y="0"/>
                          <a:ext cx="0" cy="22476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E1F7C8" id="直線矢印コネクタ 10" o:spid="_x0000_s1026" type="#_x0000_t32" style="position:absolute;margin-left:192.9pt;margin-top:6.05pt;width:0;height:17.7pt;z-index:25165838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" strokecolor="black [3200]" strokeweight=".5pt">
                <v:stroke endarrow="block" joinstyle="miter"/>
              </v:shape>
            </w:pict>
          </mc:Fallback>
        </mc:AlternateContent>
      </w:r>
      <w:r>
        <w:rPr>
          <w:noProof/>
        </w:rPr>
        <mc:AlternateContent>
          <mc:Choice Requires="wps">
            <w:drawing>
              <wp:anchor distT="0" distB="0" distL="114300" distR="114300" simplePos="0" relativeHeight="251658375" behindDoc="0" locked="0" layoutInCell="1" allowOverlap="1" wp14:anchorId="247E817A" wp14:editId="3EB2A985">
                <wp:simplePos x="0" y="0"/>
                <wp:positionH relativeFrom="column">
                  <wp:posOffset>1711325</wp:posOffset>
                </wp:positionH>
                <wp:positionV relativeFrom="paragraph">
                  <wp:posOffset>74930</wp:posOffset>
                </wp:positionV>
                <wp:extent cx="0" cy="224155"/>
                <wp:effectExtent l="76200" t="0" r="57150" b="61595"/>
                <wp:wrapNone/>
                <wp:docPr id="1406125966" name="直線矢印コネクタ 10"/>
                <wp:cNvGraphicFramePr/>
                <a:graphic xmlns:a="http://schemas.openxmlformats.org/drawingml/2006/main">
                  <a:graphicData uri="http://schemas.microsoft.com/office/word/2010/wordprocessingShape">
                    <wps:wsp>
                      <wps:cNvCnPr/>
                      <wps:spPr>
                        <a:xfrm>
                          <a:off x="0" y="0"/>
                          <a:ext cx="0" cy="2241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B977D8" id="直線矢印コネクタ 10" o:spid="_x0000_s1026" type="#_x0000_t32" style="position:absolute;margin-left:134.75pt;margin-top:5.9pt;width:0;height:17.65pt;z-index:25165837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" strokecolor="black [3200]" strokeweight=".5pt">
                <v:stroke endarrow="block" joinstyle="miter"/>
              </v:shape>
            </w:pict>
          </mc:Fallback>
        </mc:AlternateContent>
      </w:r>
      <w:r>
        <w:rPr>
          <w:noProof/>
        </w:rPr>
        <mc:AlternateContent>
          <mc:Choice Requires="wps">
            <w:drawing>
              <wp:anchor distT="0" distB="0" distL="114300" distR="114300" simplePos="0" relativeHeight="251658379" behindDoc="0" locked="0" layoutInCell="1" allowOverlap="1" wp14:anchorId="179DBD4C" wp14:editId="3B5F41C5">
                <wp:simplePos x="0" y="0"/>
                <wp:positionH relativeFrom="column">
                  <wp:posOffset>748047</wp:posOffset>
                </wp:positionH>
                <wp:positionV relativeFrom="paragraph">
                  <wp:posOffset>106045</wp:posOffset>
                </wp:positionV>
                <wp:extent cx="920169" cy="165076"/>
                <wp:effectExtent l="0" t="0" r="13335" b="6985"/>
                <wp:wrapNone/>
                <wp:docPr id="982373763" name="テキスト ボックス 982373763"/>
                <wp:cNvGraphicFramePr/>
                <a:graphic xmlns:a="http://schemas.openxmlformats.org/drawingml/2006/main">
                  <a:graphicData uri="http://schemas.microsoft.com/office/word/2010/wordprocessingShape">
                    <wps:wsp>
                      <wps:cNvSpPr txBox="1"/>
                      <wps:spPr>
                        <a:xfrm>
                          <a:off x="0" y="0"/>
                          <a:ext cx="920169" cy="165076"/>
                        </a:xfrm>
                        <a:prstGeom prst="rect">
                          <a:avLst/>
                        </a:prstGeom>
                        <a:noFill/>
                        <a:ln w="6350">
                          <a:noFill/>
                        </a:ln>
                      </wps:spPr>
                      <wps:txbx>
                        <w:txbxContent>
                          <w:p w14:paraId="1DCB46EA" w14:textId="509B6E0D" w:rsidR="005659F7" w:rsidRDefault="005659F7" w:rsidP="005659F7">
                            <w:pPr>
                              <w:spacing w:line="100" w:lineRule="atLeast"/>
                              <w:jc w:val="left"/>
                              <w:rPr>
                                <w:color w:val="000000" w:themeColor="text1"/>
                                <w:sz w:val="10"/>
                                <w:szCs w:val="10"/>
                              </w:rPr>
                            </w:pPr>
                            <w:r>
                              <w:rPr>
                                <w:rFonts w:hint="eastAsia"/>
                                <w:color w:val="000000" w:themeColor="text1"/>
                                <w:sz w:val="10"/>
                                <w:szCs w:val="10"/>
                              </w:rPr>
                              <w:t>【OKボタン押下】</w:t>
                            </w:r>
                            <w:r w:rsidR="00EA6758">
                              <w:rPr>
                                <w:rFonts w:hint="eastAsia"/>
                                <w:color w:val="000000" w:themeColor="text1"/>
                                <w:sz w:val="10"/>
                                <w:szCs w:val="10"/>
                              </w:rPr>
                              <w:t>（予約可能）</w:t>
                            </w:r>
                          </w:p>
                          <w:p w14:paraId="6200BC24" w14:textId="77777777" w:rsidR="00C511CC" w:rsidRPr="00CF0569" w:rsidRDefault="00C511CC" w:rsidP="005659F7">
                            <w:pPr>
                              <w:spacing w:line="100" w:lineRule="atLeast"/>
                              <w:jc w:val="left"/>
                              <w:rPr>
                                <w:color w:val="000000" w:themeColor="text1"/>
                                <w:sz w:val="10"/>
                                <w:szCs w:val="1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DBD4C" id="テキスト ボックス 982373763" o:spid="_x0000_s1282" type="#_x0000_t202" style="position:absolute;left:0;text-align:left;margin-left:58.9pt;margin-top:8.35pt;width:72.45pt;height:13pt;z-index:2516583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" filled="f" stroked="f" strokeweight=".5pt">
                <v:textbox inset="0,0,0,0">
                  <w:txbxContent>
                    <w:p w14:paraId="1DCB46EA" w14:textId="509B6E0D" w:rsidR="005659F7" w:rsidRDefault="005659F7" w:rsidP="005659F7">
                      <w:pPr>
                        <w:spacing w:line="100" w:lineRule="atLeast"/>
                        <w:jc w:val="left"/>
                        <w:rPr>
                          <w:color w:val="000000" w:themeColor="text1"/>
                          <w:sz w:val="10"/>
                          <w:szCs w:val="10"/>
                        </w:rPr>
                      </w:pPr>
                      <w:r>
                        <w:rPr>
                          <w:rFonts w:hint="eastAsia"/>
                          <w:color w:val="000000" w:themeColor="text1"/>
                          <w:sz w:val="10"/>
                          <w:szCs w:val="10"/>
                        </w:rPr>
                        <w:t>【OKボタン押下】</w:t>
                      </w:r>
                      <w:r w:rsidR="00EA6758">
                        <w:rPr>
                          <w:rFonts w:hint="eastAsia"/>
                          <w:color w:val="000000" w:themeColor="text1"/>
                          <w:sz w:val="10"/>
                          <w:szCs w:val="10"/>
                        </w:rPr>
                        <w:t>（予約可能）</w:t>
                      </w:r>
                    </w:p>
                    <w:p w14:paraId="6200BC24" w14:textId="77777777" w:rsidR="00C511CC" w:rsidRPr="00CF0569" w:rsidRDefault="00C511CC" w:rsidP="005659F7">
                      <w:pPr>
                        <w:spacing w:line="100" w:lineRule="atLeast"/>
                        <w:jc w:val="left"/>
                        <w:rPr>
                          <w:color w:val="000000" w:themeColor="text1"/>
                          <w:sz w:val="10"/>
                          <w:szCs w:val="10"/>
                        </w:rPr>
                      </w:pPr>
                    </w:p>
                  </w:txbxContent>
                </v:textbox>
              </v:shape>
            </w:pict>
          </mc:Fallback>
        </mc:AlternateContent>
      </w:r>
    </w:p>
    <w:p w14:paraId="54D25098" w14:textId="4EE13E94" w:rsidR="005F38A3" w:rsidRDefault="0095578F" w:rsidP="00CB1133">
      <w:pPr>
        <w:pStyle w:val="a4"/>
        <w:ind w:leftChars="0" w:left="992"/>
        <w:jc w:val="left"/>
      </w:pPr>
      <w:r>
        <w:rPr>
          <w:noProof/>
        </w:rPr>
        <mc:AlternateContent>
          <mc:Choice Requires="wps">
            <w:drawing>
              <wp:anchor distT="0" distB="0" distL="114300" distR="114300" simplePos="0" relativeHeight="251658655" behindDoc="0" locked="0" layoutInCell="1" allowOverlap="1" wp14:anchorId="3AD73C24" wp14:editId="1EF8CC71">
                <wp:simplePos x="0" y="0"/>
                <wp:positionH relativeFrom="column">
                  <wp:posOffset>3810697</wp:posOffset>
                </wp:positionH>
                <wp:positionV relativeFrom="paragraph">
                  <wp:posOffset>63213</wp:posOffset>
                </wp:positionV>
                <wp:extent cx="1414454" cy="206375"/>
                <wp:effectExtent l="0" t="0" r="14605" b="22225"/>
                <wp:wrapNone/>
                <wp:docPr id="439285389" name="フローチャート: 処理 439285389"/>
                <wp:cNvGraphicFramePr/>
                <a:graphic xmlns:a="http://schemas.openxmlformats.org/drawingml/2006/main">
                  <a:graphicData uri="http://schemas.microsoft.com/office/word/2010/wordprocessingShape">
                    <wps:wsp>
                      <wps:cNvSpPr/>
                      <wps:spPr>
                        <a:xfrm>
                          <a:off x="0" y="0"/>
                          <a:ext cx="1414454" cy="206375"/>
                        </a:xfrm>
                        <a:prstGeom prst="flowChartProcess">
                          <a:avLst/>
                        </a:prstGeom>
                        <a:solidFill>
                          <a:sysClr val="window" lastClr="FFFFFF"/>
                        </a:solidFill>
                        <a:ln w="12700" cap="flat" cmpd="sng" algn="ctr">
                          <a:solidFill>
                            <a:sysClr val="windowText" lastClr="000000"/>
                          </a:solidFill>
                          <a:prstDash val="solid"/>
                          <a:miter lim="800000"/>
                        </a:ln>
                        <a:effectLst/>
                      </wps:spPr>
                      <wps:txbx>
                        <w:txbxContent>
                          <w:p w14:paraId="155E9147" w14:textId="38972772" w:rsidR="0095578F" w:rsidRPr="005659F7" w:rsidRDefault="0095578F" w:rsidP="0095578F">
                            <w:pPr>
                              <w:jc w:val="center"/>
                              <w:rPr>
                                <w:color w:val="000000" w:themeColor="text1"/>
                                <w:sz w:val="18"/>
                                <w:szCs w:val="20"/>
                              </w:rPr>
                            </w:pPr>
                            <w:r>
                              <w:rPr>
                                <w:rFonts w:hint="eastAsia"/>
                                <w:color w:val="000000" w:themeColor="text1"/>
                                <w:sz w:val="18"/>
                                <w:szCs w:val="20"/>
                              </w:rPr>
                              <w:t>予約変更成功</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73C24" id="フローチャート: 処理 439285389" o:spid="_x0000_s1283" type="#_x0000_t109" style="position:absolute;left:0;text-align:left;margin-left:300.05pt;margin-top:5pt;width:111.35pt;height:16.25pt;z-index:2516586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" fillcolor="window" strokecolor="windowText" strokeweight="1pt">
                <v:textbox inset="0,0,0,0">
                  <w:txbxContent>
                    <w:p w14:paraId="155E9147" w14:textId="38972772" w:rsidR="0095578F" w:rsidRPr="005659F7" w:rsidRDefault="0095578F" w:rsidP="0095578F">
                      <w:pPr>
                        <w:jc w:val="center"/>
                        <w:rPr>
                          <w:color w:val="000000" w:themeColor="text1"/>
                          <w:sz w:val="18"/>
                          <w:szCs w:val="20"/>
                        </w:rPr>
                      </w:pPr>
                      <w:r>
                        <w:rPr>
                          <w:rFonts w:hint="eastAsia"/>
                          <w:color w:val="000000" w:themeColor="text1"/>
                          <w:sz w:val="18"/>
                          <w:szCs w:val="20"/>
                        </w:rPr>
                        <w:t>予約変更成功</w:t>
                      </w:r>
                    </w:p>
                  </w:txbxContent>
                </v:textbox>
              </v:shape>
            </w:pict>
          </mc:Fallback>
        </mc:AlternateContent>
      </w:r>
      <w:r w:rsidR="00B01FFB">
        <w:rPr>
          <w:noProof/>
        </w:rPr>
        <mc:AlternateContent>
          <mc:Choice Requires="wps">
            <w:drawing>
              <wp:anchor distT="0" distB="0" distL="114300" distR="114300" simplePos="0" relativeHeight="251658381" behindDoc="0" locked="0" layoutInCell="1" allowOverlap="1" wp14:anchorId="094564E4" wp14:editId="31344C8B">
                <wp:simplePos x="0" y="0"/>
                <wp:positionH relativeFrom="column">
                  <wp:posOffset>2252277</wp:posOffset>
                </wp:positionH>
                <wp:positionV relativeFrom="paragraph">
                  <wp:posOffset>70742</wp:posOffset>
                </wp:positionV>
                <wp:extent cx="1414454" cy="206375"/>
                <wp:effectExtent l="0" t="0" r="14605" b="22225"/>
                <wp:wrapNone/>
                <wp:docPr id="680360149" name="フローチャート: 処理 680360149"/>
                <wp:cNvGraphicFramePr/>
                <a:graphic xmlns:a="http://schemas.openxmlformats.org/drawingml/2006/main">
                  <a:graphicData uri="http://schemas.microsoft.com/office/word/2010/wordprocessingShape">
                    <wps:wsp>
                      <wps:cNvSpPr/>
                      <wps:spPr>
                        <a:xfrm>
                          <a:off x="0" y="0"/>
                          <a:ext cx="1414454" cy="206375"/>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69B27B" w14:textId="537F8795" w:rsidR="00017889" w:rsidRPr="005659F7" w:rsidRDefault="00017889" w:rsidP="00017889">
                            <w:pPr>
                              <w:jc w:val="center"/>
                              <w:rPr>
                                <w:color w:val="000000" w:themeColor="text1"/>
                                <w:sz w:val="18"/>
                                <w:szCs w:val="20"/>
                              </w:rPr>
                            </w:pPr>
                            <w:r w:rsidRPr="005659F7">
                              <w:rPr>
                                <w:rFonts w:hint="eastAsia"/>
                                <w:color w:val="000000" w:themeColor="text1"/>
                                <w:sz w:val="18"/>
                                <w:szCs w:val="20"/>
                              </w:rPr>
                              <w:t>4.</w:t>
                            </w:r>
                            <w:r w:rsidRPr="005659F7">
                              <w:rPr>
                                <w:color w:val="000000" w:themeColor="text1"/>
                                <w:sz w:val="18"/>
                                <w:szCs w:val="20"/>
                              </w:rPr>
                              <w:t>3</w:t>
                            </w:r>
                            <w:r w:rsidRPr="005659F7">
                              <w:rPr>
                                <w:rFonts w:hint="eastAsia"/>
                                <w:color w:val="000000" w:themeColor="text1"/>
                                <w:sz w:val="18"/>
                                <w:szCs w:val="20"/>
                              </w:rPr>
                              <w:t>.6</w:t>
                            </w:r>
                            <w:r w:rsidRPr="005659F7">
                              <w:rPr>
                                <w:color w:val="000000" w:themeColor="text1"/>
                                <w:sz w:val="18"/>
                                <w:szCs w:val="20"/>
                              </w:rPr>
                              <w:t>.</w:t>
                            </w:r>
                            <w:r>
                              <w:rPr>
                                <w:rFonts w:hint="eastAsia"/>
                                <w:color w:val="000000" w:themeColor="text1"/>
                                <w:sz w:val="18"/>
                                <w:szCs w:val="20"/>
                              </w:rPr>
                              <w:t>3</w:t>
                            </w:r>
                            <w:r w:rsidRPr="005659F7">
                              <w:rPr>
                                <w:rFonts w:hint="eastAsia"/>
                                <w:color w:val="000000" w:themeColor="text1"/>
                                <w:sz w:val="18"/>
                                <w:szCs w:val="20"/>
                              </w:rPr>
                              <w:t>新規予約</w:t>
                            </w:r>
                            <w:r>
                              <w:rPr>
                                <w:rFonts w:hint="eastAsia"/>
                                <w:color w:val="000000" w:themeColor="text1"/>
                                <w:sz w:val="18"/>
                                <w:szCs w:val="20"/>
                              </w:rPr>
                              <w:t>失敗</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564E4" id="フローチャート: 処理 680360149" o:spid="_x0000_s1284" type="#_x0000_t109" style="position:absolute;left:0;text-align:left;margin-left:177.35pt;margin-top:5.55pt;width:111.35pt;height:16.25pt;z-index:2516583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" fillcolor="white [3212]" strokecolor="black [3213]" strokeweight="1pt">
                <v:textbox inset="0,0,0,0">
                  <w:txbxContent>
                    <w:p w14:paraId="6269B27B" w14:textId="537F8795" w:rsidR="00017889" w:rsidRPr="005659F7" w:rsidRDefault="00017889" w:rsidP="00017889">
                      <w:pPr>
                        <w:jc w:val="center"/>
                        <w:rPr>
                          <w:color w:val="000000" w:themeColor="text1"/>
                          <w:sz w:val="18"/>
                          <w:szCs w:val="20"/>
                        </w:rPr>
                      </w:pPr>
                      <w:r w:rsidRPr="005659F7">
                        <w:rPr>
                          <w:rFonts w:hint="eastAsia"/>
                          <w:color w:val="000000" w:themeColor="text1"/>
                          <w:sz w:val="18"/>
                          <w:szCs w:val="20"/>
                        </w:rPr>
                        <w:t>4.</w:t>
                      </w:r>
                      <w:r w:rsidRPr="005659F7">
                        <w:rPr>
                          <w:color w:val="000000" w:themeColor="text1"/>
                          <w:sz w:val="18"/>
                          <w:szCs w:val="20"/>
                        </w:rPr>
                        <w:t>3</w:t>
                      </w:r>
                      <w:r w:rsidRPr="005659F7">
                        <w:rPr>
                          <w:rFonts w:hint="eastAsia"/>
                          <w:color w:val="000000" w:themeColor="text1"/>
                          <w:sz w:val="18"/>
                          <w:szCs w:val="20"/>
                        </w:rPr>
                        <w:t>.6</w:t>
                      </w:r>
                      <w:r w:rsidRPr="005659F7">
                        <w:rPr>
                          <w:color w:val="000000" w:themeColor="text1"/>
                          <w:sz w:val="18"/>
                          <w:szCs w:val="20"/>
                        </w:rPr>
                        <w:t>.</w:t>
                      </w:r>
                      <w:r>
                        <w:rPr>
                          <w:rFonts w:hint="eastAsia"/>
                          <w:color w:val="000000" w:themeColor="text1"/>
                          <w:sz w:val="18"/>
                          <w:szCs w:val="20"/>
                        </w:rPr>
                        <w:t>3</w:t>
                      </w:r>
                      <w:r w:rsidRPr="005659F7">
                        <w:rPr>
                          <w:rFonts w:hint="eastAsia"/>
                          <w:color w:val="000000" w:themeColor="text1"/>
                          <w:sz w:val="18"/>
                          <w:szCs w:val="20"/>
                        </w:rPr>
                        <w:t>新規予約</w:t>
                      </w:r>
                      <w:r>
                        <w:rPr>
                          <w:rFonts w:hint="eastAsia"/>
                          <w:color w:val="000000" w:themeColor="text1"/>
                          <w:sz w:val="18"/>
                          <w:szCs w:val="20"/>
                        </w:rPr>
                        <w:t>失敗</w:t>
                      </w:r>
                    </w:p>
                  </w:txbxContent>
                </v:textbox>
              </v:shape>
            </w:pict>
          </mc:Fallback>
        </mc:AlternateContent>
      </w:r>
      <w:r w:rsidR="00D245FA">
        <w:rPr>
          <w:noProof/>
        </w:rPr>
        <mc:AlternateContent>
          <mc:Choice Requires="wps">
            <w:drawing>
              <wp:anchor distT="0" distB="0" distL="114300" distR="114300" simplePos="0" relativeHeight="251658374" behindDoc="0" locked="0" layoutInCell="1" allowOverlap="1" wp14:anchorId="6C56FE05" wp14:editId="4A97DAD3">
                <wp:simplePos x="0" y="0"/>
                <wp:positionH relativeFrom="column">
                  <wp:posOffset>802210</wp:posOffset>
                </wp:positionH>
                <wp:positionV relativeFrom="paragraph">
                  <wp:posOffset>70935</wp:posOffset>
                </wp:positionV>
                <wp:extent cx="1414454" cy="206375"/>
                <wp:effectExtent l="0" t="0" r="14605" b="22225"/>
                <wp:wrapNone/>
                <wp:docPr id="1403595882" name="フローチャート: 処理 1403595882"/>
                <wp:cNvGraphicFramePr/>
                <a:graphic xmlns:a="http://schemas.openxmlformats.org/drawingml/2006/main">
                  <a:graphicData uri="http://schemas.microsoft.com/office/word/2010/wordprocessingShape">
                    <wps:wsp>
                      <wps:cNvSpPr/>
                      <wps:spPr>
                        <a:xfrm>
                          <a:off x="0" y="0"/>
                          <a:ext cx="1414454" cy="206375"/>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BC38ED" w14:textId="54B23FF6" w:rsidR="004843FE" w:rsidRPr="005659F7" w:rsidRDefault="004843FE" w:rsidP="004843FE">
                            <w:pPr>
                              <w:jc w:val="center"/>
                              <w:rPr>
                                <w:color w:val="000000" w:themeColor="text1"/>
                                <w:sz w:val="18"/>
                                <w:szCs w:val="20"/>
                              </w:rPr>
                            </w:pPr>
                            <w:r w:rsidRPr="005659F7">
                              <w:rPr>
                                <w:rFonts w:hint="eastAsia"/>
                                <w:color w:val="000000" w:themeColor="text1"/>
                                <w:sz w:val="18"/>
                                <w:szCs w:val="20"/>
                              </w:rPr>
                              <w:t>4.</w:t>
                            </w:r>
                            <w:r w:rsidRPr="005659F7">
                              <w:rPr>
                                <w:color w:val="000000" w:themeColor="text1"/>
                                <w:sz w:val="18"/>
                                <w:szCs w:val="20"/>
                              </w:rPr>
                              <w:t>3</w:t>
                            </w:r>
                            <w:r w:rsidRPr="005659F7">
                              <w:rPr>
                                <w:rFonts w:hint="eastAsia"/>
                                <w:color w:val="000000" w:themeColor="text1"/>
                                <w:sz w:val="18"/>
                                <w:szCs w:val="20"/>
                              </w:rPr>
                              <w:t>.</w:t>
                            </w:r>
                            <w:r w:rsidR="005659F7" w:rsidRPr="005659F7">
                              <w:rPr>
                                <w:rFonts w:hint="eastAsia"/>
                                <w:color w:val="000000" w:themeColor="text1"/>
                                <w:sz w:val="18"/>
                                <w:szCs w:val="20"/>
                              </w:rPr>
                              <w:t>6</w:t>
                            </w:r>
                            <w:r w:rsidRPr="005659F7">
                              <w:rPr>
                                <w:color w:val="000000" w:themeColor="text1"/>
                                <w:sz w:val="18"/>
                                <w:szCs w:val="20"/>
                              </w:rPr>
                              <w:t>.2</w:t>
                            </w:r>
                            <w:r w:rsidR="005659F7" w:rsidRPr="005659F7">
                              <w:rPr>
                                <w:rFonts w:hint="eastAsia"/>
                                <w:color w:val="000000" w:themeColor="text1"/>
                                <w:sz w:val="18"/>
                                <w:szCs w:val="20"/>
                              </w:rPr>
                              <w:t>新規予約成功</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56FE05" id="フローチャート: 処理 1403595882" o:spid="_x0000_s1285" type="#_x0000_t109" style="position:absolute;left:0;text-align:left;margin-left:63.15pt;margin-top:5.6pt;width:111.35pt;height:16.25pt;z-index:2516583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" fillcolor="white [3212]" strokecolor="black [3213]" strokeweight="1pt">
                <v:textbox inset="0,0,0,0">
                  <w:txbxContent>
                    <w:p w14:paraId="16BC38ED" w14:textId="54B23FF6" w:rsidR="004843FE" w:rsidRPr="005659F7" w:rsidRDefault="004843FE" w:rsidP="004843FE">
                      <w:pPr>
                        <w:jc w:val="center"/>
                        <w:rPr>
                          <w:color w:val="000000" w:themeColor="text1"/>
                          <w:sz w:val="18"/>
                          <w:szCs w:val="20"/>
                        </w:rPr>
                      </w:pPr>
                      <w:r w:rsidRPr="005659F7">
                        <w:rPr>
                          <w:rFonts w:hint="eastAsia"/>
                          <w:color w:val="000000" w:themeColor="text1"/>
                          <w:sz w:val="18"/>
                          <w:szCs w:val="20"/>
                        </w:rPr>
                        <w:t>4.</w:t>
                      </w:r>
                      <w:r w:rsidRPr="005659F7">
                        <w:rPr>
                          <w:color w:val="000000" w:themeColor="text1"/>
                          <w:sz w:val="18"/>
                          <w:szCs w:val="20"/>
                        </w:rPr>
                        <w:t>3</w:t>
                      </w:r>
                      <w:r w:rsidRPr="005659F7">
                        <w:rPr>
                          <w:rFonts w:hint="eastAsia"/>
                          <w:color w:val="000000" w:themeColor="text1"/>
                          <w:sz w:val="18"/>
                          <w:szCs w:val="20"/>
                        </w:rPr>
                        <w:t>.</w:t>
                      </w:r>
                      <w:r w:rsidR="005659F7" w:rsidRPr="005659F7">
                        <w:rPr>
                          <w:rFonts w:hint="eastAsia"/>
                          <w:color w:val="000000" w:themeColor="text1"/>
                          <w:sz w:val="18"/>
                          <w:szCs w:val="20"/>
                        </w:rPr>
                        <w:t>6</w:t>
                      </w:r>
                      <w:r w:rsidRPr="005659F7">
                        <w:rPr>
                          <w:color w:val="000000" w:themeColor="text1"/>
                          <w:sz w:val="18"/>
                          <w:szCs w:val="20"/>
                        </w:rPr>
                        <w:t>.2</w:t>
                      </w:r>
                      <w:r w:rsidR="005659F7" w:rsidRPr="005659F7">
                        <w:rPr>
                          <w:rFonts w:hint="eastAsia"/>
                          <w:color w:val="000000" w:themeColor="text1"/>
                          <w:sz w:val="18"/>
                          <w:szCs w:val="20"/>
                        </w:rPr>
                        <w:t>新規予約成功</w:t>
                      </w:r>
                    </w:p>
                  </w:txbxContent>
                </v:textbox>
              </v:shape>
            </w:pict>
          </mc:Fallback>
        </mc:AlternateContent>
      </w:r>
    </w:p>
    <w:p w14:paraId="4DE98BB3" w14:textId="261DEC42" w:rsidR="005F38A3" w:rsidRDefault="005C1089" w:rsidP="00CB1133">
      <w:pPr>
        <w:pStyle w:val="a4"/>
        <w:ind w:leftChars="0" w:left="992"/>
        <w:jc w:val="left"/>
      </w:pPr>
      <w:r>
        <w:rPr>
          <w:noProof/>
        </w:rPr>
        <mc:AlternateContent>
          <mc:Choice Requires="wps">
            <w:drawing>
              <wp:anchor distT="0" distB="0" distL="114300" distR="114300" simplePos="0" relativeHeight="251658658" behindDoc="0" locked="0" layoutInCell="1" allowOverlap="1" wp14:anchorId="27E5B640" wp14:editId="2FFB6F3D">
                <wp:simplePos x="0" y="0"/>
                <wp:positionH relativeFrom="column">
                  <wp:posOffset>3864114</wp:posOffset>
                </wp:positionH>
                <wp:positionV relativeFrom="paragraph">
                  <wp:posOffset>31208</wp:posOffset>
                </wp:positionV>
                <wp:extent cx="742950" cy="200025"/>
                <wp:effectExtent l="0" t="0" r="0" b="9525"/>
                <wp:wrapNone/>
                <wp:docPr id="617026836" name="テキスト ボックス 617026836"/>
                <wp:cNvGraphicFramePr/>
                <a:graphic xmlns:a="http://schemas.openxmlformats.org/drawingml/2006/main">
                  <a:graphicData uri="http://schemas.microsoft.com/office/word/2010/wordprocessingShape">
                    <wps:wsp>
                      <wps:cNvSpPr txBox="1"/>
                      <wps:spPr>
                        <a:xfrm>
                          <a:off x="0" y="0"/>
                          <a:ext cx="742950" cy="200025"/>
                        </a:xfrm>
                        <a:prstGeom prst="rect">
                          <a:avLst/>
                        </a:prstGeom>
                        <a:noFill/>
                        <a:ln w="6350">
                          <a:noFill/>
                        </a:ln>
                      </wps:spPr>
                      <wps:txbx>
                        <w:txbxContent>
                          <w:p w14:paraId="5C634E88" w14:textId="6F08A392" w:rsidR="005C1089" w:rsidRPr="00CF0569" w:rsidRDefault="005C1089" w:rsidP="005C1089">
                            <w:pPr>
                              <w:spacing w:line="100" w:lineRule="atLeast"/>
                              <w:jc w:val="left"/>
                              <w:rPr>
                                <w:color w:val="000000" w:themeColor="text1"/>
                                <w:sz w:val="10"/>
                                <w:szCs w:val="10"/>
                              </w:rPr>
                            </w:pPr>
                            <w:r>
                              <w:rPr>
                                <w:rFonts w:hint="eastAsia"/>
                                <w:color w:val="000000" w:themeColor="text1"/>
                                <w:sz w:val="10"/>
                                <w:szCs w:val="10"/>
                              </w:rPr>
                              <w:t>「</w:t>
                            </w:r>
                            <w:r w:rsidR="00E44687">
                              <w:rPr>
                                <w:rFonts w:hint="eastAsia"/>
                                <w:color w:val="000000" w:themeColor="text1"/>
                                <w:sz w:val="10"/>
                                <w:szCs w:val="10"/>
                              </w:rPr>
                              <w:t>変更しました</w:t>
                            </w:r>
                            <w:r>
                              <w:rPr>
                                <w:rFonts w:hint="eastAsia"/>
                                <w:color w:val="000000" w:themeColor="text1"/>
                                <w:sz w:val="10"/>
                                <w:szCs w:val="10"/>
                              </w:rPr>
                              <w:t>」表示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5B640" id="テキスト ボックス 617026836" o:spid="_x0000_s1286" type="#_x0000_t202" style="position:absolute;left:0;text-align:left;margin-left:304.25pt;margin-top:2.45pt;width:58.5pt;height:15.75pt;z-index:2516586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" filled="f" stroked="f" strokeweight=".5pt">
                <v:textbox inset="0,0,0,0">
                  <w:txbxContent>
                    <w:p w14:paraId="5C634E88" w14:textId="6F08A392" w:rsidR="005C1089" w:rsidRPr="00CF0569" w:rsidRDefault="005C1089" w:rsidP="005C1089">
                      <w:pPr>
                        <w:spacing w:line="100" w:lineRule="atLeast"/>
                        <w:jc w:val="left"/>
                        <w:rPr>
                          <w:color w:val="000000" w:themeColor="text1"/>
                          <w:sz w:val="10"/>
                          <w:szCs w:val="10"/>
                        </w:rPr>
                      </w:pPr>
                      <w:r>
                        <w:rPr>
                          <w:rFonts w:hint="eastAsia"/>
                          <w:color w:val="000000" w:themeColor="text1"/>
                          <w:sz w:val="10"/>
                          <w:szCs w:val="10"/>
                        </w:rPr>
                        <w:t>「</w:t>
                      </w:r>
                      <w:r w:rsidR="00E44687">
                        <w:rPr>
                          <w:rFonts w:hint="eastAsia"/>
                          <w:color w:val="000000" w:themeColor="text1"/>
                          <w:sz w:val="10"/>
                          <w:szCs w:val="10"/>
                        </w:rPr>
                        <w:t>変更しました</w:t>
                      </w:r>
                      <w:r>
                        <w:rPr>
                          <w:rFonts w:hint="eastAsia"/>
                          <w:color w:val="000000" w:themeColor="text1"/>
                          <w:sz w:val="10"/>
                          <w:szCs w:val="10"/>
                        </w:rPr>
                        <w:t>」表示</w:t>
                      </w:r>
                    </w:p>
                  </w:txbxContent>
                </v:textbox>
              </v:shape>
            </w:pict>
          </mc:Fallback>
        </mc:AlternateContent>
      </w:r>
      <w:r w:rsidR="00B01FFB">
        <w:rPr>
          <w:noProof/>
        </w:rPr>
        <mc:AlternateContent>
          <mc:Choice Requires="wps">
            <w:drawing>
              <wp:anchor distT="0" distB="0" distL="114300" distR="114300" simplePos="0" relativeHeight="251658380" behindDoc="0" locked="0" layoutInCell="1" allowOverlap="1" wp14:anchorId="03ABB848" wp14:editId="506AEDDE">
                <wp:simplePos x="0" y="0"/>
                <wp:positionH relativeFrom="column">
                  <wp:posOffset>803618</wp:posOffset>
                </wp:positionH>
                <wp:positionV relativeFrom="paragraph">
                  <wp:posOffset>130622</wp:posOffset>
                </wp:positionV>
                <wp:extent cx="742950" cy="200025"/>
                <wp:effectExtent l="0" t="0" r="0" b="9525"/>
                <wp:wrapNone/>
                <wp:docPr id="219518685" name="テキスト ボックス 219518685"/>
                <wp:cNvGraphicFramePr/>
                <a:graphic xmlns:a="http://schemas.openxmlformats.org/drawingml/2006/main">
                  <a:graphicData uri="http://schemas.microsoft.com/office/word/2010/wordprocessingShape">
                    <wps:wsp>
                      <wps:cNvSpPr txBox="1"/>
                      <wps:spPr>
                        <a:xfrm>
                          <a:off x="0" y="0"/>
                          <a:ext cx="742950" cy="200025"/>
                        </a:xfrm>
                        <a:prstGeom prst="rect">
                          <a:avLst/>
                        </a:prstGeom>
                        <a:noFill/>
                        <a:ln w="6350">
                          <a:noFill/>
                        </a:ln>
                      </wps:spPr>
                      <wps:txbx>
                        <w:txbxContent>
                          <w:p w14:paraId="77913D2D" w14:textId="46091AC5" w:rsidR="00EA6758" w:rsidRPr="00CF0569" w:rsidRDefault="00EA6758" w:rsidP="00EA6758">
                            <w:pPr>
                              <w:spacing w:line="100" w:lineRule="atLeast"/>
                              <w:jc w:val="left"/>
                              <w:rPr>
                                <w:color w:val="000000" w:themeColor="text1"/>
                                <w:sz w:val="10"/>
                                <w:szCs w:val="10"/>
                              </w:rPr>
                            </w:pPr>
                            <w:r>
                              <w:rPr>
                                <w:rFonts w:hint="eastAsia"/>
                                <w:color w:val="000000" w:themeColor="text1"/>
                                <w:sz w:val="10"/>
                                <w:szCs w:val="10"/>
                              </w:rPr>
                              <w:t>「予約されました」表示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BB848" id="テキスト ボックス 219518685" o:spid="_x0000_s1287" type="#_x0000_t202" style="position:absolute;left:0;text-align:left;margin-left:63.3pt;margin-top:10.3pt;width:58.5pt;height:15.75pt;z-index:2516583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" filled="f" stroked="f" strokeweight=".5pt">
                <v:textbox inset="0,0,0,0">
                  <w:txbxContent>
                    <w:p w14:paraId="77913D2D" w14:textId="46091AC5" w:rsidR="00EA6758" w:rsidRPr="00CF0569" w:rsidRDefault="00EA6758" w:rsidP="00EA6758">
                      <w:pPr>
                        <w:spacing w:line="100" w:lineRule="atLeast"/>
                        <w:jc w:val="left"/>
                        <w:rPr>
                          <w:color w:val="000000" w:themeColor="text1"/>
                          <w:sz w:val="10"/>
                          <w:szCs w:val="10"/>
                        </w:rPr>
                      </w:pPr>
                      <w:r>
                        <w:rPr>
                          <w:rFonts w:hint="eastAsia"/>
                          <w:color w:val="000000" w:themeColor="text1"/>
                          <w:sz w:val="10"/>
                          <w:szCs w:val="10"/>
                        </w:rPr>
                        <w:t>「予約されました」表示</w:t>
                      </w:r>
                    </w:p>
                  </w:txbxContent>
                </v:textbox>
              </v:shape>
            </w:pict>
          </mc:Fallback>
        </mc:AlternateContent>
      </w:r>
      <w:r w:rsidR="00D245FA">
        <w:rPr>
          <w:noProof/>
        </w:rPr>
        <mc:AlternateContent>
          <mc:Choice Requires="wps">
            <w:drawing>
              <wp:anchor distT="0" distB="0" distL="114300" distR="114300" simplePos="0" relativeHeight="251658377" behindDoc="0" locked="0" layoutInCell="1" allowOverlap="1" wp14:anchorId="78E41A43" wp14:editId="086A0F3B">
                <wp:simplePos x="0" y="0"/>
                <wp:positionH relativeFrom="column">
                  <wp:posOffset>737716</wp:posOffset>
                </wp:positionH>
                <wp:positionV relativeFrom="paragraph">
                  <wp:posOffset>194670</wp:posOffset>
                </wp:positionV>
                <wp:extent cx="810557" cy="0"/>
                <wp:effectExtent l="0" t="0" r="0" b="0"/>
                <wp:wrapNone/>
                <wp:docPr id="1694037160" name="直線コネクタ 12"/>
                <wp:cNvGraphicFramePr/>
                <a:graphic xmlns:a="http://schemas.openxmlformats.org/drawingml/2006/main">
                  <a:graphicData uri="http://schemas.microsoft.com/office/word/2010/wordprocessingShape">
                    <wps:wsp>
                      <wps:cNvCnPr/>
                      <wps:spPr>
                        <a:xfrm flipH="1">
                          <a:off x="0" y="0"/>
                          <a:ext cx="8105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7B6FE1" id="直線コネクタ 12" o:spid="_x0000_s1026" style="position:absolute;flip:x;z-index:251658377;visibility:visible;mso-wrap-style:square;mso-wrap-distance-left:9pt;mso-wrap-distance-top:0;mso-wrap-distance-right:9pt;mso-wrap-distance-bottom:0;mso-position-horizontal:absolute;mso-position-horizontal-relative:text;mso-position-vertical:absolute;mso-position-vertical-relative:text" from="58.1pt,15.35pt" to="121.9pt,15.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" strokecolor="black [3200]" strokeweight=".5pt">
                <v:stroke joinstyle="miter"/>
              </v:line>
            </w:pict>
          </mc:Fallback>
        </mc:AlternateContent>
      </w:r>
      <w:r w:rsidR="00D245FA">
        <w:rPr>
          <w:noProof/>
        </w:rPr>
        <mc:AlternateContent>
          <mc:Choice Requires="wps">
            <w:drawing>
              <wp:anchor distT="0" distB="0" distL="114300" distR="114300" simplePos="0" relativeHeight="251658376" behindDoc="0" locked="0" layoutInCell="1" allowOverlap="1" wp14:anchorId="6DEEF8FC" wp14:editId="671E1720">
                <wp:simplePos x="0" y="0"/>
                <wp:positionH relativeFrom="column">
                  <wp:posOffset>1547735</wp:posOffset>
                </wp:positionH>
                <wp:positionV relativeFrom="paragraph">
                  <wp:posOffset>50520</wp:posOffset>
                </wp:positionV>
                <wp:extent cx="0" cy="148423"/>
                <wp:effectExtent l="0" t="0" r="38100" b="23495"/>
                <wp:wrapNone/>
                <wp:docPr id="105110431" name="直線コネクタ 11"/>
                <wp:cNvGraphicFramePr/>
                <a:graphic xmlns:a="http://schemas.openxmlformats.org/drawingml/2006/main">
                  <a:graphicData uri="http://schemas.microsoft.com/office/word/2010/wordprocessingShape">
                    <wps:wsp>
                      <wps:cNvCnPr/>
                      <wps:spPr>
                        <a:xfrm>
                          <a:off x="0" y="0"/>
                          <a:ext cx="0" cy="14842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B2DC8B" id="直線コネクタ 11" o:spid="_x0000_s1026" style="position:absolute;z-index:251658376;visibility:visible;mso-wrap-style:square;mso-wrap-distance-left:9pt;mso-wrap-distance-top:0;mso-wrap-distance-right:9pt;mso-wrap-distance-bottom:0;mso-position-horizontal:absolute;mso-position-horizontal-relative:text;mso-position-vertical:absolute;mso-position-vertical-relative:text" from="121.85pt,4pt" to="121.85pt,1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" strokecolor="black [3200]" strokeweight=".5pt">
                <v:stroke joinstyle="miter"/>
              </v:line>
            </w:pict>
          </mc:Fallback>
        </mc:AlternateContent>
      </w:r>
    </w:p>
    <w:p w14:paraId="2AA6839B" w14:textId="47F8E1DF" w:rsidR="005F38A3" w:rsidRDefault="005F38A3" w:rsidP="00CB1133">
      <w:pPr>
        <w:pStyle w:val="a4"/>
        <w:ind w:leftChars="0" w:left="992"/>
        <w:jc w:val="left"/>
      </w:pPr>
    </w:p>
    <w:p w14:paraId="766972B6" w14:textId="4D06EC13" w:rsidR="005F38A3" w:rsidRDefault="005F38A3" w:rsidP="00CB1133">
      <w:pPr>
        <w:pStyle w:val="a4"/>
        <w:ind w:leftChars="0" w:left="992"/>
        <w:jc w:val="left"/>
      </w:pPr>
    </w:p>
    <w:p w14:paraId="5D86FD34" w14:textId="0F072676" w:rsidR="00CB1133" w:rsidRDefault="00CB1133">
      <w:pPr>
        <w:widowControl/>
        <w:jc w:val="left"/>
      </w:pPr>
      <w:r>
        <w:br w:type="page"/>
      </w:r>
    </w:p>
    <w:p w14:paraId="3B3ADB66" w14:textId="77777777" w:rsidR="00771510" w:rsidRDefault="00771510" w:rsidP="00771510">
      <w:pPr>
        <w:pStyle w:val="a4"/>
        <w:numPr>
          <w:ilvl w:val="1"/>
          <w:numId w:val="1"/>
        </w:numPr>
        <w:ind w:leftChars="0"/>
        <w:jc w:val="left"/>
        <w:outlineLvl w:val="1"/>
      </w:pPr>
      <w:r>
        <w:rPr>
          <w:rFonts w:hint="eastAsia"/>
        </w:rPr>
        <w:lastRenderedPageBreak/>
        <w:t>状態別表示及び遷移</w:t>
      </w:r>
    </w:p>
    <w:p w14:paraId="751CBEBA" w14:textId="0FCA676D" w:rsidR="00406BFD" w:rsidRDefault="00A128C4" w:rsidP="00771510">
      <w:pPr>
        <w:pStyle w:val="a4"/>
        <w:ind w:leftChars="0" w:left="992"/>
        <w:jc w:val="left"/>
      </w:pPr>
      <w:r>
        <w:rPr>
          <w:rFonts w:hint="eastAsia"/>
        </w:rPr>
        <w:t>以下に</w:t>
      </w:r>
      <w:r w:rsidR="00F60242">
        <w:rPr>
          <w:rFonts w:hint="eastAsia"/>
        </w:rPr>
        <w:t>、</w:t>
      </w:r>
      <w:r w:rsidR="007E0C85">
        <w:rPr>
          <w:rFonts w:hint="eastAsia"/>
        </w:rPr>
        <w:t>各状態における画面</w:t>
      </w:r>
      <w:r w:rsidR="00F60242">
        <w:rPr>
          <w:rFonts w:hint="eastAsia"/>
        </w:rPr>
        <w:t>、</w:t>
      </w:r>
      <w:r w:rsidR="007E0C85">
        <w:rPr>
          <w:rFonts w:hint="eastAsia"/>
        </w:rPr>
        <w:t>有効操作及び</w:t>
      </w:r>
      <w:r w:rsidR="000564B8">
        <w:rPr>
          <w:rFonts w:hint="eastAsia"/>
        </w:rPr>
        <w:t>その時の動作及び表示内容</w:t>
      </w:r>
      <w:r w:rsidR="00F60242">
        <w:rPr>
          <w:rFonts w:hint="eastAsia"/>
        </w:rPr>
        <w:t>、</w:t>
      </w:r>
      <w:r w:rsidR="000564B8">
        <w:rPr>
          <w:rFonts w:hint="eastAsia"/>
        </w:rPr>
        <w:t>遷移先について定義する</w:t>
      </w:r>
      <w:r w:rsidR="00F60242">
        <w:rPr>
          <w:rFonts w:hint="eastAsia"/>
        </w:rPr>
        <w:t>。</w:t>
      </w:r>
    </w:p>
    <w:p w14:paraId="63B8EC0D" w14:textId="65DF7179" w:rsidR="00771510" w:rsidRDefault="00771510" w:rsidP="00771510">
      <w:pPr>
        <w:pStyle w:val="a4"/>
        <w:numPr>
          <w:ilvl w:val="2"/>
          <w:numId w:val="1"/>
        </w:numPr>
        <w:ind w:leftChars="0"/>
        <w:jc w:val="left"/>
        <w:outlineLvl w:val="2"/>
      </w:pPr>
      <w:r>
        <w:rPr>
          <w:rFonts w:hint="eastAsia"/>
        </w:rPr>
        <w:t>システム起動時</w:t>
      </w:r>
    </w:p>
    <w:p w14:paraId="741A723F" w14:textId="24DFCFFB" w:rsidR="00CF344F" w:rsidRDefault="00771510" w:rsidP="00771510">
      <w:pPr>
        <w:pStyle w:val="a4"/>
        <w:ind w:leftChars="0" w:left="720"/>
        <w:jc w:val="left"/>
      </w:pPr>
      <w:bookmarkStart w:id="206" w:name="_Toc234940519"/>
      <w:r>
        <w:rPr>
          <w:rFonts w:hint="eastAsia"/>
          <w:noProof/>
          <w:lang w:val="ja-JP"/>
        </w:rPr>
        <mc:AlternateContent>
          <mc:Choice Requires="wpg">
            <w:drawing>
              <wp:anchor distT="0" distB="0" distL="114300" distR="114300" simplePos="0" relativeHeight="251658618" behindDoc="0" locked="0" layoutInCell="1" allowOverlap="1" wp14:anchorId="79D61C32" wp14:editId="7F0A73E3">
                <wp:simplePos x="0" y="0"/>
                <wp:positionH relativeFrom="column">
                  <wp:posOffset>688340</wp:posOffset>
                </wp:positionH>
                <wp:positionV relativeFrom="paragraph">
                  <wp:posOffset>64770</wp:posOffset>
                </wp:positionV>
                <wp:extent cx="5766435" cy="2632075"/>
                <wp:effectExtent l="38100" t="38100" r="37465" b="34925"/>
                <wp:wrapNone/>
                <wp:docPr id="1020838041" name="グループ化 794"/>
                <wp:cNvGraphicFramePr/>
                <a:graphic xmlns:a="http://schemas.openxmlformats.org/drawingml/2006/main">
                  <a:graphicData uri="http://schemas.microsoft.com/office/word/2010/wordprocessingGroup">
                    <wpg:wgp>
                      <wpg:cNvGrpSpPr/>
                      <wpg:grpSpPr>
                        <a:xfrm>
                          <a:off x="0" y="0"/>
                          <a:ext cx="5766435" cy="2632075"/>
                          <a:chOff x="0" y="92835"/>
                          <a:chExt cx="5766917" cy="2632585"/>
                        </a:xfrm>
                      </wpg:grpSpPr>
                      <wpg:grpSp>
                        <wpg:cNvPr id="247521254" name="グループ化 1"/>
                        <wpg:cNvGrpSpPr/>
                        <wpg:grpSpPr>
                          <a:xfrm>
                            <a:off x="0" y="92835"/>
                            <a:ext cx="5766917" cy="2632585"/>
                            <a:chOff x="91440" y="92835"/>
                            <a:chExt cx="5766917" cy="2632585"/>
                          </a:xfrm>
                        </wpg:grpSpPr>
                        <wpg:grpSp>
                          <wpg:cNvPr id="880891102" name="グループ化 880891102"/>
                          <wpg:cNvGrpSpPr/>
                          <wpg:grpSpPr>
                            <a:xfrm>
                              <a:off x="91440" y="92835"/>
                              <a:ext cx="5766917" cy="2632585"/>
                              <a:chOff x="91442" y="92839"/>
                              <a:chExt cx="5767070" cy="2632701"/>
                            </a:xfrm>
                          </wpg:grpSpPr>
                          <wps:wsp>
                            <wps:cNvPr id="1313350484" name="正方形/長方形 1313350484"/>
                            <wps:cNvSpPr/>
                            <wps:spPr>
                              <a:xfrm>
                                <a:off x="91442" y="92852"/>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3270435" name="フローチャート: 処理 1983270435"/>
                            <wps:cNvSpPr/>
                            <wps:spPr>
                              <a:xfrm>
                                <a:off x="223594" y="928165"/>
                                <a:ext cx="5368290" cy="1389686"/>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4A8DB69" w14:textId="77777777" w:rsidR="006E2852" w:rsidRPr="008E4BAC" w:rsidRDefault="006E2852" w:rsidP="006E2852">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928653106" name="テキスト ボックス 1928653106"/>
                            <wps:cNvSpPr txBox="1"/>
                            <wps:spPr>
                              <a:xfrm>
                                <a:off x="4676009" y="92839"/>
                                <a:ext cx="1108075" cy="324485"/>
                              </a:xfrm>
                              <a:prstGeom prst="rect">
                                <a:avLst/>
                              </a:prstGeom>
                              <a:noFill/>
                              <a:ln w="6350">
                                <a:noFill/>
                              </a:ln>
                            </wps:spPr>
                            <wps:txbx>
                              <w:txbxContent>
                                <w:p w14:paraId="5110E46F" w14:textId="77777777" w:rsidR="006E2852" w:rsidRPr="00DC0354" w:rsidRDefault="006E2852" w:rsidP="006E2852">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194251" name="テキスト ボックス 64194251"/>
                            <wps:cNvSpPr txBox="1"/>
                            <wps:spPr>
                              <a:xfrm>
                                <a:off x="897296" y="233606"/>
                                <a:ext cx="1100455" cy="260985"/>
                              </a:xfrm>
                              <a:prstGeom prst="rect">
                                <a:avLst/>
                              </a:prstGeom>
                              <a:noFill/>
                              <a:ln w="6350">
                                <a:noFill/>
                              </a:ln>
                            </wps:spPr>
                            <wps:txbx>
                              <w:txbxContent>
                                <w:p w14:paraId="1018471A" w14:textId="77777777" w:rsidR="006E2852" w:rsidRPr="00AD64C6" w:rsidRDefault="006E2852" w:rsidP="006E2852">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6557648" name="テキスト ボックス 646557648"/>
                            <wps:cNvSpPr txBox="1"/>
                            <wps:spPr>
                              <a:xfrm>
                                <a:off x="2819539" y="223594"/>
                                <a:ext cx="791210" cy="260985"/>
                              </a:xfrm>
                              <a:prstGeom prst="rect">
                                <a:avLst/>
                              </a:prstGeom>
                              <a:noFill/>
                              <a:ln w="6350">
                                <a:noFill/>
                              </a:ln>
                            </wps:spPr>
                            <wps:txbx>
                              <w:txbxContent>
                                <w:p w14:paraId="0E6C5C95" w14:textId="77777777" w:rsidR="006E2852" w:rsidRPr="00AD64C6" w:rsidRDefault="006E2852" w:rsidP="006E2852">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62273341" name="フローチャート: 処理 1862273341"/>
                            <wps:cNvSpPr/>
                            <wps:spPr>
                              <a:xfrm>
                                <a:off x="3530785" y="270733"/>
                                <a:ext cx="1172845" cy="22669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6E287314" w14:textId="77777777" w:rsidR="006E2852" w:rsidRPr="008E4BAC" w:rsidRDefault="006E2852" w:rsidP="006E2852">
                                  <w:pPr>
                                    <w:ind w:firstLineChars="100" w:firstLine="160"/>
                                    <w:jc w:val="left"/>
                                    <w:rPr>
                                      <w:rFonts w:ascii="ＭＳ ゴシック" w:eastAsia="ＭＳ ゴシック" w:hAnsi="ＭＳ ゴシック"/>
                                      <w:color w:val="000000" w:themeColor="text1"/>
                                      <w:sz w:val="16"/>
                                      <w:szCs w:val="16"/>
                                    </w:rPr>
                                  </w:pPr>
                                  <w:r w:rsidRPr="008E4BAC">
                                    <w:rPr>
                                      <w:rFonts w:ascii="ＭＳ ゴシック" w:eastAsia="ＭＳ ゴシック" w:hAnsi="ＭＳ ゴシック" w:hint="eastAsia"/>
                                      <w:color w:val="000000" w:themeColor="text1"/>
                                      <w:sz w:val="16"/>
                                      <w:szCs w:val="16"/>
                                    </w:rPr>
                                    <w:t>未ログイン</w:t>
                                  </w: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34742233" name="フローチャート: 処理 734742233"/>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0D3B3E3" w14:textId="77777777" w:rsidR="006E2852" w:rsidRPr="00A5547C" w:rsidRDefault="006E2852" w:rsidP="006E2852">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ログイン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21341297" name="テキスト ボックス 1021341297"/>
                            <wps:cNvSpPr txBox="1"/>
                            <wps:spPr>
                              <a:xfrm>
                                <a:off x="1998581" y="540631"/>
                                <a:ext cx="520608" cy="287002"/>
                              </a:xfrm>
                              <a:prstGeom prst="rect">
                                <a:avLst/>
                              </a:prstGeom>
                              <a:noFill/>
                              <a:ln w="6350">
                                <a:noFill/>
                              </a:ln>
                            </wps:spPr>
                            <wps:txbx>
                              <w:txbxContent>
                                <w:p w14:paraId="5E9E93B2" w14:textId="77777777" w:rsidR="006E2852" w:rsidRPr="00AD64C6" w:rsidRDefault="006E2852" w:rsidP="006E2852">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9640002" name="正方形/長方形 1149640002"/>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8016787" name="テキスト ボックス 1488016787"/>
                            <wps:cNvSpPr txBox="1"/>
                            <wps:spPr>
                              <a:xfrm>
                                <a:off x="2359002" y="530619"/>
                                <a:ext cx="378497" cy="287002"/>
                              </a:xfrm>
                              <a:prstGeom prst="rect">
                                <a:avLst/>
                              </a:prstGeom>
                              <a:noFill/>
                              <a:ln w="6350">
                                <a:noFill/>
                              </a:ln>
                            </wps:spPr>
                            <wps:txbx>
                              <w:txbxContent>
                                <w:p w14:paraId="04950B1B" w14:textId="26E1EC51" w:rsidR="006E2852" w:rsidRPr="0075349F" w:rsidRDefault="006E2852" w:rsidP="006E2852">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sidR="003A6BBD">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08473517" name="グループ化 908473517"/>
                            <wpg:cNvGrpSpPr/>
                            <wpg:grpSpPr>
                              <a:xfrm>
                                <a:off x="2706073" y="637410"/>
                                <a:ext cx="153512" cy="90105"/>
                                <a:chOff x="0" y="0"/>
                                <a:chExt cx="153512" cy="90105"/>
                              </a:xfrm>
                            </wpg:grpSpPr>
                            <wps:wsp>
                              <wps:cNvPr id="924536776" name="フローチャート: 組合せ 924536776"/>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19817" name="正方形/長方形 5519817"/>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61286257" name="フローチャート: 処理 761286257"/>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4D7AC73" w14:textId="77777777" w:rsidR="006E2852" w:rsidRPr="00A5547C" w:rsidRDefault="006E2852" w:rsidP="006E285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212169947" name="フローチャート: 処理 1"/>
                          <wps:cNvSpPr/>
                          <wps:spPr>
                            <a:xfrm>
                              <a:off x="1618611" y="236982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0B3850AA" w14:textId="6354A58F" w:rsidR="006E2852" w:rsidRPr="00A5547C" w:rsidRDefault="006E2852" w:rsidP="006E285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315068569" name="フローチャート: 処理 1"/>
                        <wps:cNvSpPr/>
                        <wps:spPr>
                          <a:xfrm>
                            <a:off x="3646170" y="2369820"/>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24257623" w14:textId="527EE1E4" w:rsidR="002E78A5" w:rsidRPr="00A5547C" w:rsidRDefault="00F00872" w:rsidP="002E78A5">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002E78A5"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9D61C32" id="グループ化 794" o:spid="_x0000_s1288" style="position:absolute;left:0;text-align:left;margin-left:54.2pt;margin-top:5.1pt;width:454.05pt;height:207.25pt;z-index:251658618;mso-height-relative:margin" coordorigin=",928" coordsize="57669,26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">
                <v:group id="_x0000_s1289" style="position:absolute;top:928;width:57669;height:26326" coordorigin="914,928" coordsize="57669,26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">
                  <v:group id="グループ化 880891102" o:spid="_x0000_s1290" style="position:absolute;left:914;top:928;width:57669;height:26326" coordorigin="914,928" coordsize="57670,263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">
                    <v:rect id="正方形/長方形 1313350484" o:spid="_x0000_s1291" style="position:absolute;left:914;top:928;width:57671;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" fillcolor="white [3212]" strokecolor="black [3213]" strokeweight="1pt"/>
                    <v:shape id="フローチャート: 処理 1983270435" o:spid="_x0000_s1292"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" fillcolor="#d8d8d8 [2732]" strokecolor="white [3212]" strokeweight="1pt">
                      <v:textbox inset="0,0,0,0">
                        <w:txbxContent>
                          <w:p w14:paraId="74A8DB69" w14:textId="77777777" w:rsidR="006E2852" w:rsidRPr="008E4BAC" w:rsidRDefault="006E2852" w:rsidP="006E2852">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1928653106" o:spid="_x0000_s1293" type="#_x0000_t202" style="position:absolute;left:46760;top:928;width:11080;height:3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" filled="f" stroked="f" strokeweight=".5pt">
                      <v:textbox>
                        <w:txbxContent>
                          <w:p w14:paraId="5110E46F" w14:textId="77777777" w:rsidR="006E2852" w:rsidRPr="00DC0354" w:rsidRDefault="006E2852" w:rsidP="006E2852">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64194251" o:spid="_x0000_s1294"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" filled="f" stroked="f" strokeweight=".5pt">
                      <v:textbox>
                        <w:txbxContent>
                          <w:p w14:paraId="1018471A" w14:textId="77777777" w:rsidR="006E2852" w:rsidRPr="00AD64C6" w:rsidRDefault="006E2852" w:rsidP="006E2852">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646557648" o:spid="_x0000_s1295"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" filled="f" stroked="f" strokeweight=".5pt">
                      <v:textbox>
                        <w:txbxContent>
                          <w:p w14:paraId="0E6C5C95" w14:textId="77777777" w:rsidR="006E2852" w:rsidRPr="00AD64C6" w:rsidRDefault="006E2852" w:rsidP="006E2852">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1862273341" o:spid="_x0000_s1296" type="#_x0000_t109" style="position:absolute;left:35307;top:2707;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" fillcolor="#d8d8d8 [2732]" strokecolor="white [3212]" strokeweight="1pt">
                      <v:textbox inset="0,0,0,0">
                        <w:txbxContent>
                          <w:p w14:paraId="6E287314" w14:textId="77777777" w:rsidR="006E2852" w:rsidRPr="008E4BAC" w:rsidRDefault="006E2852" w:rsidP="006E2852">
                            <w:pPr>
                              <w:ind w:firstLineChars="100" w:firstLine="160"/>
                              <w:jc w:val="left"/>
                              <w:rPr>
                                <w:rFonts w:ascii="ＭＳ ゴシック" w:eastAsia="ＭＳ ゴシック" w:hAnsi="ＭＳ ゴシック"/>
                                <w:color w:val="000000" w:themeColor="text1"/>
                                <w:sz w:val="16"/>
                                <w:szCs w:val="16"/>
                              </w:rPr>
                            </w:pPr>
                            <w:r w:rsidRPr="008E4BAC">
                              <w:rPr>
                                <w:rFonts w:ascii="ＭＳ ゴシック" w:eastAsia="ＭＳ ゴシック" w:hAnsi="ＭＳ ゴシック" w:hint="eastAsia"/>
                                <w:color w:val="000000" w:themeColor="text1"/>
                                <w:sz w:val="16"/>
                                <w:szCs w:val="16"/>
                              </w:rPr>
                              <w:t>未ログイン</w:t>
                            </w:r>
                            <w:r>
                              <w:rPr>
                                <w:rFonts w:ascii="ＭＳ ゴシック" w:eastAsia="ＭＳ ゴシック" w:hAnsi="ＭＳ ゴシック" w:hint="eastAsia"/>
                                <w:color w:val="000000" w:themeColor="text1"/>
                                <w:sz w:val="16"/>
                                <w:szCs w:val="16"/>
                              </w:rPr>
                              <w:t xml:space="preserve">　　　　　　</w:t>
                            </w:r>
                          </w:p>
                        </w:txbxContent>
                      </v:textbox>
                    </v:shape>
                    <v:shape id="フローチャート: 処理 734742233" o:spid="_x0000_s1297"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" fillcolor="#e7e6e6 [3214]" strokecolor="#f2f2f2 [3052]" strokeweight="1pt">
                      <v:shadow on="t" color="black" opacity="26214f" origin="-.5,-.5" offset=".24944mm,.24944mm"/>
                      <v:textbox inset="0,0,0,0">
                        <w:txbxContent>
                          <w:p w14:paraId="20D3B3E3" w14:textId="77777777" w:rsidR="006E2852" w:rsidRPr="00A5547C" w:rsidRDefault="006E2852" w:rsidP="006E2852">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ログイン　</w:t>
                            </w:r>
                          </w:p>
                        </w:txbxContent>
                      </v:textbox>
                    </v:shape>
                    <v:shape id="テキスト ボックス 1021341297" o:spid="_x0000_s1298"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" filled="f" stroked="f" strokeweight=".5pt">
                      <v:textbox>
                        <w:txbxContent>
                          <w:p w14:paraId="5E9E93B2" w14:textId="77777777" w:rsidR="006E2852" w:rsidRPr="00AD64C6" w:rsidRDefault="006E2852" w:rsidP="006E2852">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1149640002" o:spid="_x0000_s1299"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" fillcolor="white [3212]" strokecolor="#a5a5a5 [2092]" strokeweight=".5pt"/>
                    <v:shape id="テキスト ボックス 1488016787" o:spid="_x0000_s1300"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" filled="f" stroked="f" strokeweight=".5pt">
                      <v:textbox>
                        <w:txbxContent>
                          <w:p w14:paraId="04950B1B" w14:textId="26E1EC51" w:rsidR="006E2852" w:rsidRPr="0075349F" w:rsidRDefault="006E2852" w:rsidP="006E2852">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sidR="003A6BBD">
                              <w:rPr>
                                <w:rFonts w:ascii="ＭＳ Ｐゴシック" w:eastAsia="ＭＳ Ｐゴシック" w:hAnsi="ＭＳ Ｐゴシック" w:hint="eastAsia"/>
                                <w:b/>
                                <w:bCs/>
                                <w:color w:val="000000" w:themeColor="text1"/>
                                <w:sz w:val="18"/>
                                <w:szCs w:val="18"/>
                              </w:rPr>
                              <w:t>6</w:t>
                            </w:r>
                          </w:p>
                        </w:txbxContent>
                      </v:textbox>
                    </v:shape>
                    <v:group id="グループ化 908473517" o:spid="_x0000_s1301"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">
                      <v:shape id="フローチャート: 組合せ 924536776" o:spid="_x0000_s1302"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" filled="f" strokecolor="black [3213]" strokeweight=".5pt"/>
                      <v:rect id="正方形/長方形 5519817" o:spid="_x0000_s1303"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" fillcolor="white [3212]" strokecolor="white [3212]" strokeweight="1pt"/>
                    </v:group>
                    <v:shape id="フローチャート: 処理 761286257" o:spid="_x0000_s1304"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" fillcolor="#e7e6e6 [3214]" strokecolor="#f2f2f2 [3052]" strokeweight="1pt">
                      <v:shadow on="t" color="black" opacity="26214f" origin="-.5,-.5" offset=".24944mm,.24944mm"/>
                      <v:textbox inset="0,0,0,0">
                        <w:txbxContent>
                          <w:p w14:paraId="64D7AC73" w14:textId="77777777" w:rsidR="006E2852" w:rsidRPr="00A5547C" w:rsidRDefault="006E2852" w:rsidP="006E285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305" type="#_x0000_t109" style="position:absolute;left:16186;top:23698;width:4711;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" fillcolor="#e7e6e6 [3214]" strokecolor="#f2f2f2 [3052]" strokeweight="1pt">
                    <v:shadow on="t" color="black" opacity="26214f" origin="-.5,-.5" offset=".24944mm,.24944mm"/>
                    <v:textbox inset="0,0,0,0">
                      <w:txbxContent>
                        <w:p w14:paraId="0B3850AA" w14:textId="6354A58F" w:rsidR="006E2852" w:rsidRPr="00A5547C" w:rsidRDefault="006E2852" w:rsidP="006E285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306" type="#_x0000_t109" style="position:absolute;left:36461;top:23698;width:4712;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" fillcolor="#e7e6e6" strokecolor="#f2f2f2" strokeweight="1pt">
                  <v:shadow on="t" color="black" opacity="26214f" origin="-.5,-.5" offset=".24944mm,.24944mm"/>
                  <v:textbox inset="0,0,0,0">
                    <w:txbxContent>
                      <w:p w14:paraId="24257623" w14:textId="527EE1E4" w:rsidR="002E78A5" w:rsidRPr="00A5547C" w:rsidRDefault="00F00872" w:rsidP="002E78A5">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002E78A5" w:rsidRPr="00A5547C">
                          <w:rPr>
                            <w:rFonts w:ascii="ＭＳ Ｐゴシック" w:eastAsia="ＭＳ Ｐゴシック" w:hAnsi="ＭＳ Ｐゴシック" w:hint="eastAsia"/>
                            <w:color w:val="000000" w:themeColor="text1"/>
                            <w:sz w:val="16"/>
                            <w:szCs w:val="16"/>
                          </w:rPr>
                          <w:t xml:space="preserve">　</w:t>
                        </w:r>
                      </w:p>
                    </w:txbxContent>
                  </v:textbox>
                </v:shape>
              </v:group>
            </w:pict>
          </mc:Fallback>
        </mc:AlternateContent>
      </w:r>
      <w:bookmarkEnd w:id="206"/>
    </w:p>
    <w:p w14:paraId="10705C57" w14:textId="4322AEB8" w:rsidR="005949B5" w:rsidRDefault="005949B5" w:rsidP="009F21EA">
      <w:pPr>
        <w:pStyle w:val="a4"/>
        <w:ind w:leftChars="0" w:left="992"/>
        <w:jc w:val="left"/>
      </w:pPr>
    </w:p>
    <w:p w14:paraId="47174B3B" w14:textId="14FE2882" w:rsidR="005949B5" w:rsidRDefault="00771510" w:rsidP="009F21EA">
      <w:pPr>
        <w:pStyle w:val="a4"/>
        <w:ind w:leftChars="0" w:left="992"/>
        <w:jc w:val="left"/>
      </w:pPr>
      <w:r>
        <w:rPr>
          <w:noProof/>
        </w:rPr>
        <mc:AlternateContent>
          <mc:Choice Requires="wps">
            <w:drawing>
              <wp:anchor distT="0" distB="0" distL="114300" distR="114300" simplePos="0" relativeHeight="251671988" behindDoc="0" locked="0" layoutInCell="1" allowOverlap="1" wp14:anchorId="43B18A7F" wp14:editId="7C716862">
                <wp:simplePos x="0" y="0"/>
                <wp:positionH relativeFrom="column">
                  <wp:posOffset>4668520</wp:posOffset>
                </wp:positionH>
                <wp:positionV relativeFrom="paragraph">
                  <wp:posOffset>115033</wp:posOffset>
                </wp:positionV>
                <wp:extent cx="471158" cy="233670"/>
                <wp:effectExtent l="0" t="0" r="0" b="0"/>
                <wp:wrapNone/>
                <wp:docPr id="256818033"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3931460" w14:textId="77777777" w:rsidR="00771510" w:rsidRPr="00A5547C" w:rsidRDefault="00771510" w:rsidP="00771510">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43B18A7F" id="_x0000_s1307" type="#_x0000_t109" style="position:absolute;left:0;text-align:left;margin-left:367.6pt;margin-top:9.05pt;width:37.1pt;height:18.4pt;z-index:2516719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" fillcolor="#e7e6e6 [3214]" strokecolor="#f2f2f2 [3052]" strokeweight="1pt">
                <v:shadow on="t" color="black" opacity="26214f" origin="-.5,-.5" offset=".24944mm,.24944mm"/>
                <v:textbox inset="0,0,0,0">
                  <w:txbxContent>
                    <w:p w14:paraId="73931460" w14:textId="77777777" w:rsidR="00771510" w:rsidRPr="00A5547C" w:rsidRDefault="00771510" w:rsidP="00771510">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21CDCBC7" w14:textId="3B1D4665" w:rsidR="005949B5" w:rsidRDefault="006D0C78" w:rsidP="009F21EA">
      <w:pPr>
        <w:pStyle w:val="a4"/>
        <w:ind w:leftChars="0" w:left="992"/>
        <w:jc w:val="left"/>
      </w:pPr>
      <w:r>
        <w:rPr>
          <w:noProof/>
        </w:rPr>
        <mc:AlternateContent>
          <mc:Choice Requires="wps">
            <w:drawing>
              <wp:anchor distT="0" distB="0" distL="114300" distR="114300" simplePos="0" relativeHeight="251658469" behindDoc="0" locked="0" layoutInCell="1" allowOverlap="1" wp14:anchorId="7A4A6CA7" wp14:editId="21E2769E">
                <wp:simplePos x="0" y="0"/>
                <wp:positionH relativeFrom="column">
                  <wp:posOffset>4516468</wp:posOffset>
                </wp:positionH>
                <wp:positionV relativeFrom="paragraph">
                  <wp:posOffset>103805</wp:posOffset>
                </wp:positionV>
                <wp:extent cx="471158" cy="233670"/>
                <wp:effectExtent l="0" t="0" r="0" b="0"/>
                <wp:wrapNone/>
                <wp:docPr id="1381702746"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D9CEEAA" w14:textId="0684CCAD" w:rsidR="006D0C78" w:rsidRPr="00A5547C" w:rsidRDefault="006D0C78" w:rsidP="006D0C78">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7A4A6CA7" id="_x0000_s1308" type="#_x0000_t109" style="position:absolute;left:0;text-align:left;margin-left:355.65pt;margin-top:8.15pt;width:37.1pt;height:18.4pt;z-index:25165846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" fillcolor="#e7e6e6 [3214]" strokecolor="#f2f2f2 [3052]" strokeweight="1pt">
                <v:shadow on="t" color="black" opacity="26214f" origin="-.5,-.5" offset=".24944mm,.24944mm"/>
                <v:textbox inset="0,0,0,0">
                  <w:txbxContent>
                    <w:p w14:paraId="7D9CEEAA" w14:textId="0684CCAD" w:rsidR="006D0C78" w:rsidRPr="00A5547C" w:rsidRDefault="006D0C78" w:rsidP="006D0C78">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3AC4E919" w14:textId="30CEE85B" w:rsidR="005949B5" w:rsidRDefault="005949B5" w:rsidP="009F21EA">
      <w:pPr>
        <w:pStyle w:val="a4"/>
        <w:ind w:leftChars="0" w:left="992"/>
        <w:jc w:val="left"/>
      </w:pPr>
    </w:p>
    <w:p w14:paraId="404AF0B8" w14:textId="4FC30EC6" w:rsidR="005949B5" w:rsidRDefault="005949B5" w:rsidP="009F21EA">
      <w:pPr>
        <w:pStyle w:val="a4"/>
        <w:ind w:leftChars="0" w:left="992"/>
        <w:jc w:val="left"/>
      </w:pPr>
    </w:p>
    <w:p w14:paraId="57F2EB17" w14:textId="1DB4EF13" w:rsidR="005949B5" w:rsidRDefault="005949B5" w:rsidP="009F21EA">
      <w:pPr>
        <w:pStyle w:val="a4"/>
        <w:ind w:leftChars="0" w:left="992"/>
        <w:jc w:val="left"/>
      </w:pPr>
    </w:p>
    <w:p w14:paraId="14E07615" w14:textId="042303BE" w:rsidR="005949B5" w:rsidRDefault="005949B5" w:rsidP="009F21EA">
      <w:pPr>
        <w:pStyle w:val="a4"/>
        <w:ind w:leftChars="0" w:left="992"/>
        <w:jc w:val="left"/>
      </w:pPr>
    </w:p>
    <w:p w14:paraId="6F691838" w14:textId="22212682" w:rsidR="005949B5" w:rsidRDefault="005949B5" w:rsidP="009F21EA">
      <w:pPr>
        <w:pStyle w:val="a4"/>
        <w:ind w:leftChars="0" w:left="992"/>
        <w:jc w:val="left"/>
      </w:pPr>
    </w:p>
    <w:p w14:paraId="15AD9E8A" w14:textId="08B45C96" w:rsidR="005949B5" w:rsidRDefault="005949B5" w:rsidP="009F21EA">
      <w:pPr>
        <w:pStyle w:val="a4"/>
        <w:ind w:leftChars="0" w:left="992"/>
        <w:jc w:val="left"/>
      </w:pPr>
    </w:p>
    <w:p w14:paraId="00DACF40" w14:textId="5CE51BB8" w:rsidR="005949B5" w:rsidRDefault="00771510" w:rsidP="009F21EA">
      <w:pPr>
        <w:pStyle w:val="a4"/>
        <w:ind w:leftChars="0" w:left="992"/>
        <w:jc w:val="left"/>
      </w:pPr>
      <w:r>
        <w:rPr>
          <w:noProof/>
        </w:rPr>
        <mc:AlternateContent>
          <mc:Choice Requires="wps">
            <w:drawing>
              <wp:anchor distT="0" distB="0" distL="114300" distR="114300" simplePos="0" relativeHeight="251673012" behindDoc="0" locked="0" layoutInCell="1" allowOverlap="1" wp14:anchorId="3F472158" wp14:editId="725CD9DA">
                <wp:simplePos x="0" y="0"/>
                <wp:positionH relativeFrom="column">
                  <wp:posOffset>3188289</wp:posOffset>
                </wp:positionH>
                <wp:positionV relativeFrom="paragraph">
                  <wp:posOffset>61254</wp:posOffset>
                </wp:positionV>
                <wp:extent cx="657727" cy="236010"/>
                <wp:effectExtent l="57150" t="57150" r="85725" b="69215"/>
                <wp:wrapNone/>
                <wp:docPr id="1299988889" name="フローチャート: 処理 1"/>
                <wp:cNvGraphicFramePr/>
                <a:graphic xmlns:a="http://schemas.openxmlformats.org/drawingml/2006/main">
                  <a:graphicData uri="http://schemas.microsoft.com/office/word/2010/wordprocessingShape">
                    <wps:wsp>
                      <wps:cNvSpPr/>
                      <wps:spPr>
                        <a:xfrm>
                          <a:off x="0" y="0"/>
                          <a:ext cx="657727" cy="23601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048EC2CE" w14:textId="7322ABD9"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72158" id="_x0000_s1309" type="#_x0000_t109" style="position:absolute;left:0;text-align:left;margin-left:251.05pt;margin-top:4.8pt;width:51.8pt;height:18.6pt;z-index:2516730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" fillcolor="#e7e6e6" strokecolor="#f2f2f2" strokeweight="1pt">
                <v:shadow on="t" color="black" opacity="26214f" origin="-.5,-.5" offset=".24944mm,.24944mm"/>
                <v:textbox inset="0,0,0,0">
                  <w:txbxContent>
                    <w:p w14:paraId="048EC2CE" w14:textId="7322ABD9"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6EAEBE3D" w14:textId="2C0F2AAE" w:rsidR="001412EC" w:rsidRDefault="001412EC" w:rsidP="009F21EA">
      <w:pPr>
        <w:pStyle w:val="a4"/>
        <w:ind w:leftChars="0" w:left="992"/>
        <w:jc w:val="left"/>
      </w:pPr>
    </w:p>
    <w:p w14:paraId="065BD8C4" w14:textId="3A208660" w:rsidR="00ED3539" w:rsidRDefault="00ED3539" w:rsidP="00516EF0">
      <w:pPr>
        <w:pStyle w:val="a4"/>
        <w:ind w:leftChars="572" w:left="1201"/>
        <w:jc w:val="left"/>
      </w:pPr>
      <w:r>
        <w:rPr>
          <w:rFonts w:hint="eastAsia"/>
        </w:rPr>
        <w:t>有効操作及び遷移先：</w:t>
      </w:r>
    </w:p>
    <w:p w14:paraId="55B0FB62" w14:textId="46E6A222" w:rsidR="001D70FD" w:rsidRDefault="0059188B" w:rsidP="001514FA">
      <w:pPr>
        <w:pStyle w:val="a4"/>
        <w:ind w:leftChars="672" w:left="1411"/>
        <w:jc w:val="left"/>
      </w:pPr>
      <w:r>
        <w:rPr>
          <w:rFonts w:hint="eastAsia"/>
        </w:rPr>
        <w:t>「ログインボタン」押下</w:t>
      </w:r>
      <w:r w:rsidR="00D1359F">
        <w:tab/>
      </w:r>
      <w:r w:rsidR="00D337F5">
        <w:rPr>
          <w:rFonts w:hint="eastAsia"/>
        </w:rPr>
        <w:t xml:space="preserve">→　</w:t>
      </w:r>
      <w:r w:rsidR="00674D7E">
        <w:rPr>
          <w:rFonts w:hint="eastAsia"/>
        </w:rPr>
        <w:t>4.</w:t>
      </w:r>
      <w:r w:rsidR="008A7699">
        <w:t>3</w:t>
      </w:r>
      <w:r w:rsidR="00516EF0">
        <w:rPr>
          <w:rFonts w:hint="eastAsia"/>
        </w:rPr>
        <w:t>.2</w:t>
      </w:r>
      <w:r w:rsidR="00674D7E">
        <w:t xml:space="preserve"> </w:t>
      </w:r>
      <w:r w:rsidR="00674D7E">
        <w:rPr>
          <w:rFonts w:hint="eastAsia"/>
        </w:rPr>
        <w:t>ログインダイアログ表示中</w:t>
      </w:r>
      <w:r w:rsidR="005C77E8">
        <w:rPr>
          <w:rFonts w:hint="eastAsia"/>
        </w:rPr>
        <w:t>に遷移</w:t>
      </w:r>
    </w:p>
    <w:p w14:paraId="4BDAF373" w14:textId="4BDD3F62" w:rsidR="00D1359F" w:rsidRDefault="00D1359F" w:rsidP="001514FA">
      <w:pPr>
        <w:pStyle w:val="a4"/>
        <w:ind w:leftChars="672" w:left="1411"/>
        <w:jc w:val="left"/>
      </w:pPr>
      <w:r>
        <w:rPr>
          <w:rFonts w:hint="eastAsia"/>
        </w:rPr>
        <w:t>「教室選択コンボボックス」にて概要を表示する教室を選択可能</w:t>
      </w:r>
    </w:p>
    <w:p w14:paraId="0CCD6C84" w14:textId="1B358B00" w:rsidR="00D1359F" w:rsidRDefault="00D1359F" w:rsidP="001514FA">
      <w:pPr>
        <w:pStyle w:val="a4"/>
        <w:ind w:leftChars="672" w:left="1411"/>
        <w:jc w:val="left"/>
      </w:pPr>
      <w:r>
        <w:rPr>
          <w:rFonts w:hint="eastAsia"/>
        </w:rPr>
        <w:t>「教室概要ボタン」押下</w:t>
      </w:r>
      <w:r>
        <w:tab/>
      </w:r>
      <w:r>
        <w:rPr>
          <w:rFonts w:hint="eastAsia"/>
        </w:rPr>
        <w:t xml:space="preserve">→　4.3.5.1 </w:t>
      </w:r>
      <w:r w:rsidR="002E0A3D">
        <w:rPr>
          <w:rFonts w:hint="eastAsia"/>
        </w:rPr>
        <w:t>未ログイン状態での教室概要表示</w:t>
      </w:r>
      <w:r w:rsidR="005C77E8">
        <w:rPr>
          <w:rFonts w:hint="eastAsia"/>
        </w:rPr>
        <w:t>に遷移</w:t>
      </w:r>
    </w:p>
    <w:p w14:paraId="49628946" w14:textId="77777777" w:rsidR="00771510" w:rsidRDefault="009419D1" w:rsidP="00A855B8">
      <w:pPr>
        <w:pStyle w:val="a4"/>
        <w:ind w:leftChars="672" w:left="1411"/>
        <w:jc w:val="left"/>
      </w:pPr>
      <w:r>
        <w:rPr>
          <w:rFonts w:hint="eastAsia"/>
        </w:rPr>
        <w:t>「新規予約ボタン」押下</w:t>
      </w:r>
      <w:r>
        <w:tab/>
      </w:r>
      <w:r>
        <w:rPr>
          <w:rFonts w:hint="eastAsia"/>
        </w:rPr>
        <w:t>→　4.3.6.4 未ログイン中</w:t>
      </w:r>
      <w:r w:rsidR="005C77E8">
        <w:rPr>
          <w:rFonts w:hint="eastAsia"/>
        </w:rPr>
        <w:t>の新規予約ボタン押下に遷移</w:t>
      </w:r>
    </w:p>
    <w:p w14:paraId="67212718" w14:textId="55556DCF" w:rsidR="001D70FD" w:rsidRDefault="00A855B8" w:rsidP="00A855B8">
      <w:pPr>
        <w:pStyle w:val="a4"/>
        <w:ind w:leftChars="672" w:left="1411"/>
        <w:jc w:val="left"/>
      </w:pPr>
      <w:r>
        <w:rPr>
          <w:rFonts w:hint="eastAsia"/>
        </w:rPr>
        <w:t>「予約確認ボタン」押下</w:t>
      </w:r>
      <w:r>
        <w:tab/>
      </w:r>
      <w:r>
        <w:rPr>
          <w:rFonts w:hint="eastAsia"/>
        </w:rPr>
        <w:t xml:space="preserve">→　</w:t>
      </w:r>
      <w:r>
        <w:t xml:space="preserve">4.3.7.1 </w:t>
      </w:r>
      <w:r>
        <w:rPr>
          <w:rFonts w:hint="eastAsia"/>
        </w:rPr>
        <w:t>未ログイン中の予約確認ボタン押下に遷移</w:t>
      </w:r>
    </w:p>
    <w:p w14:paraId="7B7D5193" w14:textId="77777777" w:rsidR="00771510" w:rsidRPr="00A855B8" w:rsidRDefault="00771510" w:rsidP="00A855B8">
      <w:pPr>
        <w:pStyle w:val="a4"/>
        <w:ind w:leftChars="672" w:left="1411"/>
        <w:jc w:val="left"/>
      </w:pPr>
    </w:p>
    <w:p w14:paraId="6E7B6B25" w14:textId="77777777" w:rsidR="00771510" w:rsidRDefault="00771510" w:rsidP="00771510">
      <w:pPr>
        <w:pStyle w:val="a4"/>
        <w:numPr>
          <w:ilvl w:val="2"/>
          <w:numId w:val="1"/>
        </w:numPr>
        <w:ind w:leftChars="0"/>
        <w:jc w:val="left"/>
        <w:outlineLvl w:val="2"/>
      </w:pPr>
      <w:r>
        <w:rPr>
          <w:rFonts w:hint="eastAsia"/>
        </w:rPr>
        <w:t>ログインダイアログ表示中</w:t>
      </w:r>
    </w:p>
    <w:p w14:paraId="3F8ACA15" w14:textId="65E87CED" w:rsidR="006C6B97" w:rsidRDefault="00F00872" w:rsidP="00067E59">
      <w:pPr>
        <w:pStyle w:val="a4"/>
        <w:ind w:leftChars="0" w:left="992"/>
        <w:jc w:val="left"/>
      </w:pPr>
      <w:r>
        <w:rPr>
          <w:noProof/>
        </w:rPr>
        <mc:AlternateContent>
          <mc:Choice Requires="wpg">
            <w:drawing>
              <wp:anchor distT="0" distB="0" distL="114300" distR="114300" simplePos="0" relativeHeight="251658619" behindDoc="1" locked="0" layoutInCell="1" allowOverlap="1" wp14:anchorId="738767DF" wp14:editId="3AC2C91A">
                <wp:simplePos x="0" y="0"/>
                <wp:positionH relativeFrom="column">
                  <wp:posOffset>613410</wp:posOffset>
                </wp:positionH>
                <wp:positionV relativeFrom="paragraph">
                  <wp:posOffset>7620</wp:posOffset>
                </wp:positionV>
                <wp:extent cx="5769610" cy="2679700"/>
                <wp:effectExtent l="57150" t="0" r="59690" b="44450"/>
                <wp:wrapNone/>
                <wp:docPr id="77690251" name="グループ化 1"/>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286760817" name="グループ化 286760817"/>
                        <wpg:cNvGrpSpPr/>
                        <wpg:grpSpPr>
                          <a:xfrm>
                            <a:off x="0" y="0"/>
                            <a:ext cx="5769610" cy="2679700"/>
                            <a:chOff x="0" y="0"/>
                            <a:chExt cx="5769763" cy="2679818"/>
                          </a:xfrm>
                        </wpg:grpSpPr>
                        <wps:wsp>
                          <wps:cNvPr id="1909564458" name="正方形/長方形 1909564458"/>
                          <wps:cNvSpPr/>
                          <wps:spPr>
                            <a:xfrm>
                              <a:off x="0" y="47130"/>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6183898" name="フローチャート: 処理 686183898"/>
                          <wps:cNvSpPr/>
                          <wps:spPr>
                            <a:xfrm>
                              <a:off x="223594" y="928165"/>
                              <a:ext cx="5368290" cy="1389686"/>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3E27ECB9" w14:textId="77777777" w:rsidR="006E2852" w:rsidRPr="008E4BAC" w:rsidRDefault="006E2852" w:rsidP="006E2852">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36342087" name="テキスト ボックス 536342087"/>
                          <wps:cNvSpPr txBox="1"/>
                          <wps:spPr>
                            <a:xfrm>
                              <a:off x="4661688" y="0"/>
                              <a:ext cx="1108075" cy="324485"/>
                            </a:xfrm>
                            <a:prstGeom prst="rect">
                              <a:avLst/>
                            </a:prstGeom>
                            <a:noFill/>
                            <a:ln w="6350">
                              <a:noFill/>
                            </a:ln>
                          </wps:spPr>
                          <wps:txbx>
                            <w:txbxContent>
                              <w:p w14:paraId="1CB147DB" w14:textId="77777777" w:rsidR="006E2852" w:rsidRPr="00DC0354" w:rsidRDefault="006E2852" w:rsidP="006E2852">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03958334" name="テキスト ボックス 1803958334"/>
                          <wps:cNvSpPr txBox="1"/>
                          <wps:spPr>
                            <a:xfrm>
                              <a:off x="897296" y="233606"/>
                              <a:ext cx="1100455" cy="260985"/>
                            </a:xfrm>
                            <a:prstGeom prst="rect">
                              <a:avLst/>
                            </a:prstGeom>
                            <a:noFill/>
                            <a:ln w="6350">
                              <a:noFill/>
                            </a:ln>
                          </wps:spPr>
                          <wps:txbx>
                            <w:txbxContent>
                              <w:p w14:paraId="581E5D72" w14:textId="77777777" w:rsidR="006E2852" w:rsidRPr="00AD64C6" w:rsidRDefault="006E2852" w:rsidP="006E2852">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1591960" name="テキスト ボックス 1541591960"/>
                          <wps:cNvSpPr txBox="1"/>
                          <wps:spPr>
                            <a:xfrm>
                              <a:off x="2819539" y="223594"/>
                              <a:ext cx="791210" cy="260985"/>
                            </a:xfrm>
                            <a:prstGeom prst="rect">
                              <a:avLst/>
                            </a:prstGeom>
                            <a:noFill/>
                            <a:ln w="6350">
                              <a:noFill/>
                            </a:ln>
                          </wps:spPr>
                          <wps:txbx>
                            <w:txbxContent>
                              <w:p w14:paraId="1FF3C3CB" w14:textId="77777777" w:rsidR="006E2852" w:rsidRPr="00AD64C6" w:rsidRDefault="006E2852" w:rsidP="006E2852">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6322731" name="フローチャート: 処理 1956322731"/>
                          <wps:cNvSpPr/>
                          <wps:spPr>
                            <a:xfrm>
                              <a:off x="3530785" y="270733"/>
                              <a:ext cx="1172845" cy="22669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65AB135E" w14:textId="77777777" w:rsidR="006E2852" w:rsidRPr="008E4BAC" w:rsidRDefault="006E2852" w:rsidP="006E2852">
                                <w:pPr>
                                  <w:ind w:firstLineChars="100" w:firstLine="160"/>
                                  <w:jc w:val="left"/>
                                  <w:rPr>
                                    <w:rFonts w:ascii="ＭＳ ゴシック" w:eastAsia="ＭＳ ゴシック" w:hAnsi="ＭＳ ゴシック"/>
                                    <w:color w:val="000000" w:themeColor="text1"/>
                                    <w:sz w:val="16"/>
                                    <w:szCs w:val="16"/>
                                  </w:rPr>
                                </w:pPr>
                                <w:r w:rsidRPr="008E4BAC">
                                  <w:rPr>
                                    <w:rFonts w:ascii="ＭＳ ゴシック" w:eastAsia="ＭＳ ゴシック" w:hAnsi="ＭＳ ゴシック" w:hint="eastAsia"/>
                                    <w:color w:val="000000" w:themeColor="text1"/>
                                    <w:sz w:val="16"/>
                                    <w:szCs w:val="16"/>
                                  </w:rPr>
                                  <w:t>未ログイン</w:t>
                                </w: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29925555" name="フローチャート: 処理 1429925555"/>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F12E812" w14:textId="77777777" w:rsidR="006E2852" w:rsidRPr="00A5547C" w:rsidRDefault="006E2852" w:rsidP="006E2852">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ログイン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13040682" name="テキスト ボックス 713040682"/>
                          <wps:cNvSpPr txBox="1"/>
                          <wps:spPr>
                            <a:xfrm>
                              <a:off x="1998581" y="540631"/>
                              <a:ext cx="520608" cy="287002"/>
                            </a:xfrm>
                            <a:prstGeom prst="rect">
                              <a:avLst/>
                            </a:prstGeom>
                            <a:noFill/>
                            <a:ln w="6350">
                              <a:noFill/>
                            </a:ln>
                          </wps:spPr>
                          <wps:txbx>
                            <w:txbxContent>
                              <w:p w14:paraId="435DDC19" w14:textId="77777777" w:rsidR="006E2852" w:rsidRPr="00AD64C6" w:rsidRDefault="006E2852" w:rsidP="006E2852">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9395760" name="正方形/長方形 1019395760"/>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1062353" name="テキスト ボックス 711062353"/>
                          <wps:cNvSpPr txBox="1"/>
                          <wps:spPr>
                            <a:xfrm>
                              <a:off x="2359002" y="530619"/>
                              <a:ext cx="378497" cy="287002"/>
                            </a:xfrm>
                            <a:prstGeom prst="rect">
                              <a:avLst/>
                            </a:prstGeom>
                            <a:noFill/>
                            <a:ln w="6350">
                              <a:noFill/>
                            </a:ln>
                          </wps:spPr>
                          <wps:txbx>
                            <w:txbxContent>
                              <w:p w14:paraId="02D171BE" w14:textId="01578D98" w:rsidR="006E2852" w:rsidRPr="0075349F" w:rsidRDefault="006E2852" w:rsidP="006E2852">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sidR="00E12F64">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27542845" name="グループ化 627542845"/>
                          <wpg:cNvGrpSpPr/>
                          <wpg:grpSpPr>
                            <a:xfrm>
                              <a:off x="2706073" y="637410"/>
                              <a:ext cx="153512" cy="90105"/>
                              <a:chOff x="0" y="0"/>
                              <a:chExt cx="153512" cy="90105"/>
                            </a:xfrm>
                          </wpg:grpSpPr>
                          <wps:wsp>
                            <wps:cNvPr id="1299182967" name="フローチャート: 組合せ 1299182967"/>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262213" name="正方形/長方形 70262213"/>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37100763" name="フローチャート: 処理 737100763"/>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8054484" w14:textId="77777777" w:rsidR="006E2852" w:rsidRPr="00A5547C" w:rsidRDefault="006E2852" w:rsidP="006E285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61226004" name="フローチャート: 処理 1"/>
                        <wps:cNvSpPr/>
                        <wps:spPr>
                          <a:xfrm>
                            <a:off x="1751094" y="237490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D22422A" w14:textId="77777777" w:rsidR="006E2852" w:rsidRPr="00A5547C" w:rsidRDefault="006E2852" w:rsidP="006E285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738767DF" id="グループ化 1" o:spid="_x0000_s1310" style="position:absolute;left:0;text-align:left;margin-left:48.3pt;margin-top:.6pt;width:454.3pt;height:211pt;z-index:-251657861" coordsize="57696,267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">
                <v:group id="グループ化 286760817" o:spid="_x0000_s1311"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">
                  <v:rect id="正方形/長方形 1909564458" o:spid="_x0000_s1312"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" fillcolor="white [3212]" strokecolor="black [3213]" strokeweight="1pt"/>
                  <v:shape id="フローチャート: 処理 686183898" o:spid="_x0000_s1313"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" fillcolor="#d8d8d8 [2732]" strokecolor="white [3212]" strokeweight="1pt">
                    <v:textbox inset="0,0,0,0">
                      <w:txbxContent>
                        <w:p w14:paraId="3E27ECB9" w14:textId="77777777" w:rsidR="006E2852" w:rsidRPr="008E4BAC" w:rsidRDefault="006E2852" w:rsidP="006E2852">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536342087" o:spid="_x0000_s1314"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" filled="f" stroked="f" strokeweight=".5pt">
                    <v:textbox>
                      <w:txbxContent>
                        <w:p w14:paraId="1CB147DB" w14:textId="77777777" w:rsidR="006E2852" w:rsidRPr="00DC0354" w:rsidRDefault="006E2852" w:rsidP="006E2852">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1803958334" o:spid="_x0000_s1315"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" filled="f" stroked="f" strokeweight=".5pt">
                    <v:textbox>
                      <w:txbxContent>
                        <w:p w14:paraId="581E5D72" w14:textId="77777777" w:rsidR="006E2852" w:rsidRPr="00AD64C6" w:rsidRDefault="006E2852" w:rsidP="006E2852">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1541591960" o:spid="_x0000_s1316"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" filled="f" stroked="f" strokeweight=".5pt">
                    <v:textbox>
                      <w:txbxContent>
                        <w:p w14:paraId="1FF3C3CB" w14:textId="77777777" w:rsidR="006E2852" w:rsidRPr="00AD64C6" w:rsidRDefault="006E2852" w:rsidP="006E2852">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1956322731" o:spid="_x0000_s1317" type="#_x0000_t109" style="position:absolute;left:35307;top:2707;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" fillcolor="#d8d8d8 [2732]" strokecolor="white [3212]" strokeweight="1pt">
                    <v:textbox inset="0,0,0,0">
                      <w:txbxContent>
                        <w:p w14:paraId="65AB135E" w14:textId="77777777" w:rsidR="006E2852" w:rsidRPr="008E4BAC" w:rsidRDefault="006E2852" w:rsidP="006E2852">
                          <w:pPr>
                            <w:ind w:firstLineChars="100" w:firstLine="160"/>
                            <w:jc w:val="left"/>
                            <w:rPr>
                              <w:rFonts w:ascii="ＭＳ ゴシック" w:eastAsia="ＭＳ ゴシック" w:hAnsi="ＭＳ ゴシック"/>
                              <w:color w:val="000000" w:themeColor="text1"/>
                              <w:sz w:val="16"/>
                              <w:szCs w:val="16"/>
                            </w:rPr>
                          </w:pPr>
                          <w:r w:rsidRPr="008E4BAC">
                            <w:rPr>
                              <w:rFonts w:ascii="ＭＳ ゴシック" w:eastAsia="ＭＳ ゴシック" w:hAnsi="ＭＳ ゴシック" w:hint="eastAsia"/>
                              <w:color w:val="000000" w:themeColor="text1"/>
                              <w:sz w:val="16"/>
                              <w:szCs w:val="16"/>
                            </w:rPr>
                            <w:t>未ログイン</w:t>
                          </w:r>
                          <w:r>
                            <w:rPr>
                              <w:rFonts w:ascii="ＭＳ ゴシック" w:eastAsia="ＭＳ ゴシック" w:hAnsi="ＭＳ ゴシック" w:hint="eastAsia"/>
                              <w:color w:val="000000" w:themeColor="text1"/>
                              <w:sz w:val="16"/>
                              <w:szCs w:val="16"/>
                            </w:rPr>
                            <w:t xml:space="preserve">　　　　　　</w:t>
                          </w:r>
                        </w:p>
                      </w:txbxContent>
                    </v:textbox>
                  </v:shape>
                  <v:shape id="フローチャート: 処理 1429925555" o:spid="_x0000_s1318"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" fillcolor="#e7e6e6 [3214]" strokecolor="#f2f2f2 [3052]" strokeweight="1pt">
                    <v:shadow on="t" color="black" opacity="26214f" origin="-.5,-.5" offset=".24944mm,.24944mm"/>
                    <v:textbox inset="0,0,0,0">
                      <w:txbxContent>
                        <w:p w14:paraId="6F12E812" w14:textId="77777777" w:rsidR="006E2852" w:rsidRPr="00A5547C" w:rsidRDefault="006E2852" w:rsidP="006E2852">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ログイン　</w:t>
                          </w:r>
                        </w:p>
                      </w:txbxContent>
                    </v:textbox>
                  </v:shape>
                  <v:shape id="テキスト ボックス 713040682" o:spid="_x0000_s1319"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" filled="f" stroked="f" strokeweight=".5pt">
                    <v:textbox>
                      <w:txbxContent>
                        <w:p w14:paraId="435DDC19" w14:textId="77777777" w:rsidR="006E2852" w:rsidRPr="00AD64C6" w:rsidRDefault="006E2852" w:rsidP="006E2852">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1019395760" o:spid="_x0000_s1320"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" fillcolor="white [3212]" strokecolor="#a5a5a5 [2092]" strokeweight=".5pt"/>
                  <v:shape id="テキスト ボックス 711062353" o:spid="_x0000_s1321"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" filled="f" stroked="f" strokeweight=".5pt">
                    <v:textbox>
                      <w:txbxContent>
                        <w:p w14:paraId="02D171BE" w14:textId="01578D98" w:rsidR="006E2852" w:rsidRPr="0075349F" w:rsidRDefault="006E2852" w:rsidP="006E2852">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sidR="00E12F64">
                            <w:rPr>
                              <w:rFonts w:ascii="ＭＳ Ｐゴシック" w:eastAsia="ＭＳ Ｐゴシック" w:hAnsi="ＭＳ Ｐゴシック" w:hint="eastAsia"/>
                              <w:b/>
                              <w:bCs/>
                              <w:color w:val="000000" w:themeColor="text1"/>
                              <w:sz w:val="18"/>
                              <w:szCs w:val="18"/>
                            </w:rPr>
                            <w:t>6</w:t>
                          </w:r>
                        </w:p>
                      </w:txbxContent>
                    </v:textbox>
                  </v:shape>
                  <v:group id="グループ化 627542845" o:spid="_x0000_s1322"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">
                    <v:shape id="フローチャート: 組合せ 1299182967" o:spid="_x0000_s1323"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" filled="f" strokecolor="black [3213]" strokeweight=".5pt"/>
                    <v:rect id="正方形/長方形 70262213" o:spid="_x0000_s1324"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" fillcolor="white [3212]" strokecolor="white [3212]" strokeweight="1pt"/>
                  </v:group>
                  <v:shape id="フローチャート: 処理 737100763" o:spid="_x0000_s1325"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" fillcolor="#e7e6e6 [3214]" strokecolor="#f2f2f2 [3052]" strokeweight="1pt">
                    <v:shadow on="t" color="black" opacity="26214f" origin="-.5,-.5" offset=".24944mm,.24944mm"/>
                    <v:textbox inset="0,0,0,0">
                      <w:txbxContent>
                        <w:p w14:paraId="38054484" w14:textId="77777777" w:rsidR="006E2852" w:rsidRPr="00A5547C" w:rsidRDefault="006E2852" w:rsidP="006E285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326" type="#_x0000_t109" style="position:absolute;left:17510;top:23749;width:4712;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" fillcolor="#e7e6e6 [3214]" strokecolor="#f2f2f2 [3052]" strokeweight="1pt">
                  <v:shadow on="t" color="black" opacity="26214f" origin="-.5,-.5" offset=".24944mm,.24944mm"/>
                  <v:textbox inset="0,0,0,0">
                    <w:txbxContent>
                      <w:p w14:paraId="3D22422A" w14:textId="77777777" w:rsidR="006E2852" w:rsidRPr="00A5547C" w:rsidRDefault="006E2852" w:rsidP="006E285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w:pict>
          </mc:Fallback>
        </mc:AlternateContent>
      </w:r>
    </w:p>
    <w:p w14:paraId="5F9E38E1" w14:textId="1477E9CD" w:rsidR="006C6B97" w:rsidRDefault="006C6B97" w:rsidP="00067E59">
      <w:pPr>
        <w:pStyle w:val="a4"/>
        <w:ind w:leftChars="0" w:left="992"/>
        <w:jc w:val="left"/>
      </w:pPr>
    </w:p>
    <w:p w14:paraId="6D2344EB" w14:textId="3230CB90" w:rsidR="00742E6C" w:rsidRDefault="006D0C78" w:rsidP="00067E59">
      <w:pPr>
        <w:pStyle w:val="a4"/>
        <w:ind w:leftChars="0" w:left="992"/>
        <w:jc w:val="left"/>
      </w:pPr>
      <w:r>
        <w:rPr>
          <w:noProof/>
        </w:rPr>
        <mc:AlternateContent>
          <mc:Choice Requires="wps">
            <w:drawing>
              <wp:anchor distT="0" distB="0" distL="114300" distR="114300" simplePos="0" relativeHeight="251658470" behindDoc="0" locked="0" layoutInCell="1" allowOverlap="1" wp14:anchorId="142BCEFA" wp14:editId="07ED5475">
                <wp:simplePos x="0" y="0"/>
                <wp:positionH relativeFrom="column">
                  <wp:posOffset>4516180</wp:posOffset>
                </wp:positionH>
                <wp:positionV relativeFrom="paragraph">
                  <wp:posOffset>128071</wp:posOffset>
                </wp:positionV>
                <wp:extent cx="471158" cy="233670"/>
                <wp:effectExtent l="0" t="0" r="0" b="0"/>
                <wp:wrapNone/>
                <wp:docPr id="84886496"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49CA8162" w14:textId="77777777" w:rsidR="006D0C78" w:rsidRPr="00A5547C" w:rsidRDefault="006D0C78" w:rsidP="006D0C78">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142BCEFA" id="_x0000_s1327" type="#_x0000_t109" style="position:absolute;left:0;text-align:left;margin-left:355.6pt;margin-top:10.1pt;width:37.1pt;height:18.4pt;z-index:25165847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" fillcolor="#e7e6e6 [3214]" strokecolor="#f2f2f2 [3052]" strokeweight="1pt">
                <v:shadow on="t" color="black" opacity="26214f" origin="-.5,-.5" offset=".24944mm,.24944mm"/>
                <v:textbox inset="0,0,0,0">
                  <w:txbxContent>
                    <w:p w14:paraId="49CA8162" w14:textId="77777777" w:rsidR="006D0C78" w:rsidRPr="00A5547C" w:rsidRDefault="006D0C78" w:rsidP="006D0C78">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36EB61D5" w14:textId="620492CC" w:rsidR="00742E6C" w:rsidRDefault="00815B17" w:rsidP="00742E6C">
      <w:pPr>
        <w:pStyle w:val="a4"/>
        <w:ind w:leftChars="0" w:left="992"/>
        <w:jc w:val="left"/>
      </w:pPr>
      <w:r>
        <w:rPr>
          <w:noProof/>
        </w:rPr>
        <mc:AlternateContent>
          <mc:Choice Requires="wpg">
            <w:drawing>
              <wp:anchor distT="0" distB="0" distL="114300" distR="114300" simplePos="0" relativeHeight="251658620" behindDoc="0" locked="0" layoutInCell="1" allowOverlap="1" wp14:anchorId="0343BBD8" wp14:editId="5DA9CE06">
                <wp:simplePos x="0" y="0"/>
                <wp:positionH relativeFrom="column">
                  <wp:posOffset>1458574</wp:posOffset>
                </wp:positionH>
                <wp:positionV relativeFrom="paragraph">
                  <wp:posOffset>141039</wp:posOffset>
                </wp:positionV>
                <wp:extent cx="1687761" cy="829945"/>
                <wp:effectExtent l="0" t="0" r="27305" b="27305"/>
                <wp:wrapNone/>
                <wp:docPr id="406810033" name="グループ化 432"/>
                <wp:cNvGraphicFramePr/>
                <a:graphic xmlns:a="http://schemas.openxmlformats.org/drawingml/2006/main">
                  <a:graphicData uri="http://schemas.microsoft.com/office/word/2010/wordprocessingGroup">
                    <wpg:wgp>
                      <wpg:cNvGrpSpPr/>
                      <wpg:grpSpPr>
                        <a:xfrm>
                          <a:off x="0" y="0"/>
                          <a:ext cx="1687761" cy="829945"/>
                          <a:chOff x="0" y="0"/>
                          <a:chExt cx="1812347" cy="841530"/>
                        </a:xfrm>
                      </wpg:grpSpPr>
                      <wpg:grpSp>
                        <wpg:cNvPr id="554045813" name="グループ化 554045813"/>
                        <wpg:cNvGrpSpPr/>
                        <wpg:grpSpPr>
                          <a:xfrm>
                            <a:off x="0" y="0"/>
                            <a:ext cx="1812347" cy="841530"/>
                            <a:chOff x="-2" y="0"/>
                            <a:chExt cx="3583116" cy="1736303"/>
                          </a:xfrm>
                        </wpg:grpSpPr>
                        <wpg:grpSp>
                          <wpg:cNvPr id="237040720" name="グループ化 237040720"/>
                          <wpg:cNvGrpSpPr/>
                          <wpg:grpSpPr>
                            <a:xfrm>
                              <a:off x="25940" y="0"/>
                              <a:ext cx="3557174" cy="1736303"/>
                              <a:chOff x="0" y="0"/>
                              <a:chExt cx="3557174" cy="1736303"/>
                            </a:xfrm>
                          </wpg:grpSpPr>
                          <wps:wsp>
                            <wps:cNvPr id="941495812" name="フローチャート: 処理 941495812"/>
                            <wps:cNvSpPr/>
                            <wps:spPr>
                              <a:xfrm>
                                <a:off x="2642" y="113639"/>
                                <a:ext cx="3554532" cy="1622664"/>
                              </a:xfrm>
                              <a:prstGeom prst="flowChartProcess">
                                <a:avLst/>
                              </a:prstGeom>
                              <a:solidFill>
                                <a:schemeClr val="bg1">
                                  <a:lumMod val="9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8350137" name="フローチャート: 処理 1258350137"/>
                            <wps:cNvSpPr/>
                            <wps:spPr>
                              <a:xfrm>
                                <a:off x="0" y="110996"/>
                                <a:ext cx="3554532" cy="248421"/>
                              </a:xfrm>
                              <a:prstGeom prst="flowChartProcess">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7382543" name="テキスト ボックス 577382543"/>
                            <wps:cNvSpPr txBox="1"/>
                            <wps:spPr>
                              <a:xfrm>
                                <a:off x="3266469" y="0"/>
                                <a:ext cx="241245" cy="324705"/>
                              </a:xfrm>
                              <a:prstGeom prst="rect">
                                <a:avLst/>
                              </a:prstGeom>
                              <a:noFill/>
                              <a:ln w="6350">
                                <a:noFill/>
                              </a:ln>
                            </wps:spPr>
                            <wps:txbx>
                              <w:txbxContent>
                                <w:p w14:paraId="25B48002" w14:textId="77777777" w:rsidR="00FF5629" w:rsidRPr="0035449D" w:rsidRDefault="00FF5629" w:rsidP="00FF5629">
                                  <w:pPr>
                                    <w:jc w:val="right"/>
                                    <w:rPr>
                                      <w:color w:val="000000" w:themeColor="text1"/>
                                      <w:sz w:val="14"/>
                                      <w:szCs w:val="14"/>
                                    </w:rPr>
                                  </w:pPr>
                                  <w:r w:rsidRPr="0035449D">
                                    <w:rPr>
                                      <w:rFonts w:hint="eastAsia"/>
                                      <w:color w:val="000000" w:themeColor="text1"/>
                                      <w:sz w:val="14"/>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2785438" name="テキスト ボックス 322785438"/>
                            <wps:cNvSpPr txBox="1"/>
                            <wps:spPr>
                              <a:xfrm>
                                <a:off x="383151" y="448521"/>
                                <a:ext cx="1158443" cy="356531"/>
                              </a:xfrm>
                              <a:prstGeom prst="rect">
                                <a:avLst/>
                              </a:prstGeom>
                              <a:noFill/>
                              <a:ln w="6350">
                                <a:noFill/>
                              </a:ln>
                            </wps:spPr>
                            <wps:txbx>
                              <w:txbxContent>
                                <w:p w14:paraId="189F91D0" w14:textId="77777777" w:rsidR="00FF5629" w:rsidRPr="00E01E18" w:rsidRDefault="00FF5629" w:rsidP="00FF5629">
                                  <w:pPr>
                                    <w:jc w:val="left"/>
                                    <w:rPr>
                                      <w:rFonts w:ascii="ＭＳ Ｐゴシック" w:eastAsia="ＭＳ Ｐゴシック" w:hAnsi="ＭＳ Ｐゴシック"/>
                                      <w:color w:val="000000" w:themeColor="text1"/>
                                      <w:sz w:val="12"/>
                                      <w:szCs w:val="12"/>
                                    </w:rPr>
                                  </w:pPr>
                                  <w:r w:rsidRPr="00E01E18">
                                    <w:rPr>
                                      <w:rFonts w:ascii="ＭＳ Ｐゴシック" w:eastAsia="ＭＳ Ｐゴシック" w:hAnsi="ＭＳ Ｐゴシック" w:hint="eastAsia"/>
                                      <w:color w:val="000000" w:themeColor="text1"/>
                                      <w:sz w:val="12"/>
                                      <w:szCs w:val="12"/>
                                    </w:rPr>
                                    <w:t xml:space="preserve">ユーザID　　</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s:wsp>
                            <wps:cNvPr id="43184870" name="フローチャート: 処理 43184870"/>
                            <wps:cNvSpPr/>
                            <wps:spPr>
                              <a:xfrm>
                                <a:off x="1418178" y="577776"/>
                                <a:ext cx="1173392" cy="227279"/>
                              </a:xfrm>
                              <a:prstGeom prst="flowChartProcess">
                                <a:avLst/>
                              </a:prstGeom>
                              <a:solidFill>
                                <a:schemeClr val="bg1"/>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5125529" name="テキスト ボックス 1015125529"/>
                            <wps:cNvSpPr txBox="1"/>
                            <wps:spPr>
                              <a:xfrm>
                                <a:off x="378287" y="834866"/>
                                <a:ext cx="1249156" cy="374545"/>
                              </a:xfrm>
                              <a:prstGeom prst="rect">
                                <a:avLst/>
                              </a:prstGeom>
                              <a:noFill/>
                              <a:ln w="6350">
                                <a:noFill/>
                              </a:ln>
                            </wps:spPr>
                            <wps:txbx>
                              <w:txbxContent>
                                <w:p w14:paraId="3CA99E2C" w14:textId="77777777" w:rsidR="00FF5629" w:rsidRPr="00E01E18" w:rsidRDefault="00FF5629" w:rsidP="00FF5629">
                                  <w:pPr>
                                    <w:jc w:val="left"/>
                                    <w:rPr>
                                      <w:rFonts w:ascii="ＭＳ Ｐゴシック" w:eastAsia="ＭＳ Ｐゴシック" w:hAnsi="ＭＳ Ｐゴシック"/>
                                      <w:color w:val="000000" w:themeColor="text1"/>
                                      <w:sz w:val="12"/>
                                      <w:szCs w:val="12"/>
                                    </w:rPr>
                                  </w:pPr>
                                  <w:r w:rsidRPr="00E01E18">
                                    <w:rPr>
                                      <w:rFonts w:ascii="ＭＳ Ｐゴシック" w:eastAsia="ＭＳ Ｐゴシック" w:hAnsi="ＭＳ Ｐゴシック" w:hint="eastAsia"/>
                                      <w:color w:val="000000" w:themeColor="text1"/>
                                      <w:sz w:val="12"/>
                                      <w:szCs w:val="12"/>
                                    </w:rPr>
                                    <w:t xml:space="preserve">パスワード　　</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s:wsp>
                            <wps:cNvPr id="1119313161" name="フローチャート: 処理 1119313161"/>
                            <wps:cNvSpPr/>
                            <wps:spPr>
                              <a:xfrm>
                                <a:off x="1418178" y="953050"/>
                                <a:ext cx="1172845" cy="226695"/>
                              </a:xfrm>
                              <a:prstGeom prst="flowChartProcess">
                                <a:avLst/>
                              </a:prstGeom>
                              <a:solidFill>
                                <a:schemeClr val="bg1"/>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0153383" name="フローチャート: 処理 1920153383"/>
                            <wps:cNvSpPr/>
                            <wps:spPr>
                              <a:xfrm>
                                <a:off x="1196185" y="1399680"/>
                                <a:ext cx="726763" cy="216708"/>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5225CE02" w14:textId="331B71BA" w:rsidR="00FF5629" w:rsidRPr="00E01E18" w:rsidRDefault="00FF5629" w:rsidP="00FF5629">
                                  <w:pPr>
                                    <w:jc w:val="center"/>
                                    <w:rPr>
                                      <w:rFonts w:ascii="ＭＳ Ｐゴシック" w:eastAsia="ＭＳ Ｐゴシック" w:hAnsi="ＭＳ Ｐゴシック"/>
                                      <w:color w:val="000000" w:themeColor="text1"/>
                                      <w:sz w:val="12"/>
                                      <w:szCs w:val="14"/>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76037346" name="フローチャート: 処理 276037346"/>
                            <wps:cNvSpPr/>
                            <wps:spPr>
                              <a:xfrm>
                                <a:off x="2076229" y="1399679"/>
                                <a:ext cx="270554" cy="216708"/>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0F5CFC45" w14:textId="3EE6AE95" w:rsidR="00FF5629" w:rsidRPr="0035449D" w:rsidRDefault="00FF5629" w:rsidP="00FF5629">
                                  <w:pPr>
                                    <w:jc w:val="center"/>
                                    <w:rPr>
                                      <w:rFonts w:ascii="ＭＳ Ｐゴシック" w:eastAsia="ＭＳ Ｐゴシック" w:hAnsi="ＭＳ Ｐゴシック"/>
                                      <w:color w:val="000000" w:themeColor="text1"/>
                                      <w:sz w:val="12"/>
                                      <w:szCs w:val="14"/>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528411592" name="テキスト ボックス 528411592"/>
                          <wps:cNvSpPr txBox="1"/>
                          <wps:spPr>
                            <a:xfrm>
                              <a:off x="-2" y="22339"/>
                              <a:ext cx="828407" cy="348683"/>
                            </a:xfrm>
                            <a:prstGeom prst="rect">
                              <a:avLst/>
                            </a:prstGeom>
                            <a:noFill/>
                            <a:ln w="6350">
                              <a:noFill/>
                            </a:ln>
                          </wps:spPr>
                          <wps:txbx>
                            <w:txbxContent>
                              <w:p w14:paraId="7D4698DD" w14:textId="77777777" w:rsidR="00FF5629" w:rsidRPr="00E01E18" w:rsidRDefault="00FF5629" w:rsidP="00FF5629">
                                <w:pPr>
                                  <w:rPr>
                                    <w:rFonts w:ascii="ＭＳ Ｐゴシック" w:eastAsia="ＭＳ Ｐゴシック" w:hAnsi="ＭＳ Ｐゴシック"/>
                                    <w:sz w:val="10"/>
                                    <w:szCs w:val="12"/>
                                  </w:rPr>
                                </w:pPr>
                                <w:r w:rsidRPr="00E01E18">
                                  <w:rPr>
                                    <w:rFonts w:ascii="ＭＳ Ｐゴシック" w:eastAsia="ＭＳ Ｐゴシック" w:hAnsi="ＭＳ Ｐゴシック" w:hint="eastAsia"/>
                                    <w:sz w:val="10"/>
                                    <w:szCs w:val="12"/>
                                  </w:rPr>
                                  <w:t>Login</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g:grpSp>
                      <wps:wsp>
                        <wps:cNvPr id="2008959123" name="テキスト ボックス 1"/>
                        <wps:cNvSpPr txBox="1"/>
                        <wps:spPr>
                          <a:xfrm>
                            <a:off x="561804" y="618219"/>
                            <a:ext cx="538297" cy="181497"/>
                          </a:xfrm>
                          <a:prstGeom prst="rect">
                            <a:avLst/>
                          </a:prstGeom>
                          <a:noFill/>
                          <a:ln w="6350">
                            <a:noFill/>
                          </a:ln>
                        </wps:spPr>
                        <wps:txbx>
                          <w:txbxContent>
                            <w:p w14:paraId="66701BF2" w14:textId="0FE2601D" w:rsidR="005C163F" w:rsidRPr="005C163F" w:rsidRDefault="005C163F" w:rsidP="005C163F">
                              <w:pPr>
                                <w:jc w:val="left"/>
                                <w:rPr>
                                  <w:rFonts w:ascii="ＭＳ Ｐゴシック" w:eastAsia="ＭＳ Ｐゴシック" w:hAnsi="ＭＳ Ｐゴシック"/>
                                  <w:color w:val="000000" w:themeColor="text1"/>
                                  <w:sz w:val="10"/>
                                  <w:szCs w:val="10"/>
                                </w:rPr>
                              </w:pPr>
                              <w:r w:rsidRPr="005C163F">
                                <w:rPr>
                                  <w:rFonts w:ascii="ＭＳ Ｐゴシック" w:eastAsia="ＭＳ Ｐゴシック" w:hAnsi="ＭＳ Ｐゴシック" w:hint="eastAsia"/>
                                  <w:color w:val="000000" w:themeColor="text1"/>
                                  <w:sz w:val="10"/>
                                  <w:szCs w:val="10"/>
                                </w:rPr>
                                <w:t xml:space="preserve">キャンセル　　</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s:wsp>
                        <wps:cNvPr id="2083465163" name="テキスト ボックス 1"/>
                        <wps:cNvSpPr txBox="1"/>
                        <wps:spPr>
                          <a:xfrm>
                            <a:off x="984920" y="620570"/>
                            <a:ext cx="296181" cy="181497"/>
                          </a:xfrm>
                          <a:prstGeom prst="rect">
                            <a:avLst/>
                          </a:prstGeom>
                          <a:noFill/>
                          <a:ln w="6350">
                            <a:noFill/>
                          </a:ln>
                        </wps:spPr>
                        <wps:txbx>
                          <w:txbxContent>
                            <w:p w14:paraId="4A932434" w14:textId="2C301D0D" w:rsidR="005C163F" w:rsidRPr="005C163F" w:rsidRDefault="005C163F" w:rsidP="005C163F">
                              <w:pPr>
                                <w:jc w:val="left"/>
                                <w:rPr>
                                  <w:rFonts w:ascii="ＭＳ Ｐゴシック" w:eastAsia="ＭＳ Ｐゴシック" w:hAnsi="ＭＳ Ｐゴシック"/>
                                  <w:color w:val="000000" w:themeColor="text1"/>
                                  <w:sz w:val="10"/>
                                  <w:szCs w:val="10"/>
                                </w:rPr>
                              </w:pPr>
                              <w:r>
                                <w:rPr>
                                  <w:rFonts w:ascii="ＭＳ Ｐゴシック" w:eastAsia="ＭＳ Ｐゴシック" w:hAnsi="ＭＳ Ｐゴシック" w:hint="eastAsia"/>
                                  <w:color w:val="000000" w:themeColor="text1"/>
                                  <w:sz w:val="10"/>
                                  <w:szCs w:val="10"/>
                                </w:rPr>
                                <w:t>OK</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43BBD8" id="グループ化 432" o:spid="_x0000_s1328" style="position:absolute;left:0;text-align:left;margin-left:114.85pt;margin-top:11.1pt;width:132.9pt;height:65.35pt;z-index:251658620;mso-width-relative:margin;mso-height-relative:margin" coordsize="18123,8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">
                <v:group id="グループ化 554045813" o:spid="_x0000_s1329" style="position:absolute;width:18123;height:8415" coordorigin="" coordsize="35831,173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">
                  <v:group id="グループ化 237040720" o:spid="_x0000_s1330" style="position:absolute;left:259;width:35572;height:17363" coordsize="35571,173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">
                    <v:shape id="フローチャート: 処理 941495812" o:spid="_x0000_s1331" type="#_x0000_t109" style="position:absolute;left:26;top:1136;width:35545;height:16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" fillcolor="#f2f2f2 [3052]" strokecolor="black [3213]" strokeweight=".5pt"/>
                    <v:shape id="フローチャート: 処理 1258350137" o:spid="_x0000_s1332" type="#_x0000_t109" style="position:absolute;top:1109;width:35545;height:24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" fillcolor="white [3212]" strokecolor="black [3213]" strokeweight=".5pt"/>
                    <v:shape id="テキスト ボックス 577382543" o:spid="_x0000_s1333" type="#_x0000_t202" style="position:absolute;left:32664;width:2413;height:32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" filled="f" stroked="f" strokeweight=".5pt">
                      <v:textbox inset="0,0,0,0">
                        <w:txbxContent>
                          <w:p w14:paraId="25B48002" w14:textId="77777777" w:rsidR="00FF5629" w:rsidRPr="0035449D" w:rsidRDefault="00FF5629" w:rsidP="00FF5629">
                            <w:pPr>
                              <w:jc w:val="right"/>
                              <w:rPr>
                                <w:color w:val="000000" w:themeColor="text1"/>
                                <w:sz w:val="14"/>
                                <w:szCs w:val="14"/>
                              </w:rPr>
                            </w:pPr>
                            <w:r w:rsidRPr="0035449D">
                              <w:rPr>
                                <w:rFonts w:hint="eastAsia"/>
                                <w:color w:val="000000" w:themeColor="text1"/>
                                <w:sz w:val="14"/>
                                <w:szCs w:val="14"/>
                              </w:rPr>
                              <w:t>×</w:t>
                            </w:r>
                          </w:p>
                        </w:txbxContent>
                      </v:textbox>
                    </v:shape>
                    <v:shape id="テキスト ボックス 322785438" o:spid="_x0000_s1334" type="#_x0000_t202" style="position:absolute;left:3831;top:4485;width:11584;height:35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" filled="f" stroked="f" strokeweight=".5pt">
                      <v:textbox inset=",0,,0">
                        <w:txbxContent>
                          <w:p w14:paraId="189F91D0" w14:textId="77777777" w:rsidR="00FF5629" w:rsidRPr="00E01E18" w:rsidRDefault="00FF5629" w:rsidP="00FF5629">
                            <w:pPr>
                              <w:jc w:val="left"/>
                              <w:rPr>
                                <w:rFonts w:ascii="ＭＳ Ｐゴシック" w:eastAsia="ＭＳ Ｐゴシック" w:hAnsi="ＭＳ Ｐゴシック"/>
                                <w:color w:val="000000" w:themeColor="text1"/>
                                <w:sz w:val="12"/>
                                <w:szCs w:val="12"/>
                              </w:rPr>
                            </w:pPr>
                            <w:r w:rsidRPr="00E01E18">
                              <w:rPr>
                                <w:rFonts w:ascii="ＭＳ Ｐゴシック" w:eastAsia="ＭＳ Ｐゴシック" w:hAnsi="ＭＳ Ｐゴシック" w:hint="eastAsia"/>
                                <w:color w:val="000000" w:themeColor="text1"/>
                                <w:sz w:val="12"/>
                                <w:szCs w:val="12"/>
                              </w:rPr>
                              <w:t xml:space="preserve">ユーザID　　</w:t>
                            </w:r>
                          </w:p>
                        </w:txbxContent>
                      </v:textbox>
                    </v:shape>
                    <v:shape id="フローチャート: 処理 43184870" o:spid="_x0000_s1335" type="#_x0000_t109" style="position:absolute;left:14181;top:5777;width:11734;height:22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" fillcolor="white [3212]" strokecolor="white [3212]" strokeweight="1pt"/>
                    <v:shape id="テキスト ボックス 1015125529" o:spid="_x0000_s1336" type="#_x0000_t202" style="position:absolute;left:3782;top:8348;width:12492;height:37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" filled="f" stroked="f" strokeweight=".5pt">
                      <v:textbox inset=",0,,0">
                        <w:txbxContent>
                          <w:p w14:paraId="3CA99E2C" w14:textId="77777777" w:rsidR="00FF5629" w:rsidRPr="00E01E18" w:rsidRDefault="00FF5629" w:rsidP="00FF5629">
                            <w:pPr>
                              <w:jc w:val="left"/>
                              <w:rPr>
                                <w:rFonts w:ascii="ＭＳ Ｐゴシック" w:eastAsia="ＭＳ Ｐゴシック" w:hAnsi="ＭＳ Ｐゴシック"/>
                                <w:color w:val="000000" w:themeColor="text1"/>
                                <w:sz w:val="12"/>
                                <w:szCs w:val="12"/>
                              </w:rPr>
                            </w:pPr>
                            <w:r w:rsidRPr="00E01E18">
                              <w:rPr>
                                <w:rFonts w:ascii="ＭＳ Ｐゴシック" w:eastAsia="ＭＳ Ｐゴシック" w:hAnsi="ＭＳ Ｐゴシック" w:hint="eastAsia"/>
                                <w:color w:val="000000" w:themeColor="text1"/>
                                <w:sz w:val="12"/>
                                <w:szCs w:val="12"/>
                              </w:rPr>
                              <w:t xml:space="preserve">パスワード　　</w:t>
                            </w:r>
                          </w:p>
                        </w:txbxContent>
                      </v:textbox>
                    </v:shape>
                    <v:shape id="フローチャート: 処理 1119313161" o:spid="_x0000_s1337" type="#_x0000_t109" style="position:absolute;left:14181;top:9530;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" fillcolor="white [3212]" strokecolor="white [3212]" strokeweight="1pt"/>
                    <v:shape id="フローチャート: 処理 1920153383" o:spid="_x0000_s1338" type="#_x0000_t109" style="position:absolute;left:11961;top:13996;width:7268;height:21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" fillcolor="#e7e6e6 [3214]" strokecolor="#f2f2f2 [3052]" strokeweight="1pt">
                      <v:shadow on="t" color="black" opacity="26214f" origin="-.5,-.5" offset=".24944mm,.24944mm"/>
                      <v:textbox inset="0,0,0,0">
                        <w:txbxContent>
                          <w:p w14:paraId="5225CE02" w14:textId="331B71BA" w:rsidR="00FF5629" w:rsidRPr="00E01E18" w:rsidRDefault="00FF5629" w:rsidP="00FF5629">
                            <w:pPr>
                              <w:jc w:val="center"/>
                              <w:rPr>
                                <w:rFonts w:ascii="ＭＳ Ｐゴシック" w:eastAsia="ＭＳ Ｐゴシック" w:hAnsi="ＭＳ Ｐゴシック"/>
                                <w:color w:val="000000" w:themeColor="text1"/>
                                <w:sz w:val="12"/>
                                <w:szCs w:val="14"/>
                              </w:rPr>
                            </w:pPr>
                          </w:p>
                        </w:txbxContent>
                      </v:textbox>
                    </v:shape>
                    <v:shape id="フローチャート: 処理 276037346" o:spid="_x0000_s1339" type="#_x0000_t109" style="position:absolute;left:20762;top:13996;width:2705;height:21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" fillcolor="#e7e6e6 [3214]" strokecolor="#f2f2f2 [3052]" strokeweight="1pt">
                      <v:shadow on="t" color="black" opacity="26214f" origin="-.5,-.5" offset=".24944mm,.24944mm"/>
                      <v:textbox inset="0,0,0,0">
                        <w:txbxContent>
                          <w:p w14:paraId="0F5CFC45" w14:textId="3EE6AE95" w:rsidR="00FF5629" w:rsidRPr="0035449D" w:rsidRDefault="00FF5629" w:rsidP="00FF5629">
                            <w:pPr>
                              <w:jc w:val="center"/>
                              <w:rPr>
                                <w:rFonts w:ascii="ＭＳ Ｐゴシック" w:eastAsia="ＭＳ Ｐゴシック" w:hAnsi="ＭＳ Ｐゴシック"/>
                                <w:color w:val="000000" w:themeColor="text1"/>
                                <w:sz w:val="12"/>
                                <w:szCs w:val="14"/>
                              </w:rPr>
                            </w:pPr>
                          </w:p>
                        </w:txbxContent>
                      </v:textbox>
                    </v:shape>
                  </v:group>
                  <v:shape id="テキスト ボックス 528411592" o:spid="_x0000_s1340" type="#_x0000_t202" style="position:absolute;top:223;width:8284;height:34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" filled="f" stroked="f" strokeweight=".5pt">
                    <v:textbox inset=",0,,0">
                      <w:txbxContent>
                        <w:p w14:paraId="7D4698DD" w14:textId="77777777" w:rsidR="00FF5629" w:rsidRPr="00E01E18" w:rsidRDefault="00FF5629" w:rsidP="00FF5629">
                          <w:pPr>
                            <w:rPr>
                              <w:rFonts w:ascii="ＭＳ Ｐゴシック" w:eastAsia="ＭＳ Ｐゴシック" w:hAnsi="ＭＳ Ｐゴシック"/>
                              <w:sz w:val="10"/>
                              <w:szCs w:val="12"/>
                            </w:rPr>
                          </w:pPr>
                          <w:r w:rsidRPr="00E01E18">
                            <w:rPr>
                              <w:rFonts w:ascii="ＭＳ Ｐゴシック" w:eastAsia="ＭＳ Ｐゴシック" w:hAnsi="ＭＳ Ｐゴシック" w:hint="eastAsia"/>
                              <w:sz w:val="10"/>
                              <w:szCs w:val="12"/>
                            </w:rPr>
                            <w:t>Login</w:t>
                          </w:r>
                        </w:p>
                      </w:txbxContent>
                    </v:textbox>
                  </v:shape>
                </v:group>
                <v:shape id="_x0000_s1341" type="#_x0000_t202" style="position:absolute;left:5618;top:6182;width:5383;height:18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" filled="f" stroked="f" strokeweight=".5pt">
                  <v:textbox inset=",0,,0">
                    <w:txbxContent>
                      <w:p w14:paraId="66701BF2" w14:textId="0FE2601D" w:rsidR="005C163F" w:rsidRPr="005C163F" w:rsidRDefault="005C163F" w:rsidP="005C163F">
                        <w:pPr>
                          <w:jc w:val="left"/>
                          <w:rPr>
                            <w:rFonts w:ascii="ＭＳ Ｐゴシック" w:eastAsia="ＭＳ Ｐゴシック" w:hAnsi="ＭＳ Ｐゴシック"/>
                            <w:color w:val="000000" w:themeColor="text1"/>
                            <w:sz w:val="10"/>
                            <w:szCs w:val="10"/>
                          </w:rPr>
                        </w:pPr>
                        <w:r w:rsidRPr="005C163F">
                          <w:rPr>
                            <w:rFonts w:ascii="ＭＳ Ｐゴシック" w:eastAsia="ＭＳ Ｐゴシック" w:hAnsi="ＭＳ Ｐゴシック" w:hint="eastAsia"/>
                            <w:color w:val="000000" w:themeColor="text1"/>
                            <w:sz w:val="10"/>
                            <w:szCs w:val="10"/>
                          </w:rPr>
                          <w:t xml:space="preserve">キャンセル　　</w:t>
                        </w:r>
                      </w:p>
                    </w:txbxContent>
                  </v:textbox>
                </v:shape>
                <v:shape id="_x0000_s1342" type="#_x0000_t202" style="position:absolute;left:9849;top:6205;width:2962;height:18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" filled="f" stroked="f" strokeweight=".5pt">
                  <v:textbox inset=",0,,0">
                    <w:txbxContent>
                      <w:p w14:paraId="4A932434" w14:textId="2C301D0D" w:rsidR="005C163F" w:rsidRPr="005C163F" w:rsidRDefault="005C163F" w:rsidP="005C163F">
                        <w:pPr>
                          <w:jc w:val="left"/>
                          <w:rPr>
                            <w:rFonts w:ascii="ＭＳ Ｐゴシック" w:eastAsia="ＭＳ Ｐゴシック" w:hAnsi="ＭＳ Ｐゴシック"/>
                            <w:color w:val="000000" w:themeColor="text1"/>
                            <w:sz w:val="10"/>
                            <w:szCs w:val="10"/>
                          </w:rPr>
                        </w:pPr>
                        <w:r>
                          <w:rPr>
                            <w:rFonts w:ascii="ＭＳ Ｐゴシック" w:eastAsia="ＭＳ Ｐゴシック" w:hAnsi="ＭＳ Ｐゴシック" w:hint="eastAsia"/>
                            <w:color w:val="000000" w:themeColor="text1"/>
                            <w:sz w:val="10"/>
                            <w:szCs w:val="10"/>
                          </w:rPr>
                          <w:t>OK</w:t>
                        </w:r>
                      </w:p>
                    </w:txbxContent>
                  </v:textbox>
                </v:shape>
              </v:group>
            </w:pict>
          </mc:Fallback>
        </mc:AlternateContent>
      </w:r>
    </w:p>
    <w:p w14:paraId="3A0058AE" w14:textId="5E47B65A" w:rsidR="00742E6C" w:rsidRDefault="00742E6C" w:rsidP="00067E59">
      <w:pPr>
        <w:pStyle w:val="a4"/>
        <w:ind w:leftChars="0" w:left="992"/>
        <w:jc w:val="left"/>
      </w:pPr>
    </w:p>
    <w:p w14:paraId="308D0D31" w14:textId="43C82AF7" w:rsidR="00742E6C" w:rsidRDefault="00742E6C" w:rsidP="00067E59">
      <w:pPr>
        <w:pStyle w:val="a4"/>
        <w:ind w:leftChars="0" w:left="992"/>
        <w:jc w:val="left"/>
      </w:pPr>
    </w:p>
    <w:p w14:paraId="63AF378B" w14:textId="3D03A2E5" w:rsidR="00742E6C" w:rsidRDefault="00742E6C" w:rsidP="00067E59">
      <w:pPr>
        <w:pStyle w:val="a4"/>
        <w:ind w:leftChars="0" w:left="992"/>
        <w:jc w:val="left"/>
      </w:pPr>
    </w:p>
    <w:p w14:paraId="22597742" w14:textId="65523A9A" w:rsidR="00742E6C" w:rsidRDefault="00742E6C" w:rsidP="00067E59">
      <w:pPr>
        <w:pStyle w:val="a4"/>
        <w:ind w:leftChars="0" w:left="992"/>
        <w:jc w:val="left"/>
      </w:pPr>
    </w:p>
    <w:p w14:paraId="1BFBB0A0" w14:textId="4C87AEA9" w:rsidR="00742E6C" w:rsidRDefault="00742E6C" w:rsidP="00067E59">
      <w:pPr>
        <w:pStyle w:val="a4"/>
        <w:ind w:leftChars="0" w:left="992"/>
        <w:jc w:val="left"/>
      </w:pPr>
    </w:p>
    <w:p w14:paraId="02DFEC8D" w14:textId="56F4765F" w:rsidR="00742E6C" w:rsidRDefault="00742E6C" w:rsidP="00067E59">
      <w:pPr>
        <w:pStyle w:val="a4"/>
        <w:ind w:leftChars="0" w:left="992"/>
        <w:jc w:val="left"/>
      </w:pPr>
    </w:p>
    <w:p w14:paraId="2482A2DB" w14:textId="015FBA1E" w:rsidR="00742E6C" w:rsidRDefault="00F00872" w:rsidP="00067E59">
      <w:pPr>
        <w:pStyle w:val="a4"/>
        <w:ind w:leftChars="0" w:left="992"/>
        <w:jc w:val="left"/>
      </w:pPr>
      <w:r>
        <w:rPr>
          <w:noProof/>
        </w:rPr>
        <mc:AlternateContent>
          <mc:Choice Requires="wps">
            <w:drawing>
              <wp:anchor distT="0" distB="0" distL="114300" distR="114300" simplePos="0" relativeHeight="251658543" behindDoc="0" locked="0" layoutInCell="1" allowOverlap="1" wp14:anchorId="1315153F" wp14:editId="76175D6D">
                <wp:simplePos x="0" y="0"/>
                <wp:positionH relativeFrom="column">
                  <wp:posOffset>4377690</wp:posOffset>
                </wp:positionH>
                <wp:positionV relativeFrom="paragraph">
                  <wp:posOffset>114300</wp:posOffset>
                </wp:positionV>
                <wp:extent cx="471158" cy="233670"/>
                <wp:effectExtent l="0" t="0" r="0" b="0"/>
                <wp:wrapNone/>
                <wp:docPr id="2039330902"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5B8EBC6C" w14:textId="3412C167" w:rsidR="00F00872" w:rsidRPr="00A5547C" w:rsidRDefault="00F00872" w:rsidP="00F0087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1315153F" id="_x0000_s1343" type="#_x0000_t109" style="position:absolute;left:0;text-align:left;margin-left:344.7pt;margin-top:9pt;width:37.1pt;height:18.4pt;z-index:2516585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" fillcolor="#e7e6e6" strokecolor="#f2f2f2" strokeweight="1pt">
                <v:shadow on="t" color="black" opacity="26214f" origin="-.5,-.5" offset=".24944mm,.24944mm"/>
                <v:textbox inset="0,0,0,0">
                  <w:txbxContent>
                    <w:p w14:paraId="5B8EBC6C" w14:textId="3412C167" w:rsidR="00F00872" w:rsidRPr="00A5547C" w:rsidRDefault="00F00872" w:rsidP="00F0087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r>
        <w:rPr>
          <w:noProof/>
        </w:rPr>
        <mc:AlternateContent>
          <mc:Choice Requires="wps">
            <w:drawing>
              <wp:anchor distT="0" distB="0" distL="114300" distR="114300" simplePos="0" relativeHeight="251658511" behindDoc="0" locked="0" layoutInCell="1" allowOverlap="1" wp14:anchorId="2F9C6A3C" wp14:editId="0EA8411B">
                <wp:simplePos x="0" y="0"/>
                <wp:positionH relativeFrom="column">
                  <wp:posOffset>3235325</wp:posOffset>
                </wp:positionH>
                <wp:positionV relativeFrom="paragraph">
                  <wp:posOffset>97780</wp:posOffset>
                </wp:positionV>
                <wp:extent cx="657727" cy="236010"/>
                <wp:effectExtent l="57150" t="57150" r="85725" b="69215"/>
                <wp:wrapNone/>
                <wp:docPr id="2112372944" name="フローチャート: 処理 1"/>
                <wp:cNvGraphicFramePr/>
                <a:graphic xmlns:a="http://schemas.openxmlformats.org/drawingml/2006/main">
                  <a:graphicData uri="http://schemas.microsoft.com/office/word/2010/wordprocessingShape">
                    <wps:wsp>
                      <wps:cNvSpPr/>
                      <wps:spPr>
                        <a:xfrm>
                          <a:off x="0" y="0"/>
                          <a:ext cx="657727" cy="23601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185DDB66" w14:textId="5062384A"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C6A3C" id="_x0000_s1344" type="#_x0000_t109" style="position:absolute;left:0;text-align:left;margin-left:254.75pt;margin-top:7.7pt;width:51.8pt;height:18.6pt;z-index:2516585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" fillcolor="#e7e6e6" strokecolor="#f2f2f2" strokeweight="1pt">
                <v:shadow on="t" color="black" opacity="26214f" origin="-.5,-.5" offset=".24944mm,.24944mm"/>
                <v:textbox inset="0,0,0,0">
                  <w:txbxContent>
                    <w:p w14:paraId="185DDB66" w14:textId="5062384A"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77D9AD0B" w14:textId="5A85C17E" w:rsidR="009734F3" w:rsidRDefault="009734F3" w:rsidP="00516EF0">
      <w:pPr>
        <w:pStyle w:val="a4"/>
        <w:ind w:leftChars="572" w:left="1201"/>
        <w:jc w:val="left"/>
      </w:pPr>
    </w:p>
    <w:p w14:paraId="7EB93A4F" w14:textId="2F533EE2" w:rsidR="00AE43FF" w:rsidRDefault="00AE43FF" w:rsidP="00516EF0">
      <w:pPr>
        <w:pStyle w:val="a4"/>
        <w:ind w:leftChars="572" w:left="1201"/>
        <w:jc w:val="left"/>
      </w:pPr>
      <w:r>
        <w:rPr>
          <w:rFonts w:hint="eastAsia"/>
        </w:rPr>
        <w:t>有効操作及び遷移先：</w:t>
      </w:r>
    </w:p>
    <w:p w14:paraId="3460C744" w14:textId="184F0565" w:rsidR="00FF4D67" w:rsidRDefault="00FF4D67" w:rsidP="003C0FBB">
      <w:pPr>
        <w:pStyle w:val="a4"/>
        <w:ind w:leftChars="672" w:left="1411"/>
        <w:jc w:val="left"/>
      </w:pPr>
      <w:r>
        <w:rPr>
          <w:rFonts w:hint="eastAsia"/>
        </w:rPr>
        <w:t>ユーザID入力：</w:t>
      </w:r>
      <w:r w:rsidR="00AC6C56">
        <w:rPr>
          <w:rFonts w:hint="eastAsia"/>
        </w:rPr>
        <w:t>入力値</w:t>
      </w:r>
      <w:r w:rsidR="00A3574B">
        <w:rPr>
          <w:rFonts w:hint="eastAsia"/>
        </w:rPr>
        <w:t>をエコーバック</w:t>
      </w:r>
      <w:r w:rsidR="00F60242">
        <w:rPr>
          <w:rFonts w:hint="eastAsia"/>
        </w:rPr>
        <w:t>。</w:t>
      </w:r>
      <w:r w:rsidR="003C0FBB">
        <w:rPr>
          <w:rFonts w:hint="eastAsia"/>
        </w:rPr>
        <w:t>入力時遷移なし</w:t>
      </w:r>
    </w:p>
    <w:p w14:paraId="65819A40" w14:textId="3D5B3C43" w:rsidR="00FF4D67" w:rsidRDefault="00B80F58" w:rsidP="003C0FBB">
      <w:pPr>
        <w:pStyle w:val="a4"/>
        <w:ind w:leftChars="672" w:left="1411"/>
        <w:jc w:val="left"/>
      </w:pPr>
      <w:r>
        <w:rPr>
          <w:rFonts w:hint="eastAsia"/>
        </w:rPr>
        <w:t>パスワード</w:t>
      </w:r>
      <w:r w:rsidR="00A30C2E">
        <w:rPr>
          <w:rFonts w:hint="eastAsia"/>
        </w:rPr>
        <w:t>入力：</w:t>
      </w:r>
      <w:r w:rsidR="00AE43FF">
        <w:t>’</w:t>
      </w:r>
      <w:r w:rsidR="00AE43FF">
        <w:rPr>
          <w:rFonts w:hint="eastAsia"/>
        </w:rPr>
        <w:t>＊</w:t>
      </w:r>
      <w:r w:rsidR="00AE43FF">
        <w:t>’</w:t>
      </w:r>
      <w:r w:rsidR="00AE43FF">
        <w:rPr>
          <w:rFonts w:hint="eastAsia"/>
        </w:rPr>
        <w:t>をエコー表示</w:t>
      </w:r>
      <w:r w:rsidR="00F60242">
        <w:rPr>
          <w:rFonts w:hint="eastAsia"/>
        </w:rPr>
        <w:t>。</w:t>
      </w:r>
      <w:r w:rsidR="003C0FBB">
        <w:rPr>
          <w:rFonts w:hint="eastAsia"/>
        </w:rPr>
        <w:t>入力時遷移なし</w:t>
      </w:r>
    </w:p>
    <w:p w14:paraId="3ED94E78" w14:textId="6C0C2D32" w:rsidR="00AE43FF" w:rsidRDefault="00462052" w:rsidP="000B3743">
      <w:pPr>
        <w:pStyle w:val="a4"/>
        <w:ind w:leftChars="672" w:left="1411"/>
        <w:jc w:val="left"/>
      </w:pPr>
      <w:r>
        <w:rPr>
          <w:rFonts w:hint="eastAsia"/>
        </w:rPr>
        <w:t xml:space="preserve">「キャンセルボタン」押下　→　</w:t>
      </w:r>
      <w:r w:rsidR="00783BDB">
        <w:rPr>
          <w:rFonts w:hint="eastAsia"/>
        </w:rPr>
        <w:t>4.</w:t>
      </w:r>
      <w:r w:rsidR="008A7699">
        <w:t>3</w:t>
      </w:r>
      <w:r w:rsidR="00FC6FF0">
        <w:rPr>
          <w:rFonts w:hint="eastAsia"/>
        </w:rPr>
        <w:t>.</w:t>
      </w:r>
      <w:r w:rsidR="00783BDB">
        <w:rPr>
          <w:rFonts w:hint="eastAsia"/>
        </w:rPr>
        <w:t>1</w:t>
      </w:r>
      <w:r w:rsidR="00783BDB">
        <w:t xml:space="preserve"> </w:t>
      </w:r>
      <w:r w:rsidR="00783BDB">
        <w:rPr>
          <w:rFonts w:hint="eastAsia"/>
        </w:rPr>
        <w:t>システム起動時</w:t>
      </w:r>
      <w:r w:rsidR="002609B9">
        <w:rPr>
          <w:rFonts w:hint="eastAsia"/>
        </w:rPr>
        <w:t>に遷移</w:t>
      </w:r>
      <w:r w:rsidR="00F60242">
        <w:rPr>
          <w:rFonts w:hint="eastAsia"/>
        </w:rPr>
        <w:t>。</w:t>
      </w:r>
    </w:p>
    <w:p w14:paraId="1C7DE917" w14:textId="77777777" w:rsidR="00771510" w:rsidRDefault="00FC0DE3" w:rsidP="00771510">
      <w:pPr>
        <w:pStyle w:val="a4"/>
        <w:ind w:leftChars="672" w:left="1411"/>
        <w:jc w:val="left"/>
      </w:pPr>
      <w:r>
        <w:rPr>
          <w:rFonts w:hint="eastAsia"/>
        </w:rPr>
        <w:t xml:space="preserve">「OKボタン」押下　→　</w:t>
      </w:r>
      <w:r w:rsidR="00190F7A">
        <w:rPr>
          <w:rFonts w:hint="eastAsia"/>
        </w:rPr>
        <w:t>認証成功時</w:t>
      </w:r>
      <w:r w:rsidR="00A0002D">
        <w:rPr>
          <w:rFonts w:hint="eastAsia"/>
        </w:rPr>
        <w:t xml:space="preserve">　4.</w:t>
      </w:r>
      <w:r w:rsidR="008A7699">
        <w:t>3</w:t>
      </w:r>
      <w:r w:rsidR="00FC6FF0">
        <w:rPr>
          <w:rFonts w:hint="eastAsia"/>
        </w:rPr>
        <w:t>.</w:t>
      </w:r>
      <w:r w:rsidR="00A0002D">
        <w:rPr>
          <w:rFonts w:hint="eastAsia"/>
        </w:rPr>
        <w:t>3</w:t>
      </w:r>
      <w:r w:rsidR="00A0002D">
        <w:t xml:space="preserve"> </w:t>
      </w:r>
      <w:r w:rsidR="00A0002D">
        <w:rPr>
          <w:rFonts w:hint="eastAsia"/>
        </w:rPr>
        <w:t>ログイン成功</w:t>
      </w:r>
      <w:r w:rsidR="005C77E8">
        <w:rPr>
          <w:rFonts w:hint="eastAsia"/>
        </w:rPr>
        <w:t>に遷移</w:t>
      </w:r>
    </w:p>
    <w:p w14:paraId="2C4C007A" w14:textId="3D8E707B" w:rsidR="00817E87" w:rsidRDefault="00817E87" w:rsidP="00771510">
      <w:pPr>
        <w:pStyle w:val="a4"/>
        <w:ind w:leftChars="1300" w:left="2730" w:firstLineChars="550" w:firstLine="1155"/>
        <w:jc w:val="left"/>
      </w:pPr>
      <w:r>
        <w:rPr>
          <w:rFonts w:hint="eastAsia"/>
        </w:rPr>
        <w:t>認証失敗時　4.</w:t>
      </w:r>
      <w:r w:rsidR="008A7699">
        <w:t>3</w:t>
      </w:r>
      <w:r w:rsidR="00FC6FF0">
        <w:rPr>
          <w:rFonts w:hint="eastAsia"/>
        </w:rPr>
        <w:t>.</w:t>
      </w:r>
      <w:r>
        <w:rPr>
          <w:rFonts w:hint="eastAsia"/>
        </w:rPr>
        <w:t>4</w:t>
      </w:r>
      <w:r>
        <w:t xml:space="preserve"> </w:t>
      </w:r>
      <w:r>
        <w:rPr>
          <w:rFonts w:hint="eastAsia"/>
        </w:rPr>
        <w:t>ログイン失敗</w:t>
      </w:r>
      <w:r w:rsidR="005C77E8">
        <w:rPr>
          <w:rFonts w:hint="eastAsia"/>
        </w:rPr>
        <w:t>に遷移</w:t>
      </w:r>
    </w:p>
    <w:p w14:paraId="4DD415D2" w14:textId="397CCE69" w:rsidR="00A25D6A" w:rsidRDefault="002E0A3D" w:rsidP="00A25D6A">
      <w:pPr>
        <w:pStyle w:val="a4"/>
        <w:numPr>
          <w:ilvl w:val="2"/>
          <w:numId w:val="1"/>
        </w:numPr>
        <w:ind w:leftChars="0"/>
        <w:jc w:val="left"/>
        <w:outlineLvl w:val="2"/>
      </w:pPr>
      <w:r>
        <w:br w:type="page"/>
      </w:r>
      <w:bookmarkStart w:id="207" w:name="_Toc234940521"/>
      <w:r w:rsidR="00464E47">
        <w:rPr>
          <w:noProof/>
        </w:rPr>
        <w:lastRenderedPageBreak/>
        <mc:AlternateContent>
          <mc:Choice Requires="wpg">
            <w:drawing>
              <wp:anchor distT="0" distB="0" distL="114300" distR="114300" simplePos="0" relativeHeight="251658621" behindDoc="1" locked="0" layoutInCell="1" allowOverlap="1" wp14:anchorId="78A09203" wp14:editId="5651A561">
                <wp:simplePos x="0" y="0"/>
                <wp:positionH relativeFrom="column">
                  <wp:posOffset>499110</wp:posOffset>
                </wp:positionH>
                <wp:positionV relativeFrom="paragraph">
                  <wp:posOffset>198120</wp:posOffset>
                </wp:positionV>
                <wp:extent cx="5769610" cy="2679700"/>
                <wp:effectExtent l="57150" t="0" r="59690" b="44450"/>
                <wp:wrapNone/>
                <wp:docPr id="1994377402" name="グループ化 1"/>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809997595" name="グループ化 809997595"/>
                        <wpg:cNvGrpSpPr/>
                        <wpg:grpSpPr>
                          <a:xfrm>
                            <a:off x="0" y="0"/>
                            <a:ext cx="5769610" cy="2679700"/>
                            <a:chOff x="0" y="0"/>
                            <a:chExt cx="5769763" cy="2679818"/>
                          </a:xfrm>
                        </wpg:grpSpPr>
                        <wps:wsp>
                          <wps:cNvPr id="1982822619" name="正方形/長方形 1982822619"/>
                          <wps:cNvSpPr/>
                          <wps:spPr>
                            <a:xfrm>
                              <a:off x="0" y="47130"/>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8864532" name="フローチャート: 処理 368864532"/>
                          <wps:cNvSpPr/>
                          <wps:spPr>
                            <a:xfrm>
                              <a:off x="223594" y="928165"/>
                              <a:ext cx="5368290" cy="1389686"/>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3DF97084" w14:textId="77777777" w:rsidR="00464E47" w:rsidRPr="008E4BAC" w:rsidRDefault="00464E47" w:rsidP="00464E47">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34480938" name="テキスト ボックス 1334480938"/>
                          <wps:cNvSpPr txBox="1"/>
                          <wps:spPr>
                            <a:xfrm>
                              <a:off x="4661688" y="0"/>
                              <a:ext cx="1108075" cy="324485"/>
                            </a:xfrm>
                            <a:prstGeom prst="rect">
                              <a:avLst/>
                            </a:prstGeom>
                            <a:noFill/>
                            <a:ln w="6350">
                              <a:noFill/>
                            </a:ln>
                          </wps:spPr>
                          <wps:txbx>
                            <w:txbxContent>
                              <w:p w14:paraId="255E5983" w14:textId="77777777" w:rsidR="00464E47" w:rsidRPr="00DC0354" w:rsidRDefault="00464E47" w:rsidP="00464E47">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17072874" name="テキスト ボックス 1517072874"/>
                          <wps:cNvSpPr txBox="1"/>
                          <wps:spPr>
                            <a:xfrm>
                              <a:off x="897296" y="233606"/>
                              <a:ext cx="1100455" cy="260985"/>
                            </a:xfrm>
                            <a:prstGeom prst="rect">
                              <a:avLst/>
                            </a:prstGeom>
                            <a:noFill/>
                            <a:ln w="6350">
                              <a:noFill/>
                            </a:ln>
                          </wps:spPr>
                          <wps:txbx>
                            <w:txbxContent>
                              <w:p w14:paraId="2F9CBD19" w14:textId="77777777" w:rsidR="00464E47" w:rsidRPr="00AD64C6" w:rsidRDefault="00464E47" w:rsidP="00464E47">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7206065" name="テキスト ボックス 1027206065"/>
                          <wps:cNvSpPr txBox="1"/>
                          <wps:spPr>
                            <a:xfrm>
                              <a:off x="2819539" y="223594"/>
                              <a:ext cx="791210" cy="260985"/>
                            </a:xfrm>
                            <a:prstGeom prst="rect">
                              <a:avLst/>
                            </a:prstGeom>
                            <a:noFill/>
                            <a:ln w="6350">
                              <a:noFill/>
                            </a:ln>
                          </wps:spPr>
                          <wps:txbx>
                            <w:txbxContent>
                              <w:p w14:paraId="2B0F3F00" w14:textId="77777777" w:rsidR="00464E47" w:rsidRPr="00AD64C6" w:rsidRDefault="00464E47" w:rsidP="00464E47">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5743955" name="フローチャート: 処理 1975743955"/>
                          <wps:cNvSpPr/>
                          <wps:spPr>
                            <a:xfrm>
                              <a:off x="3530785" y="270733"/>
                              <a:ext cx="1172845" cy="22669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02F0B174" w14:textId="2EF2E01C" w:rsidR="00464E47" w:rsidRPr="008E4BAC" w:rsidRDefault="00464E47" w:rsidP="00464E47">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 xml:space="preserve">TK190000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1333938" name="フローチャート: 処理 31333938"/>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6D4696F" w14:textId="6C567016" w:rsidR="00464E47" w:rsidRPr="00A5547C" w:rsidRDefault="00464E47" w:rsidP="00464E47">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sidR="00E01369">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25342011" name="テキスト ボックス 525342011"/>
                          <wps:cNvSpPr txBox="1"/>
                          <wps:spPr>
                            <a:xfrm>
                              <a:off x="1998581" y="540631"/>
                              <a:ext cx="520608" cy="287002"/>
                            </a:xfrm>
                            <a:prstGeom prst="rect">
                              <a:avLst/>
                            </a:prstGeom>
                            <a:noFill/>
                            <a:ln w="6350">
                              <a:noFill/>
                            </a:ln>
                          </wps:spPr>
                          <wps:txbx>
                            <w:txbxContent>
                              <w:p w14:paraId="7DDDAD4D" w14:textId="77777777" w:rsidR="00464E47" w:rsidRPr="00AD64C6" w:rsidRDefault="00464E47" w:rsidP="00464E47">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8682545" name="正方形/長方形 1918682545"/>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2915530" name="テキスト ボックス 1962915530"/>
                          <wps:cNvSpPr txBox="1"/>
                          <wps:spPr>
                            <a:xfrm>
                              <a:off x="2359002" y="530619"/>
                              <a:ext cx="378497" cy="287002"/>
                            </a:xfrm>
                            <a:prstGeom prst="rect">
                              <a:avLst/>
                            </a:prstGeom>
                            <a:noFill/>
                            <a:ln w="6350">
                              <a:noFill/>
                            </a:ln>
                          </wps:spPr>
                          <wps:txbx>
                            <w:txbxContent>
                              <w:p w14:paraId="3C4E5BFB" w14:textId="0B173C1E" w:rsidR="00464E47" w:rsidRPr="0075349F" w:rsidRDefault="00464E47" w:rsidP="00464E47">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sidR="000E327C">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27038664" name="グループ化 2027038664"/>
                          <wpg:cNvGrpSpPr/>
                          <wpg:grpSpPr>
                            <a:xfrm>
                              <a:off x="2706073" y="637410"/>
                              <a:ext cx="153512" cy="90105"/>
                              <a:chOff x="0" y="0"/>
                              <a:chExt cx="153512" cy="90105"/>
                            </a:xfrm>
                          </wpg:grpSpPr>
                          <wps:wsp>
                            <wps:cNvPr id="656374237" name="フローチャート: 組合せ 656374237"/>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2443046" name="正方形/長方形 472443046"/>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41381168" name="フローチャート: 処理 2041381168"/>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52B9383" w14:textId="77777777" w:rsidR="00464E47" w:rsidRPr="00A5547C" w:rsidRDefault="00464E47" w:rsidP="00464E47">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980049541" name="フローチャート: 処理 1"/>
                        <wps:cNvSpPr/>
                        <wps:spPr>
                          <a:xfrm>
                            <a:off x="1979221" y="236855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13C6CE93" w14:textId="77777777" w:rsidR="00464E47" w:rsidRPr="00A5547C" w:rsidRDefault="00464E47" w:rsidP="00464E47">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78A09203" id="_x0000_s1345" style="position:absolute;left:0;text-align:left;margin-left:39.3pt;margin-top:15.6pt;width:454.3pt;height:211pt;z-index:-251657859" coordsize="57696,267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">
                <v:group id="グループ化 809997595" o:spid="_x0000_s1346"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">
                  <v:rect id="正方形/長方形 1982822619" o:spid="_x0000_s1347"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" fillcolor="white [3212]" strokecolor="black [3213]" strokeweight="1pt"/>
                  <v:shape id="フローチャート: 処理 368864532" o:spid="_x0000_s1348"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" fillcolor="#d8d8d8 [2732]" strokecolor="white [3212]" strokeweight="1pt">
                    <v:textbox inset="0,0,0,0">
                      <w:txbxContent>
                        <w:p w14:paraId="3DF97084" w14:textId="77777777" w:rsidR="00464E47" w:rsidRPr="008E4BAC" w:rsidRDefault="00464E47" w:rsidP="00464E47">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1334480938" o:spid="_x0000_s1349"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" filled="f" stroked="f" strokeweight=".5pt">
                    <v:textbox>
                      <w:txbxContent>
                        <w:p w14:paraId="255E5983" w14:textId="77777777" w:rsidR="00464E47" w:rsidRPr="00DC0354" w:rsidRDefault="00464E47" w:rsidP="00464E47">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1517072874" o:spid="_x0000_s1350"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" filled="f" stroked="f" strokeweight=".5pt">
                    <v:textbox>
                      <w:txbxContent>
                        <w:p w14:paraId="2F9CBD19" w14:textId="77777777" w:rsidR="00464E47" w:rsidRPr="00AD64C6" w:rsidRDefault="00464E47" w:rsidP="00464E47">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1027206065" o:spid="_x0000_s1351"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" filled="f" stroked="f" strokeweight=".5pt">
                    <v:textbox>
                      <w:txbxContent>
                        <w:p w14:paraId="2B0F3F00" w14:textId="77777777" w:rsidR="00464E47" w:rsidRPr="00AD64C6" w:rsidRDefault="00464E47" w:rsidP="00464E47">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1975743955" o:spid="_x0000_s1352" type="#_x0000_t109" style="position:absolute;left:35307;top:2707;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" fillcolor="#d8d8d8 [2732]" strokecolor="white [3212]" strokeweight="1pt">
                    <v:textbox inset="0,0,0,0">
                      <w:txbxContent>
                        <w:p w14:paraId="02F0B174" w14:textId="2EF2E01C" w:rsidR="00464E47" w:rsidRPr="008E4BAC" w:rsidRDefault="00464E47" w:rsidP="00464E47">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 xml:space="preserve">TK190000　　　　　　</w:t>
                          </w:r>
                        </w:p>
                      </w:txbxContent>
                    </v:textbox>
                  </v:shape>
                  <v:shape id="フローチャート: 処理 31333938" o:spid="_x0000_s1353"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" fillcolor="#e7e6e6 [3214]" strokecolor="#f2f2f2 [3052]" strokeweight="1pt">
                    <v:shadow on="t" color="black" opacity="26214f" origin="-.5,-.5" offset=".24944mm,.24944mm"/>
                    <v:textbox inset="0,0,0,0">
                      <w:txbxContent>
                        <w:p w14:paraId="66D4696F" w14:textId="6C567016" w:rsidR="00464E47" w:rsidRPr="00A5547C" w:rsidRDefault="00464E47" w:rsidP="00464E47">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sidR="00E01369">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v:textbox>
                  </v:shape>
                  <v:shape id="テキスト ボックス 525342011" o:spid="_x0000_s1354"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" filled="f" stroked="f" strokeweight=".5pt">
                    <v:textbox>
                      <w:txbxContent>
                        <w:p w14:paraId="7DDDAD4D" w14:textId="77777777" w:rsidR="00464E47" w:rsidRPr="00AD64C6" w:rsidRDefault="00464E47" w:rsidP="00464E47">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1918682545" o:spid="_x0000_s1355"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" fillcolor="white [3212]" strokecolor="#a5a5a5 [2092]" strokeweight=".5pt"/>
                  <v:shape id="テキスト ボックス 1962915530" o:spid="_x0000_s1356"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" filled="f" stroked="f" strokeweight=".5pt">
                    <v:textbox>
                      <w:txbxContent>
                        <w:p w14:paraId="3C4E5BFB" w14:textId="0B173C1E" w:rsidR="00464E47" w:rsidRPr="0075349F" w:rsidRDefault="00464E47" w:rsidP="00464E47">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sidR="000E327C">
                            <w:rPr>
                              <w:rFonts w:ascii="ＭＳ Ｐゴシック" w:eastAsia="ＭＳ Ｐゴシック" w:hAnsi="ＭＳ Ｐゴシック" w:hint="eastAsia"/>
                              <w:b/>
                              <w:bCs/>
                              <w:color w:val="000000" w:themeColor="text1"/>
                              <w:sz w:val="18"/>
                              <w:szCs w:val="18"/>
                            </w:rPr>
                            <w:t>6</w:t>
                          </w:r>
                        </w:p>
                      </w:txbxContent>
                    </v:textbox>
                  </v:shape>
                  <v:group id="グループ化 2027038664" o:spid="_x0000_s1357"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">
                    <v:shape id="フローチャート: 組合せ 656374237" o:spid="_x0000_s1358"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" filled="f" strokecolor="black [3213]" strokeweight=".5pt"/>
                    <v:rect id="正方形/長方形 472443046" o:spid="_x0000_s1359"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" fillcolor="white [3212]" strokecolor="white [3212]" strokeweight="1pt"/>
                  </v:group>
                  <v:shape id="フローチャート: 処理 2041381168" o:spid="_x0000_s1360"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" fillcolor="#e7e6e6 [3214]" strokecolor="#f2f2f2 [3052]" strokeweight="1pt">
                    <v:shadow on="t" color="black" opacity="26214f" origin="-.5,-.5" offset=".24944mm,.24944mm"/>
                    <v:textbox inset="0,0,0,0">
                      <w:txbxContent>
                        <w:p w14:paraId="252B9383" w14:textId="77777777" w:rsidR="00464E47" w:rsidRPr="00A5547C" w:rsidRDefault="00464E47" w:rsidP="00464E47">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361" type="#_x0000_t109" style="position:absolute;left:19792;top:23685;width:4711;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" fillcolor="#e7e6e6 [3214]" strokecolor="#f2f2f2 [3052]" strokeweight="1pt">
                  <v:shadow on="t" color="black" opacity="26214f" origin="-.5,-.5" offset=".24944mm,.24944mm"/>
                  <v:textbox inset="0,0,0,0">
                    <w:txbxContent>
                      <w:p w14:paraId="13C6CE93" w14:textId="77777777" w:rsidR="00464E47" w:rsidRPr="00A5547C" w:rsidRDefault="00464E47" w:rsidP="00464E47">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w:pict>
          </mc:Fallback>
        </mc:AlternateContent>
      </w:r>
      <w:bookmarkEnd w:id="207"/>
      <w:r w:rsidR="00771510">
        <w:rPr>
          <w:rFonts w:hint="eastAsia"/>
        </w:rPr>
        <w:t>ログイン成功</w:t>
      </w:r>
    </w:p>
    <w:p w14:paraId="03282E54" w14:textId="1C2CD1B8" w:rsidR="00482E31" w:rsidRDefault="00482E31" w:rsidP="00771510">
      <w:pPr>
        <w:pStyle w:val="a4"/>
        <w:widowControl/>
        <w:ind w:leftChars="0" w:left="720"/>
        <w:jc w:val="left"/>
      </w:pPr>
    </w:p>
    <w:p w14:paraId="4BD2A284" w14:textId="6E8CFF25" w:rsidR="000C47C1" w:rsidRDefault="000C47C1" w:rsidP="00817E87">
      <w:pPr>
        <w:pStyle w:val="a4"/>
        <w:ind w:leftChars="0" w:left="992"/>
        <w:jc w:val="left"/>
      </w:pPr>
    </w:p>
    <w:p w14:paraId="33B385C4" w14:textId="1B8CE4FB" w:rsidR="000C47C1" w:rsidRDefault="00771510" w:rsidP="00817E87">
      <w:pPr>
        <w:pStyle w:val="a4"/>
        <w:ind w:leftChars="0" w:left="992"/>
        <w:jc w:val="left"/>
      </w:pPr>
      <w:r>
        <w:rPr>
          <w:noProof/>
        </w:rPr>
        <mc:AlternateContent>
          <mc:Choice Requires="wps">
            <w:drawing>
              <wp:anchor distT="0" distB="0" distL="114300" distR="114300" simplePos="0" relativeHeight="251658471" behindDoc="0" locked="0" layoutInCell="1" allowOverlap="1" wp14:anchorId="12F1C6B1" wp14:editId="1E453DB9">
                <wp:simplePos x="0" y="0"/>
                <wp:positionH relativeFrom="column">
                  <wp:posOffset>4459357</wp:posOffset>
                </wp:positionH>
                <wp:positionV relativeFrom="paragraph">
                  <wp:posOffset>110356</wp:posOffset>
                </wp:positionV>
                <wp:extent cx="471158" cy="233670"/>
                <wp:effectExtent l="0" t="0" r="0" b="0"/>
                <wp:wrapNone/>
                <wp:docPr id="764043605"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40661776" w14:textId="77777777" w:rsidR="002D2DA2" w:rsidRPr="00A5547C" w:rsidRDefault="002D2DA2" w:rsidP="002D2DA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12F1C6B1" id="_x0000_s1362" type="#_x0000_t109" style="position:absolute;left:0;text-align:left;margin-left:351.15pt;margin-top:8.7pt;width:37.1pt;height:18.4pt;z-index:25165847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" fillcolor="#e7e6e6 [3214]" strokecolor="#f2f2f2 [3052]" strokeweight="1pt">
                <v:shadow on="t" color="black" opacity="26214f" origin="-.5,-.5" offset=".24944mm,.24944mm"/>
                <v:textbox inset="0,0,0,0">
                  <w:txbxContent>
                    <w:p w14:paraId="40661776" w14:textId="77777777" w:rsidR="002D2DA2" w:rsidRPr="00A5547C" w:rsidRDefault="002D2DA2" w:rsidP="002D2DA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1A3ED6D3" w14:textId="6B579F73" w:rsidR="000C47C1" w:rsidRDefault="000C47C1" w:rsidP="00817E87">
      <w:pPr>
        <w:pStyle w:val="a4"/>
        <w:ind w:leftChars="0" w:left="992"/>
        <w:jc w:val="left"/>
      </w:pPr>
    </w:p>
    <w:p w14:paraId="3B436A47" w14:textId="293C396E" w:rsidR="000C47C1" w:rsidRDefault="000C47C1" w:rsidP="00817E87">
      <w:pPr>
        <w:pStyle w:val="a4"/>
        <w:ind w:leftChars="0" w:left="992"/>
        <w:jc w:val="left"/>
      </w:pPr>
    </w:p>
    <w:p w14:paraId="503854DF" w14:textId="460A6B32" w:rsidR="000C47C1" w:rsidRDefault="000C47C1" w:rsidP="00817E87">
      <w:pPr>
        <w:pStyle w:val="a4"/>
        <w:ind w:leftChars="0" w:left="992"/>
        <w:jc w:val="left"/>
      </w:pPr>
    </w:p>
    <w:p w14:paraId="17916206" w14:textId="77777777" w:rsidR="000C47C1" w:rsidRDefault="000C47C1" w:rsidP="00817E87">
      <w:pPr>
        <w:pStyle w:val="a4"/>
        <w:ind w:leftChars="0" w:left="992"/>
        <w:jc w:val="left"/>
      </w:pPr>
    </w:p>
    <w:p w14:paraId="6BE45C51" w14:textId="77777777" w:rsidR="000C47C1" w:rsidRDefault="000C47C1" w:rsidP="00817E87">
      <w:pPr>
        <w:pStyle w:val="a4"/>
        <w:ind w:leftChars="0" w:left="992"/>
        <w:jc w:val="left"/>
      </w:pPr>
    </w:p>
    <w:p w14:paraId="1E77BED8" w14:textId="77777777" w:rsidR="000C47C1" w:rsidRDefault="000C47C1" w:rsidP="00817E87">
      <w:pPr>
        <w:pStyle w:val="a4"/>
        <w:ind w:leftChars="0" w:left="992"/>
        <w:jc w:val="left"/>
      </w:pPr>
    </w:p>
    <w:p w14:paraId="42E7337D" w14:textId="77777777" w:rsidR="000C47C1" w:rsidRDefault="000C47C1" w:rsidP="00817E87">
      <w:pPr>
        <w:pStyle w:val="a4"/>
        <w:ind w:leftChars="0" w:left="992"/>
        <w:jc w:val="left"/>
      </w:pPr>
    </w:p>
    <w:p w14:paraId="69D320D1" w14:textId="5EF8CC39" w:rsidR="000C47C1" w:rsidRDefault="00771510" w:rsidP="00817E87">
      <w:pPr>
        <w:pStyle w:val="a4"/>
        <w:ind w:leftChars="0" w:left="992"/>
        <w:jc w:val="left"/>
      </w:pPr>
      <w:r>
        <w:rPr>
          <w:noProof/>
        </w:rPr>
        <mc:AlternateContent>
          <mc:Choice Requires="wps">
            <w:drawing>
              <wp:anchor distT="0" distB="0" distL="114300" distR="114300" simplePos="0" relativeHeight="251658544" behindDoc="0" locked="0" layoutInCell="1" allowOverlap="1" wp14:anchorId="49B62E1A" wp14:editId="71F88EF2">
                <wp:simplePos x="0" y="0"/>
                <wp:positionH relativeFrom="column">
                  <wp:posOffset>4277577</wp:posOffset>
                </wp:positionH>
                <wp:positionV relativeFrom="paragraph">
                  <wp:posOffset>49886</wp:posOffset>
                </wp:positionV>
                <wp:extent cx="470535" cy="233045"/>
                <wp:effectExtent l="0" t="0" r="0" b="0"/>
                <wp:wrapNone/>
                <wp:docPr id="1341109891" name="フローチャート: 処理 1"/>
                <wp:cNvGraphicFramePr/>
                <a:graphic xmlns:a="http://schemas.openxmlformats.org/drawingml/2006/main">
                  <a:graphicData uri="http://schemas.microsoft.com/office/word/2010/wordprocessingShape">
                    <wps:wsp>
                      <wps:cNvSpPr/>
                      <wps:spPr>
                        <a:xfrm>
                          <a:off x="0" y="0"/>
                          <a:ext cx="470535" cy="233045"/>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6E3FA736" w14:textId="6A6B4CD8" w:rsidR="00F00872" w:rsidRPr="00A5547C" w:rsidRDefault="00F00872" w:rsidP="00F0087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49B62E1A" id="_x0000_s1363" type="#_x0000_t109" style="position:absolute;left:0;text-align:left;margin-left:336.8pt;margin-top:3.95pt;width:37.05pt;height:18.35pt;z-index:25165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" fillcolor="#e7e6e6" strokecolor="#f2f2f2" strokeweight="1pt">
                <v:shadow on="t" color="black" opacity="26214f" origin="-.5,-.5" offset=".24944mm,.24944mm"/>
                <v:textbox inset="0,0,0,0">
                  <w:txbxContent>
                    <w:p w14:paraId="6E3FA736" w14:textId="6A6B4CD8" w:rsidR="00F00872" w:rsidRPr="00A5547C" w:rsidRDefault="00F00872" w:rsidP="00F0087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r>
        <w:rPr>
          <w:noProof/>
        </w:rPr>
        <mc:AlternateContent>
          <mc:Choice Requires="wps">
            <w:drawing>
              <wp:anchor distT="0" distB="0" distL="114300" distR="114300" simplePos="0" relativeHeight="251658512" behindDoc="0" locked="0" layoutInCell="1" allowOverlap="1" wp14:anchorId="07835206" wp14:editId="2F9E4A09">
                <wp:simplePos x="0" y="0"/>
                <wp:positionH relativeFrom="column">
                  <wp:posOffset>3152916</wp:posOffset>
                </wp:positionH>
                <wp:positionV relativeFrom="paragraph">
                  <wp:posOffset>51311</wp:posOffset>
                </wp:positionV>
                <wp:extent cx="657727" cy="236010"/>
                <wp:effectExtent l="57150" t="57150" r="85725" b="69215"/>
                <wp:wrapNone/>
                <wp:docPr id="1988536866" name="フローチャート: 処理 1"/>
                <wp:cNvGraphicFramePr/>
                <a:graphic xmlns:a="http://schemas.openxmlformats.org/drawingml/2006/main">
                  <a:graphicData uri="http://schemas.microsoft.com/office/word/2010/wordprocessingShape">
                    <wps:wsp>
                      <wps:cNvSpPr/>
                      <wps:spPr>
                        <a:xfrm>
                          <a:off x="0" y="0"/>
                          <a:ext cx="657727" cy="23601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5B35F11E" w14:textId="6C4C2C35"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35206" id="_x0000_s1364" type="#_x0000_t109" style="position:absolute;left:0;text-align:left;margin-left:248.25pt;margin-top:4.05pt;width:51.8pt;height:18.6pt;z-index:25165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" fillcolor="#e7e6e6" strokecolor="#f2f2f2" strokeweight="1pt">
                <v:shadow on="t" color="black" opacity="26214f" origin="-.5,-.5" offset=".24944mm,.24944mm"/>
                <v:textbox inset="0,0,0,0">
                  <w:txbxContent>
                    <w:p w14:paraId="5B35F11E" w14:textId="6C4C2C35"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3CDDF0C8" w14:textId="6CDEEE2B" w:rsidR="003904ED" w:rsidRDefault="003904ED" w:rsidP="00771510">
      <w:pPr>
        <w:jc w:val="left"/>
      </w:pPr>
    </w:p>
    <w:p w14:paraId="08266101" w14:textId="23536799" w:rsidR="003904ED" w:rsidRDefault="000742C1" w:rsidP="00EA75EE">
      <w:pPr>
        <w:pStyle w:val="a4"/>
        <w:ind w:leftChars="572" w:left="1201"/>
        <w:jc w:val="left"/>
      </w:pPr>
      <w:r>
        <w:rPr>
          <w:rFonts w:hint="eastAsia"/>
        </w:rPr>
        <w:t>遷移前からの変化点</w:t>
      </w:r>
    </w:p>
    <w:p w14:paraId="717C8B65" w14:textId="78EF2B8E" w:rsidR="003904ED" w:rsidRDefault="007B0BAA" w:rsidP="00EA75EE">
      <w:pPr>
        <w:pStyle w:val="a4"/>
        <w:ind w:leftChars="672" w:left="1411"/>
        <w:jc w:val="left"/>
      </w:pPr>
      <w:r>
        <w:rPr>
          <w:rFonts w:hint="eastAsia"/>
        </w:rPr>
        <w:t>ログインボタン上の表記が「ログアウト」に変更</w:t>
      </w:r>
      <w:r w:rsidR="00F60242">
        <w:rPr>
          <w:rFonts w:hint="eastAsia"/>
        </w:rPr>
        <w:t>。</w:t>
      </w:r>
    </w:p>
    <w:p w14:paraId="63D5E032" w14:textId="527815D3" w:rsidR="003904ED" w:rsidRDefault="007B0BAA" w:rsidP="00A855B8">
      <w:pPr>
        <w:pStyle w:val="a4"/>
        <w:ind w:leftChars="672" w:left="1411"/>
        <w:jc w:val="left"/>
      </w:pPr>
      <w:r>
        <w:rPr>
          <w:rFonts w:hint="eastAsia"/>
        </w:rPr>
        <w:t>ログインID</w:t>
      </w:r>
      <w:r w:rsidR="00962FED">
        <w:rPr>
          <w:rFonts w:hint="eastAsia"/>
        </w:rPr>
        <w:t>のテキストフィールドに</w:t>
      </w:r>
      <w:r w:rsidR="00F60242">
        <w:rPr>
          <w:rFonts w:hint="eastAsia"/>
        </w:rPr>
        <w:t>、</w:t>
      </w:r>
      <w:r w:rsidR="00962FED">
        <w:rPr>
          <w:rFonts w:hint="eastAsia"/>
        </w:rPr>
        <w:t>ログイン中のユーザIDを表示</w:t>
      </w:r>
      <w:r w:rsidR="00F60242">
        <w:rPr>
          <w:rFonts w:hint="eastAsia"/>
        </w:rPr>
        <w:t>。</w:t>
      </w:r>
    </w:p>
    <w:p w14:paraId="6E4FBE32" w14:textId="2A07D324" w:rsidR="00CE3B4B" w:rsidRDefault="00CE3B4B" w:rsidP="00EA75EE">
      <w:pPr>
        <w:pStyle w:val="a4"/>
        <w:ind w:leftChars="572" w:left="1201"/>
        <w:jc w:val="left"/>
      </w:pPr>
      <w:r>
        <w:rPr>
          <w:rFonts w:hint="eastAsia"/>
        </w:rPr>
        <w:t>有効操作及び遷移先：</w:t>
      </w:r>
    </w:p>
    <w:p w14:paraId="6EC76C3D" w14:textId="3BB6EB4F" w:rsidR="00CE3B4B" w:rsidRDefault="00CE3B4B" w:rsidP="00CE3B4B">
      <w:pPr>
        <w:pStyle w:val="a4"/>
        <w:ind w:leftChars="672" w:left="1411"/>
        <w:jc w:val="left"/>
      </w:pPr>
      <w:r>
        <w:rPr>
          <w:rFonts w:hint="eastAsia"/>
        </w:rPr>
        <w:t>「ログ</w:t>
      </w:r>
      <w:r w:rsidR="0061685F">
        <w:rPr>
          <w:rFonts w:hint="eastAsia"/>
        </w:rPr>
        <w:t>アウト</w:t>
      </w:r>
      <w:r>
        <w:rPr>
          <w:rFonts w:hint="eastAsia"/>
        </w:rPr>
        <w:t>ボタン」</w:t>
      </w:r>
      <w:r w:rsidR="00697AB9">
        <w:rPr>
          <w:rFonts w:hint="eastAsia"/>
        </w:rPr>
        <w:t>押下</w:t>
      </w:r>
      <w:r w:rsidR="00945542">
        <w:tab/>
      </w:r>
      <w:r w:rsidR="00697AB9">
        <w:rPr>
          <w:rFonts w:hint="eastAsia"/>
        </w:rPr>
        <w:t>→　4.</w:t>
      </w:r>
      <w:r w:rsidR="008A7699">
        <w:t>3</w:t>
      </w:r>
      <w:r w:rsidR="00FC6FF0">
        <w:rPr>
          <w:rFonts w:hint="eastAsia"/>
        </w:rPr>
        <w:t>.</w:t>
      </w:r>
      <w:r w:rsidR="00697AB9">
        <w:rPr>
          <w:rFonts w:hint="eastAsia"/>
        </w:rPr>
        <w:t>1</w:t>
      </w:r>
      <w:r w:rsidR="00697AB9">
        <w:t xml:space="preserve"> </w:t>
      </w:r>
      <w:r w:rsidR="00697AB9">
        <w:rPr>
          <w:rFonts w:hint="eastAsia"/>
        </w:rPr>
        <w:t>システム起動時に遷移</w:t>
      </w:r>
    </w:p>
    <w:p w14:paraId="24A79866" w14:textId="0D7A27B1" w:rsidR="00945542" w:rsidRPr="0038383E" w:rsidRDefault="00945542" w:rsidP="00CE3B4B">
      <w:pPr>
        <w:pStyle w:val="a4"/>
        <w:ind w:leftChars="672" w:left="1411"/>
        <w:jc w:val="left"/>
      </w:pPr>
      <w:r>
        <w:rPr>
          <w:rFonts w:hint="eastAsia"/>
        </w:rPr>
        <w:t>「教室選択コンボボックス」にて概要を表示する教室を選択可能</w:t>
      </w:r>
    </w:p>
    <w:p w14:paraId="0D076358" w14:textId="20BDAF61" w:rsidR="00945542" w:rsidRDefault="00945542" w:rsidP="00CE3B4B">
      <w:pPr>
        <w:pStyle w:val="a4"/>
        <w:ind w:leftChars="672" w:left="1411"/>
        <w:jc w:val="left"/>
      </w:pPr>
      <w:r>
        <w:rPr>
          <w:rFonts w:hint="eastAsia"/>
        </w:rPr>
        <w:t>「教室概要ボタン」押下</w:t>
      </w:r>
      <w:r>
        <w:tab/>
      </w:r>
      <w:r>
        <w:rPr>
          <w:rFonts w:hint="eastAsia"/>
        </w:rPr>
        <w:t xml:space="preserve">→　</w:t>
      </w:r>
      <w:r w:rsidR="000073BF">
        <w:rPr>
          <w:rFonts w:hint="eastAsia"/>
        </w:rPr>
        <w:t>4.3.5.2 ログイン状態での教室概要表示</w:t>
      </w:r>
      <w:r w:rsidR="00D56657">
        <w:rPr>
          <w:rFonts w:hint="eastAsia"/>
        </w:rPr>
        <w:t>に遷移</w:t>
      </w:r>
    </w:p>
    <w:p w14:paraId="5D50F12C" w14:textId="70C23B26" w:rsidR="00B12631" w:rsidRDefault="00B12631" w:rsidP="00CE3B4B">
      <w:pPr>
        <w:pStyle w:val="a4"/>
        <w:ind w:leftChars="672" w:left="1411"/>
        <w:jc w:val="left"/>
      </w:pPr>
      <w:r>
        <w:rPr>
          <w:rFonts w:hint="eastAsia"/>
        </w:rPr>
        <w:t>「新規予約ボタン」押下</w:t>
      </w:r>
      <w:r w:rsidR="00D56657">
        <w:tab/>
      </w:r>
      <w:r>
        <w:rPr>
          <w:rFonts w:hint="eastAsia"/>
        </w:rPr>
        <w:t>→</w:t>
      </w:r>
      <w:r w:rsidR="00D56657">
        <w:rPr>
          <w:rFonts w:hint="eastAsia"/>
        </w:rPr>
        <w:t xml:space="preserve">　4.3.6.1 新規予約ダイアログ表示中に遷移</w:t>
      </w:r>
    </w:p>
    <w:p w14:paraId="22A36E54" w14:textId="37B7F4C5" w:rsidR="000C6832" w:rsidRDefault="00A855B8" w:rsidP="00CE3B4B">
      <w:pPr>
        <w:pStyle w:val="a4"/>
        <w:ind w:leftChars="672" w:left="1411"/>
        <w:jc w:val="left"/>
      </w:pPr>
      <w:r>
        <w:rPr>
          <w:rFonts w:hint="eastAsia"/>
        </w:rPr>
        <w:t>「予約確認ボタン」押下</w:t>
      </w:r>
      <w:r>
        <w:tab/>
      </w:r>
      <w:r>
        <w:rPr>
          <w:rFonts w:hint="eastAsia"/>
        </w:rPr>
        <w:t xml:space="preserve">→　</w:t>
      </w:r>
      <w:r>
        <w:t xml:space="preserve">4.3.7.4 </w:t>
      </w:r>
      <w:r>
        <w:rPr>
          <w:rFonts w:hint="eastAsia"/>
        </w:rPr>
        <w:t>ログイン状態での予約確認ボタン押下に遷移</w:t>
      </w:r>
    </w:p>
    <w:p w14:paraId="4CB619B1" w14:textId="77777777" w:rsidR="00771510" w:rsidRPr="00A855B8" w:rsidRDefault="00771510" w:rsidP="00CE3B4B">
      <w:pPr>
        <w:pStyle w:val="a4"/>
        <w:ind w:leftChars="672" w:left="1411"/>
        <w:jc w:val="left"/>
      </w:pPr>
    </w:p>
    <w:p w14:paraId="1A5A8C28" w14:textId="28761CA0" w:rsidR="00771510" w:rsidRDefault="00771510" w:rsidP="00A25D6A">
      <w:pPr>
        <w:pStyle w:val="a4"/>
        <w:numPr>
          <w:ilvl w:val="2"/>
          <w:numId w:val="1"/>
        </w:numPr>
        <w:ind w:leftChars="0"/>
        <w:jc w:val="left"/>
        <w:outlineLvl w:val="2"/>
      </w:pPr>
      <w:r>
        <w:rPr>
          <w:rFonts w:hint="eastAsia"/>
        </w:rPr>
        <w:t>ログイン失敗</w:t>
      </w:r>
    </w:p>
    <w:p w14:paraId="6301A420" w14:textId="473CE29D" w:rsidR="007B78A4" w:rsidRDefault="00A25D6A" w:rsidP="00A25D6A">
      <w:pPr>
        <w:pStyle w:val="a4"/>
        <w:numPr>
          <w:ilvl w:val="3"/>
          <w:numId w:val="1"/>
        </w:numPr>
        <w:ind w:leftChars="0"/>
        <w:jc w:val="left"/>
        <w:outlineLvl w:val="3"/>
      </w:pPr>
      <w:r>
        <w:rPr>
          <w:rFonts w:hint="eastAsia"/>
        </w:rPr>
        <w:t>ユーザID未登録</w:t>
      </w:r>
      <w:bookmarkStart w:id="208" w:name="_Toc234940523"/>
      <w:r w:rsidR="00771510">
        <w:rPr>
          <w:rFonts w:hint="eastAsia"/>
          <w:noProof/>
        </w:rPr>
        <mc:AlternateContent>
          <mc:Choice Requires="wpg">
            <w:drawing>
              <wp:anchor distT="0" distB="0" distL="114300" distR="114300" simplePos="0" relativeHeight="251658676" behindDoc="0" locked="0" layoutInCell="1" allowOverlap="1" wp14:anchorId="579B0EB2" wp14:editId="3FC6C109">
                <wp:simplePos x="0" y="0"/>
                <wp:positionH relativeFrom="column">
                  <wp:posOffset>591889</wp:posOffset>
                </wp:positionH>
                <wp:positionV relativeFrom="paragraph">
                  <wp:posOffset>101987</wp:posOffset>
                </wp:positionV>
                <wp:extent cx="5769610" cy="2745484"/>
                <wp:effectExtent l="38100" t="0" r="34290" b="36195"/>
                <wp:wrapNone/>
                <wp:docPr id="176432870" name="グループ化 1127"/>
                <wp:cNvGraphicFramePr/>
                <a:graphic xmlns:a="http://schemas.openxmlformats.org/drawingml/2006/main">
                  <a:graphicData uri="http://schemas.microsoft.com/office/word/2010/wordprocessingGroup">
                    <wpg:wgp>
                      <wpg:cNvGrpSpPr/>
                      <wpg:grpSpPr>
                        <a:xfrm>
                          <a:off x="0" y="0"/>
                          <a:ext cx="5769610" cy="2745484"/>
                          <a:chOff x="0" y="0"/>
                          <a:chExt cx="5769610" cy="2745484"/>
                        </a:xfrm>
                      </wpg:grpSpPr>
                      <wpg:grpSp>
                        <wpg:cNvPr id="1309166895" name="グループ化 1126"/>
                        <wpg:cNvGrpSpPr/>
                        <wpg:grpSpPr>
                          <a:xfrm>
                            <a:off x="0" y="0"/>
                            <a:ext cx="5769610" cy="2745484"/>
                            <a:chOff x="0" y="0"/>
                            <a:chExt cx="5769610" cy="2745484"/>
                          </a:xfrm>
                        </wpg:grpSpPr>
                        <wpg:grpSp>
                          <wpg:cNvPr id="1626688162" name="グループ化 1124"/>
                          <wpg:cNvGrpSpPr/>
                          <wpg:grpSpPr>
                            <a:xfrm>
                              <a:off x="0" y="0"/>
                              <a:ext cx="5769610" cy="2745484"/>
                              <a:chOff x="0" y="0"/>
                              <a:chExt cx="5769610" cy="2745484"/>
                            </a:xfrm>
                          </wpg:grpSpPr>
                          <wpg:grpSp>
                            <wpg:cNvPr id="466124926" name="グループ化 1"/>
                            <wpg:cNvGrpSpPr/>
                            <wpg:grpSpPr>
                              <a:xfrm>
                                <a:off x="0" y="0"/>
                                <a:ext cx="5769610" cy="2745484"/>
                                <a:chOff x="0" y="0"/>
                                <a:chExt cx="5769610" cy="2745484"/>
                              </a:xfrm>
                            </wpg:grpSpPr>
                            <wpg:grpSp>
                              <wpg:cNvPr id="1137458240" name="グループ化 1137458240"/>
                              <wpg:cNvGrpSpPr/>
                              <wpg:grpSpPr>
                                <a:xfrm>
                                  <a:off x="0" y="0"/>
                                  <a:ext cx="5769610" cy="2745484"/>
                                  <a:chOff x="0" y="0"/>
                                  <a:chExt cx="5769763" cy="2745605"/>
                                </a:xfrm>
                              </wpg:grpSpPr>
                              <wps:wsp>
                                <wps:cNvPr id="1461315061" name="正方形/長方形 1461315061"/>
                                <wps:cNvSpPr/>
                                <wps:spPr>
                                  <a:xfrm>
                                    <a:off x="0" y="112917"/>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8066542" name="フローチャート: 処理 1128066542"/>
                                <wps:cNvSpPr/>
                                <wps:spPr>
                                  <a:xfrm>
                                    <a:off x="223594" y="928165"/>
                                    <a:ext cx="5368290" cy="1389686"/>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23C6F3D8" w14:textId="30CBDB32" w:rsidR="00030E9F" w:rsidRPr="008E4BAC" w:rsidRDefault="00F9205E" w:rsidP="00F9205E">
                                      <w:pPr>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82519893" name="テキスト ボックス 982519893"/>
                                <wps:cNvSpPr txBox="1"/>
                                <wps:spPr>
                                  <a:xfrm>
                                    <a:off x="4661688" y="0"/>
                                    <a:ext cx="1108075" cy="324485"/>
                                  </a:xfrm>
                                  <a:prstGeom prst="rect">
                                    <a:avLst/>
                                  </a:prstGeom>
                                  <a:noFill/>
                                  <a:ln w="6350">
                                    <a:noFill/>
                                  </a:ln>
                                </wps:spPr>
                                <wps:txbx>
                                  <w:txbxContent>
                                    <w:p w14:paraId="22857AE4" w14:textId="77777777" w:rsidR="00030E9F" w:rsidRPr="00DC0354" w:rsidRDefault="00030E9F" w:rsidP="00030E9F">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5295352" name="テキスト ボックス 1215295352"/>
                                <wps:cNvSpPr txBox="1"/>
                                <wps:spPr>
                                  <a:xfrm>
                                    <a:off x="897296" y="233606"/>
                                    <a:ext cx="1100455" cy="260985"/>
                                  </a:xfrm>
                                  <a:prstGeom prst="rect">
                                    <a:avLst/>
                                  </a:prstGeom>
                                  <a:noFill/>
                                  <a:ln w="6350">
                                    <a:noFill/>
                                  </a:ln>
                                </wps:spPr>
                                <wps:txbx>
                                  <w:txbxContent>
                                    <w:p w14:paraId="75C83300" w14:textId="77777777" w:rsidR="00030E9F" w:rsidRPr="00AD64C6" w:rsidRDefault="00030E9F" w:rsidP="00030E9F">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7444357" name="テキスト ボックス 1197444357"/>
                                <wps:cNvSpPr txBox="1"/>
                                <wps:spPr>
                                  <a:xfrm>
                                    <a:off x="2819539" y="223594"/>
                                    <a:ext cx="791210" cy="260985"/>
                                  </a:xfrm>
                                  <a:prstGeom prst="rect">
                                    <a:avLst/>
                                  </a:prstGeom>
                                  <a:noFill/>
                                  <a:ln w="6350">
                                    <a:noFill/>
                                  </a:ln>
                                </wps:spPr>
                                <wps:txbx>
                                  <w:txbxContent>
                                    <w:p w14:paraId="1C596D5B" w14:textId="77777777" w:rsidR="00030E9F" w:rsidRPr="00AD64C6" w:rsidRDefault="00030E9F" w:rsidP="00030E9F">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2163984" name="フローチャート: 処理 1272163984"/>
                                <wps:cNvSpPr/>
                                <wps:spPr>
                                  <a:xfrm>
                                    <a:off x="3530785" y="270733"/>
                                    <a:ext cx="1172845" cy="22669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2DC4F455" w14:textId="77777777" w:rsidR="00030E9F" w:rsidRPr="008E4BAC" w:rsidRDefault="00030E9F" w:rsidP="00030E9F">
                                      <w:pPr>
                                        <w:ind w:firstLineChars="100" w:firstLine="160"/>
                                        <w:jc w:val="left"/>
                                        <w:rPr>
                                          <w:rFonts w:ascii="ＭＳ ゴシック" w:eastAsia="ＭＳ ゴシック" w:hAnsi="ＭＳ ゴシック"/>
                                          <w:color w:val="000000" w:themeColor="text1"/>
                                          <w:sz w:val="16"/>
                                          <w:szCs w:val="16"/>
                                        </w:rPr>
                                      </w:pPr>
                                      <w:r w:rsidRPr="008E4BAC">
                                        <w:rPr>
                                          <w:rFonts w:ascii="ＭＳ ゴシック" w:eastAsia="ＭＳ ゴシック" w:hAnsi="ＭＳ ゴシック" w:hint="eastAsia"/>
                                          <w:color w:val="000000" w:themeColor="text1"/>
                                          <w:sz w:val="16"/>
                                          <w:szCs w:val="16"/>
                                        </w:rPr>
                                        <w:t>未ログイン</w:t>
                                      </w: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53958607" name="フローチャート: 処理 1053958607"/>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7DE2429" w14:textId="77777777" w:rsidR="00030E9F" w:rsidRPr="00A5547C" w:rsidRDefault="00030E9F" w:rsidP="00030E9F">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ログイン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91229855" name="テキスト ボックス 291229855"/>
                                <wps:cNvSpPr txBox="1"/>
                                <wps:spPr>
                                  <a:xfrm>
                                    <a:off x="1998581" y="540631"/>
                                    <a:ext cx="520608" cy="287002"/>
                                  </a:xfrm>
                                  <a:prstGeom prst="rect">
                                    <a:avLst/>
                                  </a:prstGeom>
                                  <a:noFill/>
                                  <a:ln w="6350">
                                    <a:noFill/>
                                  </a:ln>
                                </wps:spPr>
                                <wps:txbx>
                                  <w:txbxContent>
                                    <w:p w14:paraId="201E3D72" w14:textId="77777777" w:rsidR="00030E9F" w:rsidRPr="00AD64C6" w:rsidRDefault="00030E9F" w:rsidP="00030E9F">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4976641" name="正方形/長方形 854976641"/>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2175967" name="テキスト ボックス 1252175967"/>
                                <wps:cNvSpPr txBox="1"/>
                                <wps:spPr>
                                  <a:xfrm>
                                    <a:off x="2359002" y="530619"/>
                                    <a:ext cx="378497" cy="287002"/>
                                  </a:xfrm>
                                  <a:prstGeom prst="rect">
                                    <a:avLst/>
                                  </a:prstGeom>
                                  <a:noFill/>
                                  <a:ln w="6350">
                                    <a:noFill/>
                                  </a:ln>
                                </wps:spPr>
                                <wps:txbx>
                                  <w:txbxContent>
                                    <w:p w14:paraId="4327FE54" w14:textId="3432F8C5" w:rsidR="00030E9F" w:rsidRPr="0075349F" w:rsidRDefault="00030E9F" w:rsidP="00030E9F">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sidR="00F84D18">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82125593" name="グループ化 982125593"/>
                                <wpg:cNvGrpSpPr/>
                                <wpg:grpSpPr>
                                  <a:xfrm>
                                    <a:off x="2706073" y="637410"/>
                                    <a:ext cx="153512" cy="90105"/>
                                    <a:chOff x="0" y="0"/>
                                    <a:chExt cx="153512" cy="90105"/>
                                  </a:xfrm>
                                </wpg:grpSpPr>
                                <wps:wsp>
                                  <wps:cNvPr id="803957493" name="フローチャート: 組合せ 803957493"/>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4678618" name="正方形/長方形 2104678618"/>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76174650" name="フローチャート: 処理 1876174650"/>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054B407" w14:textId="77777777" w:rsidR="00030E9F" w:rsidRPr="00A5547C" w:rsidRDefault="00030E9F" w:rsidP="00030E9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711308958" name="フローチャート: 処理 1"/>
                              <wps:cNvSpPr/>
                              <wps:spPr>
                                <a:xfrm>
                                  <a:off x="1927354" y="238506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0D5716CA" w14:textId="77777777" w:rsidR="00030E9F" w:rsidRPr="00A5547C" w:rsidRDefault="00030E9F" w:rsidP="00030E9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055779736" name="フローチャート: 処理 1"/>
                            <wps:cNvSpPr/>
                            <wps:spPr>
                              <a:xfrm>
                                <a:off x="3960208" y="622894"/>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576595BA" w14:textId="77777777" w:rsidR="002D2DA2" w:rsidRPr="00A5547C" w:rsidRDefault="002D2DA2" w:rsidP="002D2DA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091708885" name="フローチャート: 処理 1"/>
                          <wps:cNvSpPr/>
                          <wps:spPr>
                            <a:xfrm>
                              <a:off x="2802406" y="2399067"/>
                              <a:ext cx="657727" cy="23601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4C335489" w14:textId="2509DBD8"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32311329" name="フローチャート: 処理 1"/>
                          <wps:cNvSpPr/>
                          <wps:spPr>
                            <a:xfrm>
                              <a:off x="3778068" y="2407701"/>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5CE7CE6D" w14:textId="0BB7D7A9" w:rsidR="00F00872" w:rsidRPr="00A5547C" w:rsidRDefault="00F00872" w:rsidP="00F0087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987987539" name="テキスト ボックス 716"/>
                        <wps:cNvSpPr txBox="1"/>
                        <wps:spPr>
                          <a:xfrm>
                            <a:off x="290651" y="946437"/>
                            <a:ext cx="1894059" cy="296779"/>
                          </a:xfrm>
                          <a:prstGeom prst="rect">
                            <a:avLst/>
                          </a:prstGeom>
                          <a:solidFill>
                            <a:sysClr val="window" lastClr="FFFFFF">
                              <a:lumMod val="85000"/>
                            </a:sysClr>
                          </a:solidFill>
                          <a:ln w="6350">
                            <a:solidFill>
                              <a:sysClr val="window" lastClr="FFFFFF">
                                <a:lumMod val="85000"/>
                              </a:sysClr>
                            </a:solidFill>
                          </a:ln>
                        </wps:spPr>
                        <wps:txbx>
                          <w:txbxContent>
                            <w:p w14:paraId="74A0FBC0" w14:textId="62B3FDD5" w:rsidR="008E3AD7" w:rsidRPr="00F9205E" w:rsidRDefault="008E3AD7" w:rsidP="008E3AD7">
                              <w:pPr>
                                <w:rPr>
                                  <w:sz w:val="18"/>
                                  <w:szCs w:val="18"/>
                                </w:rPr>
                              </w:pPr>
                              <w:r>
                                <w:rPr>
                                  <w:rFonts w:hint="eastAsia"/>
                                  <w:sz w:val="18"/>
                                  <w:szCs w:val="18"/>
                                </w:rPr>
                                <w:t>ID</w:t>
                              </w:r>
                              <w:r w:rsidR="00D30362">
                                <w:rPr>
                                  <w:rFonts w:hint="eastAsia"/>
                                  <w:sz w:val="18"/>
                                  <w:szCs w:val="18"/>
                                </w:rPr>
                                <w:t>またはパスワードが違います。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79B0EB2" id="グループ化 1127" o:spid="_x0000_s1365" style="position:absolute;left:0;text-align:left;margin-left:46.6pt;margin-top:8.05pt;width:454.3pt;height:216.2pt;z-index:251658676" coordsize="57696,274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">
                <v:group id="グループ化 1126" o:spid="_x0000_s1366" style="position:absolute;width:57696;height:27454" coordsize="57696,274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">
                  <v:group id="グループ化 1124" o:spid="_x0000_s1367" style="position:absolute;width:57696;height:27454" coordsize="57696,274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">
                    <v:group id="_x0000_s1368" style="position:absolute;width:57696;height:27454" coordsize="57696,274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">
                      <v:group id="グループ化 1137458240" o:spid="_x0000_s1369" style="position:absolute;width:57696;height:27454" coordsize="57697,274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">
                        <v:rect id="正方形/長方形 1461315061" o:spid="_x0000_s1370" style="position:absolute;top:1129;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" fillcolor="white [3212]" strokecolor="black [3213]" strokeweight="1pt"/>
                        <v:shape id="フローチャート: 処理 1128066542" o:spid="_x0000_s1371"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" fillcolor="#d8d8d8 [2732]" strokecolor="white [3212]" strokeweight="1pt">
                          <v:textbox inset="0,0,0,0">
                            <w:txbxContent>
                              <w:p w14:paraId="23C6F3D8" w14:textId="30CBDB32" w:rsidR="00030E9F" w:rsidRPr="008E4BAC" w:rsidRDefault="00F9205E" w:rsidP="00F9205E">
                                <w:pPr>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 xml:space="preserve">　</w:t>
                                </w:r>
                              </w:p>
                            </w:txbxContent>
                          </v:textbox>
                        </v:shape>
                        <v:shape id="テキスト ボックス 982519893" o:spid="_x0000_s1372"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" filled="f" stroked="f" strokeweight=".5pt">
                          <v:textbox>
                            <w:txbxContent>
                              <w:p w14:paraId="22857AE4" w14:textId="77777777" w:rsidR="00030E9F" w:rsidRPr="00DC0354" w:rsidRDefault="00030E9F" w:rsidP="00030E9F">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1215295352" o:spid="_x0000_s1373"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" filled="f" stroked="f" strokeweight=".5pt">
                          <v:textbox>
                            <w:txbxContent>
                              <w:p w14:paraId="75C83300" w14:textId="77777777" w:rsidR="00030E9F" w:rsidRPr="00AD64C6" w:rsidRDefault="00030E9F" w:rsidP="00030E9F">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1197444357" o:spid="_x0000_s1374"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" filled="f" stroked="f" strokeweight=".5pt">
                          <v:textbox>
                            <w:txbxContent>
                              <w:p w14:paraId="1C596D5B" w14:textId="77777777" w:rsidR="00030E9F" w:rsidRPr="00AD64C6" w:rsidRDefault="00030E9F" w:rsidP="00030E9F">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1272163984" o:spid="_x0000_s1375" type="#_x0000_t109" style="position:absolute;left:35307;top:2707;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" fillcolor="#d8d8d8 [2732]" strokecolor="white [3212]" strokeweight="1pt">
                          <v:textbox inset="0,0,0,0">
                            <w:txbxContent>
                              <w:p w14:paraId="2DC4F455" w14:textId="77777777" w:rsidR="00030E9F" w:rsidRPr="008E4BAC" w:rsidRDefault="00030E9F" w:rsidP="00030E9F">
                                <w:pPr>
                                  <w:ind w:firstLineChars="100" w:firstLine="160"/>
                                  <w:jc w:val="left"/>
                                  <w:rPr>
                                    <w:rFonts w:ascii="ＭＳ ゴシック" w:eastAsia="ＭＳ ゴシック" w:hAnsi="ＭＳ ゴシック"/>
                                    <w:color w:val="000000" w:themeColor="text1"/>
                                    <w:sz w:val="16"/>
                                    <w:szCs w:val="16"/>
                                  </w:rPr>
                                </w:pPr>
                                <w:r w:rsidRPr="008E4BAC">
                                  <w:rPr>
                                    <w:rFonts w:ascii="ＭＳ ゴシック" w:eastAsia="ＭＳ ゴシック" w:hAnsi="ＭＳ ゴシック" w:hint="eastAsia"/>
                                    <w:color w:val="000000" w:themeColor="text1"/>
                                    <w:sz w:val="16"/>
                                    <w:szCs w:val="16"/>
                                  </w:rPr>
                                  <w:t>未ログイン</w:t>
                                </w:r>
                                <w:r>
                                  <w:rPr>
                                    <w:rFonts w:ascii="ＭＳ ゴシック" w:eastAsia="ＭＳ ゴシック" w:hAnsi="ＭＳ ゴシック" w:hint="eastAsia"/>
                                    <w:color w:val="000000" w:themeColor="text1"/>
                                    <w:sz w:val="16"/>
                                    <w:szCs w:val="16"/>
                                  </w:rPr>
                                  <w:t xml:space="preserve">　　　　　　</w:t>
                                </w:r>
                              </w:p>
                            </w:txbxContent>
                          </v:textbox>
                        </v:shape>
                        <v:shape id="フローチャート: 処理 1053958607" o:spid="_x0000_s1376"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" fillcolor="#e7e6e6 [3214]" strokecolor="#f2f2f2 [3052]" strokeweight="1pt">
                          <v:shadow on="t" color="black" opacity="26214f" origin="-.5,-.5" offset=".24944mm,.24944mm"/>
                          <v:textbox inset="0,0,0,0">
                            <w:txbxContent>
                              <w:p w14:paraId="77DE2429" w14:textId="77777777" w:rsidR="00030E9F" w:rsidRPr="00A5547C" w:rsidRDefault="00030E9F" w:rsidP="00030E9F">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ログイン　</w:t>
                                </w:r>
                              </w:p>
                            </w:txbxContent>
                          </v:textbox>
                        </v:shape>
                        <v:shape id="テキスト ボックス 291229855" o:spid="_x0000_s1377"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" filled="f" stroked="f" strokeweight=".5pt">
                          <v:textbox>
                            <w:txbxContent>
                              <w:p w14:paraId="201E3D72" w14:textId="77777777" w:rsidR="00030E9F" w:rsidRPr="00AD64C6" w:rsidRDefault="00030E9F" w:rsidP="00030E9F">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854976641" o:spid="_x0000_s1378"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" fillcolor="white [3212]" strokecolor="#a5a5a5 [2092]" strokeweight=".5pt"/>
                        <v:shape id="テキスト ボックス 1252175967" o:spid="_x0000_s1379"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" filled="f" stroked="f" strokeweight=".5pt">
                          <v:textbox>
                            <w:txbxContent>
                              <w:p w14:paraId="4327FE54" w14:textId="3432F8C5" w:rsidR="00030E9F" w:rsidRPr="0075349F" w:rsidRDefault="00030E9F" w:rsidP="00030E9F">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sidR="00F84D18">
                                  <w:rPr>
                                    <w:rFonts w:ascii="ＭＳ Ｐゴシック" w:eastAsia="ＭＳ Ｐゴシック" w:hAnsi="ＭＳ Ｐゴシック" w:hint="eastAsia"/>
                                    <w:b/>
                                    <w:bCs/>
                                    <w:color w:val="000000" w:themeColor="text1"/>
                                    <w:sz w:val="18"/>
                                    <w:szCs w:val="18"/>
                                  </w:rPr>
                                  <w:t>6</w:t>
                                </w:r>
                              </w:p>
                            </w:txbxContent>
                          </v:textbox>
                        </v:shape>
                        <v:group id="グループ化 982125593" o:spid="_x0000_s1380"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">
                          <v:shape id="フローチャート: 組合せ 803957493" o:spid="_x0000_s1381"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" filled="f" strokecolor="black [3213]" strokeweight=".5pt"/>
                          <v:rect id="正方形/長方形 2104678618" o:spid="_x0000_s1382"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" fillcolor="white [3212]" strokecolor="white [3212]" strokeweight="1pt"/>
                        </v:group>
                        <v:shape id="フローチャート: 処理 1876174650" o:spid="_x0000_s1383"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" fillcolor="#e7e6e6 [3214]" strokecolor="#f2f2f2 [3052]" strokeweight="1pt">
                          <v:shadow on="t" color="black" opacity="26214f" origin="-.5,-.5" offset=".24944mm,.24944mm"/>
                          <v:textbox inset="0,0,0,0">
                            <w:txbxContent>
                              <w:p w14:paraId="7054B407" w14:textId="77777777" w:rsidR="00030E9F" w:rsidRPr="00A5547C" w:rsidRDefault="00030E9F" w:rsidP="00030E9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384" type="#_x0000_t109" style="position:absolute;left:19273;top:2385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" fillcolor="#e7e6e6 [3214]" strokecolor="#f2f2f2 [3052]" strokeweight="1pt">
                        <v:shadow on="t" color="black" opacity="26214f" origin="-.5,-.5" offset=".24944mm,.24944mm"/>
                        <v:textbox inset="0,0,0,0">
                          <w:txbxContent>
                            <w:p w14:paraId="0D5716CA" w14:textId="77777777" w:rsidR="00030E9F" w:rsidRPr="00A5547C" w:rsidRDefault="00030E9F" w:rsidP="00030E9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385" type="#_x0000_t109" style="position:absolute;left:39602;top:6228;width:4711;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" fillcolor="#e7e6e6 [3214]" strokecolor="#f2f2f2 [3052]" strokeweight="1pt">
                      <v:shadow on="t" color="black" opacity="26214f" origin="-.5,-.5" offset=".24944mm,.24944mm"/>
                      <v:textbox inset="0,0,0,0">
                        <w:txbxContent>
                          <w:p w14:paraId="576595BA" w14:textId="77777777" w:rsidR="002D2DA2" w:rsidRPr="00A5547C" w:rsidRDefault="002D2DA2" w:rsidP="002D2DA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386" type="#_x0000_t109" style="position:absolute;left:28024;top:23990;width:6577;height:23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" fillcolor="#e7e6e6" strokecolor="#f2f2f2" strokeweight="1pt">
                    <v:shadow on="t" color="black" opacity="26214f" origin="-.5,-.5" offset=".24944mm,.24944mm"/>
                    <v:textbox inset="0,0,0,0">
                      <w:txbxContent>
                        <w:p w14:paraId="4C335489" w14:textId="2509DBD8"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v:textbox>
                  </v:shape>
                  <v:shape id="_x0000_s1387" type="#_x0000_t109" style="position:absolute;left:37780;top:24077;width:4712;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" fillcolor="#e7e6e6" strokecolor="#f2f2f2" strokeweight="1pt">
                    <v:shadow on="t" color="black" opacity="26214f" origin="-.5,-.5" offset=".24944mm,.24944mm"/>
                    <v:textbox inset="0,0,0,0">
                      <w:txbxContent>
                        <w:p w14:paraId="5CE7CE6D" w14:textId="0BB7D7A9" w:rsidR="00F00872" w:rsidRPr="00A5547C" w:rsidRDefault="00F00872" w:rsidP="00F0087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テキスト ボックス 716" o:spid="_x0000_s1388" type="#_x0000_t202" style="position:absolute;left:2906;top:9464;width:18941;height:29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" fillcolor="#d9d9d9" strokecolor="#d9d9d9" strokeweight=".5pt">
                  <v:textbox>
                    <w:txbxContent>
                      <w:p w14:paraId="74A0FBC0" w14:textId="62B3FDD5" w:rsidR="008E3AD7" w:rsidRPr="00F9205E" w:rsidRDefault="008E3AD7" w:rsidP="008E3AD7">
                        <w:pPr>
                          <w:rPr>
                            <w:sz w:val="18"/>
                            <w:szCs w:val="18"/>
                          </w:rPr>
                        </w:pPr>
                        <w:r>
                          <w:rPr>
                            <w:rFonts w:hint="eastAsia"/>
                            <w:sz w:val="18"/>
                            <w:szCs w:val="18"/>
                          </w:rPr>
                          <w:t>ID</w:t>
                        </w:r>
                        <w:r w:rsidR="00D30362">
                          <w:rPr>
                            <w:rFonts w:hint="eastAsia"/>
                            <w:sz w:val="18"/>
                            <w:szCs w:val="18"/>
                          </w:rPr>
                          <w:t>またはパスワードが違います。</w:t>
                        </w:r>
                      </w:p>
                    </w:txbxContent>
                  </v:textbox>
                </v:shape>
              </v:group>
            </w:pict>
          </mc:Fallback>
        </mc:AlternateContent>
      </w:r>
      <w:bookmarkEnd w:id="208"/>
      <w:r w:rsidR="00243822">
        <w:br/>
      </w:r>
      <w:r w:rsidR="00243822">
        <w:br/>
      </w:r>
      <w:r w:rsidR="00243822">
        <w:br/>
      </w:r>
      <w:r w:rsidR="00243822">
        <w:br/>
      </w:r>
      <w:r w:rsidR="00243822">
        <w:br/>
      </w:r>
      <w:r w:rsidR="00243822">
        <w:br/>
      </w:r>
      <w:r w:rsidR="00243822">
        <w:br/>
      </w:r>
    </w:p>
    <w:p w14:paraId="7F58E77C" w14:textId="144635CB" w:rsidR="00243822" w:rsidRDefault="00243822" w:rsidP="00243822">
      <w:pPr>
        <w:pStyle w:val="a4"/>
        <w:ind w:leftChars="0" w:left="1716"/>
        <w:jc w:val="left"/>
      </w:pPr>
    </w:p>
    <w:p w14:paraId="5381DC15" w14:textId="2805CB7D" w:rsidR="00243822" w:rsidRDefault="00243822" w:rsidP="00243822">
      <w:pPr>
        <w:pStyle w:val="a4"/>
        <w:ind w:leftChars="0" w:left="1716"/>
        <w:jc w:val="left"/>
      </w:pPr>
    </w:p>
    <w:p w14:paraId="64A8A693" w14:textId="77777777" w:rsidR="00243822" w:rsidRDefault="00243822" w:rsidP="00243822">
      <w:pPr>
        <w:pStyle w:val="a4"/>
        <w:ind w:leftChars="0" w:left="1716"/>
        <w:jc w:val="left"/>
      </w:pPr>
    </w:p>
    <w:p w14:paraId="2E5992FC" w14:textId="3EBB1F81" w:rsidR="00243822" w:rsidRDefault="00243822" w:rsidP="00A25D6A">
      <w:pPr>
        <w:jc w:val="left"/>
      </w:pPr>
    </w:p>
    <w:p w14:paraId="7EB70D0F" w14:textId="77777777" w:rsidR="00A25D6A" w:rsidRDefault="00A25D6A" w:rsidP="00A25D6A">
      <w:pPr>
        <w:jc w:val="left"/>
      </w:pPr>
    </w:p>
    <w:p w14:paraId="04078FD6" w14:textId="77777777" w:rsidR="00243822" w:rsidRDefault="00243822" w:rsidP="00243822">
      <w:pPr>
        <w:pStyle w:val="a4"/>
        <w:ind w:leftChars="775" w:left="1628"/>
        <w:jc w:val="left"/>
      </w:pPr>
      <w:r>
        <w:rPr>
          <w:rFonts w:hint="eastAsia"/>
        </w:rPr>
        <w:t>結果表示用テキストエリア左上に「IDが違います。」と表示する。</w:t>
      </w:r>
    </w:p>
    <w:p w14:paraId="117F82EA" w14:textId="782FC992" w:rsidR="00243822" w:rsidRDefault="00243822" w:rsidP="00A25D6A">
      <w:pPr>
        <w:pStyle w:val="a4"/>
        <w:ind w:leftChars="0" w:left="1418"/>
        <w:jc w:val="left"/>
      </w:pPr>
      <w:r>
        <w:rPr>
          <w:rFonts w:hint="eastAsia"/>
        </w:rPr>
        <w:t xml:space="preserve">　テキストエリアに表示を行った後は、4.</w:t>
      </w:r>
      <w:r>
        <w:t>3</w:t>
      </w:r>
      <w:r>
        <w:rPr>
          <w:rFonts w:hint="eastAsia"/>
        </w:rPr>
        <w:t>.1に自動的に遷移する。ただし、結果表示用テキストエリアの表示はそのまま残す。</w:t>
      </w:r>
      <w:r>
        <w:t xml:space="preserve"> </w:t>
      </w:r>
    </w:p>
    <w:p w14:paraId="5B69CAC6" w14:textId="77777777" w:rsidR="00A25D6A" w:rsidRDefault="00A25D6A" w:rsidP="00A25D6A">
      <w:pPr>
        <w:pStyle w:val="a4"/>
        <w:ind w:leftChars="0" w:left="1418"/>
        <w:jc w:val="left"/>
      </w:pPr>
    </w:p>
    <w:p w14:paraId="2FBE4EE3" w14:textId="28EC57EB" w:rsidR="00FD35B0" w:rsidRDefault="00A25D6A" w:rsidP="00A25D6A">
      <w:pPr>
        <w:pStyle w:val="a4"/>
        <w:numPr>
          <w:ilvl w:val="3"/>
          <w:numId w:val="1"/>
        </w:numPr>
        <w:ind w:leftChars="0"/>
        <w:jc w:val="left"/>
        <w:outlineLvl w:val="3"/>
      </w:pPr>
      <w:r>
        <w:rPr>
          <w:rFonts w:hint="eastAsia"/>
        </w:rPr>
        <w:lastRenderedPageBreak/>
        <w:t>認証失敗</w:t>
      </w:r>
    </w:p>
    <w:p w14:paraId="3BED0B43" w14:textId="75B70E38" w:rsidR="00B46495" w:rsidRDefault="00243822" w:rsidP="00C31632">
      <w:pPr>
        <w:pStyle w:val="a4"/>
        <w:ind w:leftChars="0" w:left="1418"/>
        <w:jc w:val="left"/>
      </w:pPr>
      <w:r>
        <w:rPr>
          <w:noProof/>
        </w:rPr>
        <mc:AlternateContent>
          <mc:Choice Requires="wpg">
            <w:drawing>
              <wp:anchor distT="0" distB="0" distL="114300" distR="114300" simplePos="0" relativeHeight="251658525" behindDoc="0" locked="0" layoutInCell="1" allowOverlap="1" wp14:anchorId="228B0D81" wp14:editId="1D22A035">
                <wp:simplePos x="0" y="0"/>
                <wp:positionH relativeFrom="column">
                  <wp:posOffset>596126</wp:posOffset>
                </wp:positionH>
                <wp:positionV relativeFrom="paragraph">
                  <wp:posOffset>5576</wp:posOffset>
                </wp:positionV>
                <wp:extent cx="5769610" cy="2679700"/>
                <wp:effectExtent l="38100" t="0" r="34290" b="38100"/>
                <wp:wrapNone/>
                <wp:docPr id="1752390741" name="グループ化 1122"/>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742047617" name="グループ化 1121"/>
                        <wpg:cNvGrpSpPr/>
                        <wpg:grpSpPr>
                          <a:xfrm>
                            <a:off x="0" y="0"/>
                            <a:ext cx="5769610" cy="2679700"/>
                            <a:chOff x="0" y="0"/>
                            <a:chExt cx="5769610" cy="2679700"/>
                          </a:xfrm>
                        </wpg:grpSpPr>
                        <wpg:grpSp>
                          <wpg:cNvPr id="59908786" name="グループ化 1120"/>
                          <wpg:cNvGrpSpPr/>
                          <wpg:grpSpPr>
                            <a:xfrm>
                              <a:off x="0" y="0"/>
                              <a:ext cx="5769610" cy="2679700"/>
                              <a:chOff x="0" y="0"/>
                              <a:chExt cx="5769610" cy="2679700"/>
                            </a:xfrm>
                          </wpg:grpSpPr>
                          <wpg:grpSp>
                            <wpg:cNvPr id="859769913" name="グループ化 1"/>
                            <wpg:cNvGrpSpPr/>
                            <wpg:grpSpPr>
                              <a:xfrm>
                                <a:off x="0" y="0"/>
                                <a:ext cx="5769610" cy="2679700"/>
                                <a:chOff x="0" y="0"/>
                                <a:chExt cx="5769610" cy="2679700"/>
                              </a:xfrm>
                            </wpg:grpSpPr>
                            <wpg:grpSp>
                              <wpg:cNvPr id="1677581675" name="グループ化 1677581675"/>
                              <wpg:cNvGrpSpPr/>
                              <wpg:grpSpPr>
                                <a:xfrm>
                                  <a:off x="0" y="0"/>
                                  <a:ext cx="5769610" cy="2679700"/>
                                  <a:chOff x="0" y="0"/>
                                  <a:chExt cx="5769763" cy="2679818"/>
                                </a:xfrm>
                              </wpg:grpSpPr>
                              <wps:wsp>
                                <wps:cNvPr id="871569468" name="正方形/長方形 871569468"/>
                                <wps:cNvSpPr/>
                                <wps:spPr>
                                  <a:xfrm>
                                    <a:off x="0" y="47130"/>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794525" name="フローチャート: 処理 1379794525"/>
                                <wps:cNvSpPr/>
                                <wps:spPr>
                                  <a:xfrm>
                                    <a:off x="223594" y="928165"/>
                                    <a:ext cx="5368290" cy="1389686"/>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697D9AC6" w14:textId="77777777" w:rsidR="005930EB" w:rsidRPr="008E4BAC" w:rsidRDefault="005930EB" w:rsidP="005930EB">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24778953" name="テキスト ボックス 1224778953"/>
                                <wps:cNvSpPr txBox="1"/>
                                <wps:spPr>
                                  <a:xfrm>
                                    <a:off x="4661688" y="0"/>
                                    <a:ext cx="1108075" cy="324485"/>
                                  </a:xfrm>
                                  <a:prstGeom prst="rect">
                                    <a:avLst/>
                                  </a:prstGeom>
                                  <a:noFill/>
                                  <a:ln w="6350">
                                    <a:noFill/>
                                  </a:ln>
                                </wps:spPr>
                                <wps:txbx>
                                  <w:txbxContent>
                                    <w:p w14:paraId="71CBB89B" w14:textId="77777777" w:rsidR="005930EB" w:rsidRPr="00DC0354" w:rsidRDefault="005930EB" w:rsidP="005930EB">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11999214" name="テキスト ボックス 2111999214"/>
                                <wps:cNvSpPr txBox="1"/>
                                <wps:spPr>
                                  <a:xfrm>
                                    <a:off x="897296" y="233606"/>
                                    <a:ext cx="1100455" cy="260985"/>
                                  </a:xfrm>
                                  <a:prstGeom prst="rect">
                                    <a:avLst/>
                                  </a:prstGeom>
                                  <a:noFill/>
                                  <a:ln w="6350">
                                    <a:noFill/>
                                  </a:ln>
                                </wps:spPr>
                                <wps:txbx>
                                  <w:txbxContent>
                                    <w:p w14:paraId="5CF95CA2" w14:textId="77777777" w:rsidR="005930EB" w:rsidRPr="00AD64C6" w:rsidRDefault="005930EB" w:rsidP="005930EB">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210105" name="テキスト ボックス 114210105"/>
                                <wps:cNvSpPr txBox="1"/>
                                <wps:spPr>
                                  <a:xfrm>
                                    <a:off x="2819539" y="223594"/>
                                    <a:ext cx="791210" cy="260985"/>
                                  </a:xfrm>
                                  <a:prstGeom prst="rect">
                                    <a:avLst/>
                                  </a:prstGeom>
                                  <a:noFill/>
                                  <a:ln w="6350">
                                    <a:noFill/>
                                  </a:ln>
                                </wps:spPr>
                                <wps:txbx>
                                  <w:txbxContent>
                                    <w:p w14:paraId="380D88FB" w14:textId="77777777" w:rsidR="005930EB" w:rsidRPr="00AD64C6" w:rsidRDefault="005930EB" w:rsidP="005930EB">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9063349" name="フローチャート: 処理 269063349"/>
                                <wps:cNvSpPr/>
                                <wps:spPr>
                                  <a:xfrm>
                                    <a:off x="3530785" y="270733"/>
                                    <a:ext cx="1172845" cy="22669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142E44A" w14:textId="77777777" w:rsidR="005930EB" w:rsidRPr="008E4BAC" w:rsidRDefault="005930EB" w:rsidP="005930EB">
                                      <w:pPr>
                                        <w:ind w:firstLineChars="100" w:firstLine="160"/>
                                        <w:jc w:val="left"/>
                                        <w:rPr>
                                          <w:rFonts w:ascii="ＭＳ ゴシック" w:eastAsia="ＭＳ ゴシック" w:hAnsi="ＭＳ ゴシック"/>
                                          <w:color w:val="000000" w:themeColor="text1"/>
                                          <w:sz w:val="16"/>
                                          <w:szCs w:val="16"/>
                                        </w:rPr>
                                      </w:pPr>
                                      <w:r w:rsidRPr="008E4BAC">
                                        <w:rPr>
                                          <w:rFonts w:ascii="ＭＳ ゴシック" w:eastAsia="ＭＳ ゴシック" w:hAnsi="ＭＳ ゴシック" w:hint="eastAsia"/>
                                          <w:color w:val="000000" w:themeColor="text1"/>
                                          <w:sz w:val="16"/>
                                          <w:szCs w:val="16"/>
                                        </w:rPr>
                                        <w:t>未ログイン</w:t>
                                      </w: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96504639" name="フローチャート: 処理 2096504639"/>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11C47DC" w14:textId="77777777" w:rsidR="005930EB" w:rsidRPr="00A5547C" w:rsidRDefault="005930EB" w:rsidP="005930EB">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ログイン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29559461" name="テキスト ボックス 1329559461"/>
                                <wps:cNvSpPr txBox="1"/>
                                <wps:spPr>
                                  <a:xfrm>
                                    <a:off x="1998581" y="540631"/>
                                    <a:ext cx="520608" cy="287002"/>
                                  </a:xfrm>
                                  <a:prstGeom prst="rect">
                                    <a:avLst/>
                                  </a:prstGeom>
                                  <a:noFill/>
                                  <a:ln w="6350">
                                    <a:noFill/>
                                  </a:ln>
                                </wps:spPr>
                                <wps:txbx>
                                  <w:txbxContent>
                                    <w:p w14:paraId="72CC7B7B" w14:textId="77777777" w:rsidR="005930EB" w:rsidRPr="00AD64C6" w:rsidRDefault="005930EB" w:rsidP="005930EB">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0920035" name="正方形/長方形 1480920035"/>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8051151" name="テキスト ボックス 2008051151"/>
                                <wps:cNvSpPr txBox="1"/>
                                <wps:spPr>
                                  <a:xfrm>
                                    <a:off x="2359002" y="530619"/>
                                    <a:ext cx="378497" cy="287002"/>
                                  </a:xfrm>
                                  <a:prstGeom prst="rect">
                                    <a:avLst/>
                                  </a:prstGeom>
                                  <a:noFill/>
                                  <a:ln w="6350">
                                    <a:noFill/>
                                  </a:ln>
                                </wps:spPr>
                                <wps:txbx>
                                  <w:txbxContent>
                                    <w:p w14:paraId="7BA01DEF" w14:textId="77777777" w:rsidR="005930EB" w:rsidRPr="0075349F" w:rsidRDefault="005930EB" w:rsidP="005930EB">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sidR="00F84D18">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42520030" name="グループ化 842520030"/>
                                <wpg:cNvGrpSpPr/>
                                <wpg:grpSpPr>
                                  <a:xfrm>
                                    <a:off x="2706073" y="637410"/>
                                    <a:ext cx="153512" cy="90105"/>
                                    <a:chOff x="0" y="0"/>
                                    <a:chExt cx="153512" cy="90105"/>
                                  </a:xfrm>
                                </wpg:grpSpPr>
                                <wps:wsp>
                                  <wps:cNvPr id="186022998" name="フローチャート: 組合せ 186022998"/>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8050601" name="正方形/長方形 2138050601"/>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56134814" name="フローチャート: 処理 756134814"/>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2D8BCE9" w14:textId="77777777" w:rsidR="005930EB" w:rsidRPr="00A5547C" w:rsidRDefault="005930EB" w:rsidP="005930EB">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63568145" name="フローチャート: 処理 1"/>
                              <wps:cNvSpPr/>
                              <wps:spPr>
                                <a:xfrm>
                                  <a:off x="1998528" y="238379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438E5DA" w14:textId="77777777" w:rsidR="005930EB" w:rsidRPr="00A5547C" w:rsidRDefault="005930EB" w:rsidP="005930EB">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520797214" name="フローチャート: 処理 1"/>
                            <wps:cNvSpPr/>
                            <wps:spPr>
                              <a:xfrm>
                                <a:off x="2842260" y="2388870"/>
                                <a:ext cx="657727" cy="23601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5C5DD276" w14:textId="6C93494C"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5012967" name="フローチャート: 処理 1"/>
                            <wps:cNvSpPr/>
                            <wps:spPr>
                              <a:xfrm>
                                <a:off x="4057650" y="2369820"/>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4CD26F6B" w14:textId="1B60BCDE" w:rsidR="00F00872" w:rsidRPr="00A5547C" w:rsidRDefault="008A4E23" w:rsidP="00F0087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00F00872"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712491720" name="フローチャート: 処理 1"/>
                          <wps:cNvSpPr/>
                          <wps:spPr>
                            <a:xfrm>
                              <a:off x="3981450" y="58674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0919119D" w14:textId="77777777" w:rsidR="002D2DA2" w:rsidRPr="00A5547C" w:rsidRDefault="002D2DA2" w:rsidP="002D2DA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892582034" name="テキスト ボックス 716"/>
                        <wps:cNvSpPr txBox="1"/>
                        <wps:spPr>
                          <a:xfrm>
                            <a:off x="272927" y="980006"/>
                            <a:ext cx="1820779" cy="296779"/>
                          </a:xfrm>
                          <a:prstGeom prst="rect">
                            <a:avLst/>
                          </a:prstGeom>
                          <a:solidFill>
                            <a:sysClr val="window" lastClr="FFFFFF">
                              <a:lumMod val="85000"/>
                            </a:sysClr>
                          </a:solidFill>
                          <a:ln w="6350">
                            <a:solidFill>
                              <a:sysClr val="window" lastClr="FFFFFF">
                                <a:lumMod val="85000"/>
                              </a:sysClr>
                            </a:solidFill>
                          </a:ln>
                        </wps:spPr>
                        <wps:txbx>
                          <w:txbxContent>
                            <w:p w14:paraId="36F1660D" w14:textId="4C736922" w:rsidR="00FD3B2D" w:rsidRPr="00F9205E" w:rsidRDefault="00FD3B2D" w:rsidP="00FD3B2D">
                              <w:pPr>
                                <w:rPr>
                                  <w:sz w:val="18"/>
                                  <w:szCs w:val="18"/>
                                </w:rPr>
                              </w:pPr>
                              <w:r>
                                <w:rPr>
                                  <w:rFonts w:hint="eastAsia"/>
                                  <w:sz w:val="18"/>
                                  <w:szCs w:val="18"/>
                                </w:rPr>
                                <w:t>IDまたはパスワード</w:t>
                              </w:r>
                              <w:r w:rsidRPr="00F9205E">
                                <w:rPr>
                                  <w:rFonts w:hint="eastAsia"/>
                                  <w:sz w:val="18"/>
                                  <w:szCs w:val="18"/>
                                </w:rPr>
                                <w:t>違います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28B0D81" id="グループ化 1122" o:spid="_x0000_s1389" style="position:absolute;left:0;text-align:left;margin-left:46.95pt;margin-top:.45pt;width:454.3pt;height:211pt;z-index:251658525" coordsize="57696,267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">
                <v:group id="グループ化 1121" o:spid="_x0000_s1390" style="position:absolute;width:57696;height:26797" coordsize="57696,2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">
                  <v:group id="グループ化 1120" o:spid="_x0000_s1391" style="position:absolute;width:57696;height:26797" coordsize="57696,2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">
                    <v:group id="_x0000_s1392" style="position:absolute;width:57696;height:26797" coordsize="57696,2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">
                      <v:group id="グループ化 1677581675" o:spid="_x0000_s1393"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">
                        <v:rect id="正方形/長方形 871569468" o:spid="_x0000_s1394"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" fillcolor="white [3212]" strokecolor="black [3213]" strokeweight="1pt"/>
                        <v:shape id="フローチャート: 処理 1379794525" o:spid="_x0000_s1395"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" fillcolor="#d8d8d8 [2732]" strokecolor="white [3212]" strokeweight="1pt">
                          <v:textbox inset="0,0,0,0">
                            <w:txbxContent>
                              <w:p w14:paraId="697D9AC6" w14:textId="77777777" w:rsidR="005930EB" w:rsidRPr="008E4BAC" w:rsidRDefault="005930EB" w:rsidP="005930EB">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1224778953" o:spid="_x0000_s1396"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" filled="f" stroked="f" strokeweight=".5pt">
                          <v:textbox>
                            <w:txbxContent>
                              <w:p w14:paraId="71CBB89B" w14:textId="77777777" w:rsidR="005930EB" w:rsidRPr="00DC0354" w:rsidRDefault="005930EB" w:rsidP="005930EB">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2111999214" o:spid="_x0000_s1397"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" filled="f" stroked="f" strokeweight=".5pt">
                          <v:textbox>
                            <w:txbxContent>
                              <w:p w14:paraId="5CF95CA2" w14:textId="77777777" w:rsidR="005930EB" w:rsidRPr="00AD64C6" w:rsidRDefault="005930EB" w:rsidP="005930EB">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114210105" o:spid="_x0000_s1398"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" filled="f" stroked="f" strokeweight=".5pt">
                          <v:textbox>
                            <w:txbxContent>
                              <w:p w14:paraId="380D88FB" w14:textId="77777777" w:rsidR="005930EB" w:rsidRPr="00AD64C6" w:rsidRDefault="005930EB" w:rsidP="005930EB">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269063349" o:spid="_x0000_s1399" type="#_x0000_t109" style="position:absolute;left:35307;top:2707;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" fillcolor="#d8d8d8 [2732]" strokecolor="white [3212]" strokeweight="1pt">
                          <v:textbox inset="0,0,0,0">
                            <w:txbxContent>
                              <w:p w14:paraId="7142E44A" w14:textId="77777777" w:rsidR="005930EB" w:rsidRPr="008E4BAC" w:rsidRDefault="005930EB" w:rsidP="005930EB">
                                <w:pPr>
                                  <w:ind w:firstLineChars="100" w:firstLine="160"/>
                                  <w:jc w:val="left"/>
                                  <w:rPr>
                                    <w:rFonts w:ascii="ＭＳ ゴシック" w:eastAsia="ＭＳ ゴシック" w:hAnsi="ＭＳ ゴシック"/>
                                    <w:color w:val="000000" w:themeColor="text1"/>
                                    <w:sz w:val="16"/>
                                    <w:szCs w:val="16"/>
                                  </w:rPr>
                                </w:pPr>
                                <w:r w:rsidRPr="008E4BAC">
                                  <w:rPr>
                                    <w:rFonts w:ascii="ＭＳ ゴシック" w:eastAsia="ＭＳ ゴシック" w:hAnsi="ＭＳ ゴシック" w:hint="eastAsia"/>
                                    <w:color w:val="000000" w:themeColor="text1"/>
                                    <w:sz w:val="16"/>
                                    <w:szCs w:val="16"/>
                                  </w:rPr>
                                  <w:t>未ログイン</w:t>
                                </w:r>
                                <w:r>
                                  <w:rPr>
                                    <w:rFonts w:ascii="ＭＳ ゴシック" w:eastAsia="ＭＳ ゴシック" w:hAnsi="ＭＳ ゴシック" w:hint="eastAsia"/>
                                    <w:color w:val="000000" w:themeColor="text1"/>
                                    <w:sz w:val="16"/>
                                    <w:szCs w:val="16"/>
                                  </w:rPr>
                                  <w:t xml:space="preserve">　　　　　　</w:t>
                                </w:r>
                              </w:p>
                            </w:txbxContent>
                          </v:textbox>
                        </v:shape>
                        <v:shape id="フローチャート: 処理 2096504639" o:spid="_x0000_s1400"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" fillcolor="#e7e6e6 [3214]" strokecolor="#f2f2f2 [3052]" strokeweight="1pt">
                          <v:shadow on="t" color="black" opacity="26214f" origin="-.5,-.5" offset=".24944mm,.24944mm"/>
                          <v:textbox inset="0,0,0,0">
                            <w:txbxContent>
                              <w:p w14:paraId="711C47DC" w14:textId="77777777" w:rsidR="005930EB" w:rsidRPr="00A5547C" w:rsidRDefault="005930EB" w:rsidP="005930EB">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ログイン　</w:t>
                                </w:r>
                              </w:p>
                            </w:txbxContent>
                          </v:textbox>
                        </v:shape>
                        <v:shape id="テキスト ボックス 1329559461" o:spid="_x0000_s1401"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" filled="f" stroked="f" strokeweight=".5pt">
                          <v:textbox>
                            <w:txbxContent>
                              <w:p w14:paraId="72CC7B7B" w14:textId="77777777" w:rsidR="005930EB" w:rsidRPr="00AD64C6" w:rsidRDefault="005930EB" w:rsidP="005930EB">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1480920035" o:spid="_x0000_s1402"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" fillcolor="white [3212]" strokecolor="#a5a5a5 [2092]" strokeweight=".5pt"/>
                        <v:shape id="テキスト ボックス 2008051151" o:spid="_x0000_s1403"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" filled="f" stroked="f" strokeweight=".5pt">
                          <v:textbox>
                            <w:txbxContent>
                              <w:p w14:paraId="7BA01DEF" w14:textId="77777777" w:rsidR="005930EB" w:rsidRPr="0075349F" w:rsidRDefault="005930EB" w:rsidP="005930EB">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sidR="00F84D18">
                                  <w:rPr>
                                    <w:rFonts w:ascii="ＭＳ Ｐゴシック" w:eastAsia="ＭＳ Ｐゴシック" w:hAnsi="ＭＳ Ｐゴシック" w:hint="eastAsia"/>
                                    <w:b/>
                                    <w:bCs/>
                                    <w:color w:val="000000" w:themeColor="text1"/>
                                    <w:sz w:val="18"/>
                                    <w:szCs w:val="18"/>
                                  </w:rPr>
                                  <w:t>6</w:t>
                                </w:r>
                              </w:p>
                            </w:txbxContent>
                          </v:textbox>
                        </v:shape>
                        <v:group id="グループ化 842520030" o:spid="_x0000_s1404"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">
                          <v:shape id="フローチャート: 組合せ 186022998" o:spid="_x0000_s1405"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" filled="f" strokecolor="black [3213]" strokeweight=".5pt"/>
                          <v:rect id="正方形/長方形 2138050601" o:spid="_x0000_s1406"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" fillcolor="white [3212]" strokecolor="white [3212]" strokeweight="1pt"/>
                        </v:group>
                        <v:shape id="フローチャート: 処理 756134814" o:spid="_x0000_s1407"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" fillcolor="#e7e6e6 [3214]" strokecolor="#f2f2f2 [3052]" strokeweight="1pt">
                          <v:shadow on="t" color="black" opacity="26214f" origin="-.5,-.5" offset=".24944mm,.24944mm"/>
                          <v:textbox inset="0,0,0,0">
                            <w:txbxContent>
                              <w:p w14:paraId="22D8BCE9" w14:textId="77777777" w:rsidR="005930EB" w:rsidRPr="00A5547C" w:rsidRDefault="005930EB" w:rsidP="005930EB">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408" type="#_x0000_t109" style="position:absolute;left:19985;top:23837;width:4711;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" fillcolor="#e7e6e6 [3214]" strokecolor="#f2f2f2 [3052]" strokeweight="1pt">
                        <v:shadow on="t" color="black" opacity="26214f" origin="-.5,-.5" offset=".24944mm,.24944mm"/>
                        <v:textbox inset="0,0,0,0">
                          <w:txbxContent>
                            <w:p w14:paraId="3438E5DA" w14:textId="77777777" w:rsidR="005930EB" w:rsidRPr="00A5547C" w:rsidRDefault="005930EB" w:rsidP="005930EB">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409" type="#_x0000_t109" style="position:absolute;left:28422;top:23888;width:6577;height:23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" fillcolor="#e7e6e6" strokecolor="#f2f2f2" strokeweight="1pt">
                      <v:shadow on="t" color="black" opacity="26214f" origin="-.5,-.5" offset=".24944mm,.24944mm"/>
                      <v:textbox inset="0,0,0,0">
                        <w:txbxContent>
                          <w:p w14:paraId="5C5DD276" w14:textId="6C93494C"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v:textbox>
                    </v:shape>
                    <v:shape id="_x0000_s1410" type="#_x0000_t109" style="position:absolute;left:40576;top:23698;width:4712;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" fillcolor="#e7e6e6" strokecolor="#f2f2f2" strokeweight="1pt">
                      <v:shadow on="t" color="black" opacity="26214f" origin="-.5,-.5" offset=".24944mm,.24944mm"/>
                      <v:textbox inset="0,0,0,0">
                        <w:txbxContent>
                          <w:p w14:paraId="4CD26F6B" w14:textId="1B60BCDE" w:rsidR="00F00872" w:rsidRPr="00A5547C" w:rsidRDefault="008A4E23" w:rsidP="00F0087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00F00872"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411" type="#_x0000_t109" style="position:absolute;left:39814;top:586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" fillcolor="#e7e6e6 [3214]" strokecolor="#f2f2f2 [3052]" strokeweight="1pt">
                    <v:shadow on="t" color="black" opacity="26214f" origin="-.5,-.5" offset=".24944mm,.24944mm"/>
                    <v:textbox inset="0,0,0,0">
                      <w:txbxContent>
                        <w:p w14:paraId="0919119D" w14:textId="77777777" w:rsidR="002D2DA2" w:rsidRPr="00A5547C" w:rsidRDefault="002D2DA2" w:rsidP="002D2DA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テキスト ボックス 716" o:spid="_x0000_s1412" type="#_x0000_t202" style="position:absolute;left:2729;top:9800;width:18208;height:29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" fillcolor="#d9d9d9" strokecolor="#d9d9d9" strokeweight=".5pt">
                  <v:textbox>
                    <w:txbxContent>
                      <w:p w14:paraId="36F1660D" w14:textId="4C736922" w:rsidR="00FD3B2D" w:rsidRPr="00F9205E" w:rsidRDefault="00FD3B2D" w:rsidP="00FD3B2D">
                        <w:pPr>
                          <w:rPr>
                            <w:sz w:val="18"/>
                            <w:szCs w:val="18"/>
                          </w:rPr>
                        </w:pPr>
                        <w:r>
                          <w:rPr>
                            <w:rFonts w:hint="eastAsia"/>
                            <w:sz w:val="18"/>
                            <w:szCs w:val="18"/>
                          </w:rPr>
                          <w:t>IDまたはパスワード</w:t>
                        </w:r>
                        <w:r w:rsidRPr="00F9205E">
                          <w:rPr>
                            <w:rFonts w:hint="eastAsia"/>
                            <w:sz w:val="18"/>
                            <w:szCs w:val="18"/>
                          </w:rPr>
                          <w:t>違います</w:t>
                        </w:r>
                      </w:p>
                    </w:txbxContent>
                  </v:textbox>
                </v:shape>
              </v:group>
            </w:pict>
          </mc:Fallback>
        </mc:AlternateContent>
      </w:r>
    </w:p>
    <w:p w14:paraId="1A4B71F8" w14:textId="0EEFFD9B" w:rsidR="00B46495" w:rsidRDefault="00B46495" w:rsidP="00C31632">
      <w:pPr>
        <w:pStyle w:val="a4"/>
        <w:ind w:leftChars="0" w:left="1418"/>
        <w:jc w:val="left"/>
      </w:pPr>
    </w:p>
    <w:p w14:paraId="09E4B2A5" w14:textId="4BFEB9FC" w:rsidR="00B46495" w:rsidRDefault="00B46495" w:rsidP="00C31632">
      <w:pPr>
        <w:pStyle w:val="a4"/>
        <w:ind w:leftChars="0" w:left="1418"/>
        <w:jc w:val="left"/>
      </w:pPr>
    </w:p>
    <w:p w14:paraId="7169E3B1" w14:textId="404C4321" w:rsidR="00B46495" w:rsidRDefault="00B46495" w:rsidP="00C31632">
      <w:pPr>
        <w:pStyle w:val="a4"/>
        <w:ind w:leftChars="0" w:left="1418"/>
        <w:jc w:val="left"/>
      </w:pPr>
    </w:p>
    <w:p w14:paraId="6D0B84BF" w14:textId="767C9301" w:rsidR="00B46495" w:rsidRDefault="00B46495" w:rsidP="00C31632">
      <w:pPr>
        <w:pStyle w:val="a4"/>
        <w:ind w:leftChars="0" w:left="1418"/>
        <w:jc w:val="left"/>
      </w:pPr>
    </w:p>
    <w:p w14:paraId="3C72B231" w14:textId="6665A6BC" w:rsidR="00B46495" w:rsidRDefault="00B46495" w:rsidP="00C31632">
      <w:pPr>
        <w:pStyle w:val="a4"/>
        <w:ind w:leftChars="0" w:left="1418"/>
        <w:jc w:val="left"/>
      </w:pPr>
    </w:p>
    <w:p w14:paraId="63EDE097" w14:textId="136911A7" w:rsidR="00B46495" w:rsidRDefault="00B46495" w:rsidP="00C31632">
      <w:pPr>
        <w:pStyle w:val="a4"/>
        <w:ind w:leftChars="0" w:left="1418"/>
        <w:jc w:val="left"/>
      </w:pPr>
    </w:p>
    <w:p w14:paraId="7317449F" w14:textId="16E3BC90" w:rsidR="00B46495" w:rsidRDefault="00B46495" w:rsidP="00C31632">
      <w:pPr>
        <w:pStyle w:val="a4"/>
        <w:ind w:leftChars="0" w:left="1418"/>
        <w:jc w:val="left"/>
      </w:pPr>
    </w:p>
    <w:p w14:paraId="338575B0" w14:textId="25633BBC" w:rsidR="00B46495" w:rsidRDefault="00B46495" w:rsidP="00C31632">
      <w:pPr>
        <w:pStyle w:val="a4"/>
        <w:ind w:leftChars="0" w:left="1418"/>
        <w:jc w:val="left"/>
      </w:pPr>
    </w:p>
    <w:p w14:paraId="51F88423" w14:textId="66DE61BC" w:rsidR="009C3B5A" w:rsidRDefault="009C3B5A" w:rsidP="00C31632">
      <w:pPr>
        <w:pStyle w:val="a4"/>
        <w:ind w:leftChars="0" w:left="1418"/>
        <w:jc w:val="left"/>
      </w:pPr>
    </w:p>
    <w:p w14:paraId="758D0A94" w14:textId="042C6651" w:rsidR="009C3B5A" w:rsidRDefault="009C3B5A" w:rsidP="00C31632">
      <w:pPr>
        <w:pStyle w:val="a4"/>
        <w:ind w:leftChars="0" w:left="1418"/>
        <w:jc w:val="left"/>
      </w:pPr>
    </w:p>
    <w:p w14:paraId="0FD0E411" w14:textId="404373CC" w:rsidR="00B46495" w:rsidRDefault="00B46495" w:rsidP="00C31632">
      <w:pPr>
        <w:pStyle w:val="a4"/>
        <w:ind w:leftChars="0" w:left="1418"/>
        <w:jc w:val="left"/>
      </w:pPr>
    </w:p>
    <w:p w14:paraId="66CD9843" w14:textId="77777777" w:rsidR="00A25D6A" w:rsidRDefault="00A40D08" w:rsidP="00A25D6A">
      <w:pPr>
        <w:pStyle w:val="a4"/>
        <w:ind w:leftChars="845" w:left="1774"/>
        <w:jc w:val="left"/>
      </w:pPr>
      <w:r>
        <w:rPr>
          <w:rFonts w:hint="eastAsia"/>
        </w:rPr>
        <w:t>結果表示用テキストエリア左上に「IDまたはパスワードが違います。」と表示する。</w:t>
      </w:r>
    </w:p>
    <w:p w14:paraId="37BDC54E" w14:textId="78571F06" w:rsidR="00FE1E15" w:rsidRDefault="00A40D08" w:rsidP="00A25D6A">
      <w:pPr>
        <w:pStyle w:val="a4"/>
        <w:ind w:leftChars="845" w:left="1774"/>
        <w:jc w:val="left"/>
      </w:pPr>
      <w:r>
        <w:rPr>
          <w:rFonts w:hint="eastAsia"/>
        </w:rPr>
        <w:t>テキストエリアに表示を行った後は、4.</w:t>
      </w:r>
      <w:r>
        <w:t>3</w:t>
      </w:r>
      <w:r>
        <w:rPr>
          <w:rFonts w:hint="eastAsia"/>
        </w:rPr>
        <w:t>.1に自動的に遷移する。ただし、結果表示用テキストエリアの表示はそのまま残す。</w:t>
      </w:r>
      <w:bookmarkStart w:id="209" w:name="_Toc234574703"/>
      <w:bookmarkStart w:id="210" w:name="_Toc234574917"/>
      <w:bookmarkStart w:id="211" w:name="_Toc234575133"/>
      <w:bookmarkStart w:id="212" w:name="_Toc234575397"/>
      <w:bookmarkStart w:id="213" w:name="_Toc234575610"/>
      <w:bookmarkStart w:id="214" w:name="_Toc234575817"/>
      <w:bookmarkStart w:id="215" w:name="_Toc234940525"/>
      <w:bookmarkStart w:id="216" w:name="_Toc234574713"/>
      <w:bookmarkStart w:id="217" w:name="_Toc234574927"/>
      <w:bookmarkStart w:id="218" w:name="_Toc234575143"/>
      <w:bookmarkStart w:id="219" w:name="_Toc234575407"/>
      <w:bookmarkStart w:id="220" w:name="_Toc234575620"/>
      <w:bookmarkStart w:id="221" w:name="_Toc234575827"/>
      <w:bookmarkStart w:id="222" w:name="_Toc234940535"/>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p w14:paraId="6A698FB8" w14:textId="1A74D375" w:rsidR="00A25D6A" w:rsidRDefault="00A25D6A" w:rsidP="00A25D6A">
      <w:pPr>
        <w:jc w:val="left"/>
      </w:pPr>
    </w:p>
    <w:p w14:paraId="398A82C8" w14:textId="77777777" w:rsidR="00A25D6A" w:rsidRDefault="00A25D6A" w:rsidP="00A25D6A">
      <w:pPr>
        <w:pStyle w:val="a4"/>
        <w:widowControl/>
        <w:numPr>
          <w:ilvl w:val="2"/>
          <w:numId w:val="1"/>
        </w:numPr>
        <w:ind w:leftChars="0"/>
        <w:jc w:val="left"/>
        <w:outlineLvl w:val="2"/>
      </w:pPr>
      <w:bookmarkStart w:id="223" w:name="_Toc232068323"/>
      <w:r>
        <w:rPr>
          <w:rFonts w:hint="eastAsia"/>
        </w:rPr>
        <w:t>教室概要表示</w:t>
      </w:r>
      <w:bookmarkStart w:id="224" w:name="_Toc234940537"/>
      <w:bookmarkEnd w:id="223"/>
    </w:p>
    <w:p w14:paraId="0B7F2697" w14:textId="2A5C7F40" w:rsidR="00FB1E34" w:rsidRDefault="005930EB" w:rsidP="00A25D6A">
      <w:pPr>
        <w:pStyle w:val="a4"/>
        <w:widowControl/>
        <w:numPr>
          <w:ilvl w:val="3"/>
          <w:numId w:val="1"/>
        </w:numPr>
        <w:ind w:leftChars="0"/>
        <w:jc w:val="left"/>
        <w:outlineLvl w:val="3"/>
      </w:pPr>
      <w:r>
        <w:rPr>
          <w:noProof/>
        </w:rPr>
        <mc:AlternateContent>
          <mc:Choice Requires="wpg">
            <w:drawing>
              <wp:anchor distT="0" distB="0" distL="114300" distR="114300" simplePos="0" relativeHeight="251658622" behindDoc="1" locked="0" layoutInCell="1" allowOverlap="1" wp14:anchorId="0A0344BF" wp14:editId="154254FB">
                <wp:simplePos x="0" y="0"/>
                <wp:positionH relativeFrom="column">
                  <wp:posOffset>735330</wp:posOffset>
                </wp:positionH>
                <wp:positionV relativeFrom="paragraph">
                  <wp:posOffset>182880</wp:posOffset>
                </wp:positionV>
                <wp:extent cx="5769610" cy="2679700"/>
                <wp:effectExtent l="57150" t="0" r="59690" b="44450"/>
                <wp:wrapNone/>
                <wp:docPr id="213921413" name="グループ化 1"/>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1828239003" name="グループ化 1828239003"/>
                        <wpg:cNvGrpSpPr/>
                        <wpg:grpSpPr>
                          <a:xfrm>
                            <a:off x="0" y="0"/>
                            <a:ext cx="5769610" cy="2679700"/>
                            <a:chOff x="0" y="0"/>
                            <a:chExt cx="5769763" cy="2679818"/>
                          </a:xfrm>
                        </wpg:grpSpPr>
                        <wps:wsp>
                          <wps:cNvPr id="1616258549" name="正方形/長方形 1616258549"/>
                          <wps:cNvSpPr/>
                          <wps:spPr>
                            <a:xfrm>
                              <a:off x="0" y="47130"/>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7866465" name="フローチャート: 処理 587866465"/>
                          <wps:cNvSpPr/>
                          <wps:spPr>
                            <a:xfrm>
                              <a:off x="223594" y="928165"/>
                              <a:ext cx="5368290" cy="1389686"/>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62921256" w14:textId="77777777" w:rsidR="005930EB" w:rsidRPr="008E4BAC" w:rsidRDefault="005930EB" w:rsidP="005930EB">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12761605" name="テキスト ボックス 1212761605"/>
                          <wps:cNvSpPr txBox="1"/>
                          <wps:spPr>
                            <a:xfrm>
                              <a:off x="4661688" y="0"/>
                              <a:ext cx="1108075" cy="324485"/>
                            </a:xfrm>
                            <a:prstGeom prst="rect">
                              <a:avLst/>
                            </a:prstGeom>
                            <a:noFill/>
                            <a:ln w="6350">
                              <a:noFill/>
                            </a:ln>
                          </wps:spPr>
                          <wps:txbx>
                            <w:txbxContent>
                              <w:p w14:paraId="18D66248" w14:textId="77777777" w:rsidR="005930EB" w:rsidRPr="00DC0354" w:rsidRDefault="005930EB" w:rsidP="005930EB">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5201538" name="テキスト ボックス 385201538"/>
                          <wps:cNvSpPr txBox="1"/>
                          <wps:spPr>
                            <a:xfrm>
                              <a:off x="897296" y="233606"/>
                              <a:ext cx="1100455" cy="260985"/>
                            </a:xfrm>
                            <a:prstGeom prst="rect">
                              <a:avLst/>
                            </a:prstGeom>
                            <a:noFill/>
                            <a:ln w="6350">
                              <a:noFill/>
                            </a:ln>
                          </wps:spPr>
                          <wps:txbx>
                            <w:txbxContent>
                              <w:p w14:paraId="7385335A" w14:textId="77777777" w:rsidR="005930EB" w:rsidRPr="00AD64C6" w:rsidRDefault="005930EB" w:rsidP="005930EB">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68021488" name="テキスト ボックス 1668021488"/>
                          <wps:cNvSpPr txBox="1"/>
                          <wps:spPr>
                            <a:xfrm>
                              <a:off x="2819539" y="223594"/>
                              <a:ext cx="791210" cy="260985"/>
                            </a:xfrm>
                            <a:prstGeom prst="rect">
                              <a:avLst/>
                            </a:prstGeom>
                            <a:noFill/>
                            <a:ln w="6350">
                              <a:noFill/>
                            </a:ln>
                          </wps:spPr>
                          <wps:txbx>
                            <w:txbxContent>
                              <w:p w14:paraId="581003AC" w14:textId="77777777" w:rsidR="005930EB" w:rsidRPr="00AD64C6" w:rsidRDefault="005930EB" w:rsidP="005930EB">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04449918" name="フローチャート: 処理 1404449918"/>
                          <wps:cNvSpPr/>
                          <wps:spPr>
                            <a:xfrm>
                              <a:off x="3530785" y="270733"/>
                              <a:ext cx="1172845" cy="22669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969C09C" w14:textId="77777777" w:rsidR="005930EB" w:rsidRPr="008E4BAC" w:rsidRDefault="005930EB" w:rsidP="005930EB">
                                <w:pPr>
                                  <w:ind w:firstLineChars="100" w:firstLine="160"/>
                                  <w:jc w:val="left"/>
                                  <w:rPr>
                                    <w:rFonts w:ascii="ＭＳ ゴシック" w:eastAsia="ＭＳ ゴシック" w:hAnsi="ＭＳ ゴシック"/>
                                    <w:color w:val="000000" w:themeColor="text1"/>
                                    <w:sz w:val="16"/>
                                    <w:szCs w:val="16"/>
                                  </w:rPr>
                                </w:pPr>
                                <w:r w:rsidRPr="008E4BAC">
                                  <w:rPr>
                                    <w:rFonts w:ascii="ＭＳ ゴシック" w:eastAsia="ＭＳ ゴシック" w:hAnsi="ＭＳ ゴシック" w:hint="eastAsia"/>
                                    <w:color w:val="000000" w:themeColor="text1"/>
                                    <w:sz w:val="16"/>
                                    <w:szCs w:val="16"/>
                                  </w:rPr>
                                  <w:t>未ログイン</w:t>
                                </w: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81047371" name="フローチャート: 処理 1581047371"/>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90F2CC9" w14:textId="77777777" w:rsidR="005930EB" w:rsidRPr="00A5547C" w:rsidRDefault="005930EB" w:rsidP="005930EB">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ログイン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97843015" name="テキスト ボックス 397843015"/>
                          <wps:cNvSpPr txBox="1"/>
                          <wps:spPr>
                            <a:xfrm>
                              <a:off x="1998581" y="540631"/>
                              <a:ext cx="520608" cy="287002"/>
                            </a:xfrm>
                            <a:prstGeom prst="rect">
                              <a:avLst/>
                            </a:prstGeom>
                            <a:noFill/>
                            <a:ln w="6350">
                              <a:noFill/>
                            </a:ln>
                          </wps:spPr>
                          <wps:txbx>
                            <w:txbxContent>
                              <w:p w14:paraId="06360EA3" w14:textId="77777777" w:rsidR="005930EB" w:rsidRPr="00AD64C6" w:rsidRDefault="005930EB" w:rsidP="005930EB">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8514380" name="正方形/長方形 998514380"/>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5852036" name="テキスト ボックス 2115852036"/>
                          <wps:cNvSpPr txBox="1"/>
                          <wps:spPr>
                            <a:xfrm>
                              <a:off x="2359002" y="530619"/>
                              <a:ext cx="378497" cy="287002"/>
                            </a:xfrm>
                            <a:prstGeom prst="rect">
                              <a:avLst/>
                            </a:prstGeom>
                            <a:noFill/>
                            <a:ln w="6350">
                              <a:noFill/>
                            </a:ln>
                          </wps:spPr>
                          <wps:txbx>
                            <w:txbxContent>
                              <w:p w14:paraId="62DC411B" w14:textId="20DD2BFE" w:rsidR="005930EB" w:rsidRPr="0075349F" w:rsidRDefault="005930EB" w:rsidP="005930EB">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sidR="00083A7D">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92259130" name="グループ化 1292259130"/>
                          <wpg:cNvGrpSpPr/>
                          <wpg:grpSpPr>
                            <a:xfrm>
                              <a:off x="2706073" y="637410"/>
                              <a:ext cx="153512" cy="90105"/>
                              <a:chOff x="0" y="0"/>
                              <a:chExt cx="153512" cy="90105"/>
                            </a:xfrm>
                          </wpg:grpSpPr>
                          <wps:wsp>
                            <wps:cNvPr id="722827634" name="フローチャート: 組合せ 722827634"/>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5136104" name="正方形/長方形 1615136104"/>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35862677" name="フローチャート: 処理 1335862677"/>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6BA83FF" w14:textId="77777777" w:rsidR="005930EB" w:rsidRPr="00A5547C" w:rsidRDefault="005930EB" w:rsidP="005930EB">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389534606" name="フローチャート: 処理 1"/>
                        <wps:cNvSpPr/>
                        <wps:spPr>
                          <a:xfrm>
                            <a:off x="2086610" y="236855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987213D" w14:textId="77777777" w:rsidR="005930EB" w:rsidRPr="00A5547C" w:rsidRDefault="005930EB" w:rsidP="005930EB">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0A0344BF" id="_x0000_s1413" style="position:absolute;left:0;text-align:left;margin-left:57.9pt;margin-top:14.4pt;width:454.3pt;height:211pt;z-index:-251657858" coordsize="57696,267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">
                <v:group id="グループ化 1828239003" o:spid="_x0000_s1414"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">
                  <v:rect id="正方形/長方形 1616258549" o:spid="_x0000_s1415"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" fillcolor="white [3212]" strokecolor="black [3213]" strokeweight="1pt"/>
                  <v:shape id="フローチャート: 処理 587866465" o:spid="_x0000_s1416"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" fillcolor="#d8d8d8 [2732]" strokecolor="white [3212]" strokeweight="1pt">
                    <v:textbox inset="0,0,0,0">
                      <w:txbxContent>
                        <w:p w14:paraId="62921256" w14:textId="77777777" w:rsidR="005930EB" w:rsidRPr="008E4BAC" w:rsidRDefault="005930EB" w:rsidP="005930EB">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1212761605" o:spid="_x0000_s1417"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" filled="f" stroked="f" strokeweight=".5pt">
                    <v:textbox>
                      <w:txbxContent>
                        <w:p w14:paraId="18D66248" w14:textId="77777777" w:rsidR="005930EB" w:rsidRPr="00DC0354" w:rsidRDefault="005930EB" w:rsidP="005930EB">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385201538" o:spid="_x0000_s1418"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" filled="f" stroked="f" strokeweight=".5pt">
                    <v:textbox>
                      <w:txbxContent>
                        <w:p w14:paraId="7385335A" w14:textId="77777777" w:rsidR="005930EB" w:rsidRPr="00AD64C6" w:rsidRDefault="005930EB" w:rsidP="005930EB">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1668021488" o:spid="_x0000_s1419"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" filled="f" stroked="f" strokeweight=".5pt">
                    <v:textbox>
                      <w:txbxContent>
                        <w:p w14:paraId="581003AC" w14:textId="77777777" w:rsidR="005930EB" w:rsidRPr="00AD64C6" w:rsidRDefault="005930EB" w:rsidP="005930EB">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1404449918" o:spid="_x0000_s1420" type="#_x0000_t109" style="position:absolute;left:35307;top:2707;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" fillcolor="#d8d8d8 [2732]" strokecolor="white [3212]" strokeweight="1pt">
                    <v:textbox inset="0,0,0,0">
                      <w:txbxContent>
                        <w:p w14:paraId="7969C09C" w14:textId="77777777" w:rsidR="005930EB" w:rsidRPr="008E4BAC" w:rsidRDefault="005930EB" w:rsidP="005930EB">
                          <w:pPr>
                            <w:ind w:firstLineChars="100" w:firstLine="160"/>
                            <w:jc w:val="left"/>
                            <w:rPr>
                              <w:rFonts w:ascii="ＭＳ ゴシック" w:eastAsia="ＭＳ ゴシック" w:hAnsi="ＭＳ ゴシック"/>
                              <w:color w:val="000000" w:themeColor="text1"/>
                              <w:sz w:val="16"/>
                              <w:szCs w:val="16"/>
                            </w:rPr>
                          </w:pPr>
                          <w:r w:rsidRPr="008E4BAC">
                            <w:rPr>
                              <w:rFonts w:ascii="ＭＳ ゴシック" w:eastAsia="ＭＳ ゴシック" w:hAnsi="ＭＳ ゴシック" w:hint="eastAsia"/>
                              <w:color w:val="000000" w:themeColor="text1"/>
                              <w:sz w:val="16"/>
                              <w:szCs w:val="16"/>
                            </w:rPr>
                            <w:t>未ログイン</w:t>
                          </w:r>
                          <w:r>
                            <w:rPr>
                              <w:rFonts w:ascii="ＭＳ ゴシック" w:eastAsia="ＭＳ ゴシック" w:hAnsi="ＭＳ ゴシック" w:hint="eastAsia"/>
                              <w:color w:val="000000" w:themeColor="text1"/>
                              <w:sz w:val="16"/>
                              <w:szCs w:val="16"/>
                            </w:rPr>
                            <w:t xml:space="preserve">　　　　　　</w:t>
                          </w:r>
                        </w:p>
                      </w:txbxContent>
                    </v:textbox>
                  </v:shape>
                  <v:shape id="フローチャート: 処理 1581047371" o:spid="_x0000_s1421"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" fillcolor="#e7e6e6 [3214]" strokecolor="#f2f2f2 [3052]" strokeweight="1pt">
                    <v:shadow on="t" color="black" opacity="26214f" origin="-.5,-.5" offset=".24944mm,.24944mm"/>
                    <v:textbox inset="0,0,0,0">
                      <w:txbxContent>
                        <w:p w14:paraId="690F2CC9" w14:textId="77777777" w:rsidR="005930EB" w:rsidRPr="00A5547C" w:rsidRDefault="005930EB" w:rsidP="005930EB">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ログイン　</w:t>
                          </w:r>
                        </w:p>
                      </w:txbxContent>
                    </v:textbox>
                  </v:shape>
                  <v:shape id="テキスト ボックス 397843015" o:spid="_x0000_s1422"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" filled="f" stroked="f" strokeweight=".5pt">
                    <v:textbox>
                      <w:txbxContent>
                        <w:p w14:paraId="06360EA3" w14:textId="77777777" w:rsidR="005930EB" w:rsidRPr="00AD64C6" w:rsidRDefault="005930EB" w:rsidP="005930EB">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998514380" o:spid="_x0000_s1423"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" fillcolor="white [3212]" strokecolor="#a5a5a5 [2092]" strokeweight=".5pt"/>
                  <v:shape id="テキスト ボックス 2115852036" o:spid="_x0000_s1424"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" filled="f" stroked="f" strokeweight=".5pt">
                    <v:textbox>
                      <w:txbxContent>
                        <w:p w14:paraId="62DC411B" w14:textId="20DD2BFE" w:rsidR="005930EB" w:rsidRPr="0075349F" w:rsidRDefault="005930EB" w:rsidP="005930EB">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sidR="00083A7D">
                            <w:rPr>
                              <w:rFonts w:ascii="ＭＳ Ｐゴシック" w:eastAsia="ＭＳ Ｐゴシック" w:hAnsi="ＭＳ Ｐゴシック" w:hint="eastAsia"/>
                              <w:b/>
                              <w:bCs/>
                              <w:color w:val="000000" w:themeColor="text1"/>
                              <w:sz w:val="18"/>
                              <w:szCs w:val="18"/>
                            </w:rPr>
                            <w:t>6</w:t>
                          </w:r>
                        </w:p>
                      </w:txbxContent>
                    </v:textbox>
                  </v:shape>
                  <v:group id="グループ化 1292259130" o:spid="_x0000_s1425"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">
                    <v:shape id="フローチャート: 組合せ 722827634" o:spid="_x0000_s1426"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" filled="f" strokecolor="black [3213]" strokeweight=".5pt"/>
                    <v:rect id="正方形/長方形 1615136104" o:spid="_x0000_s1427"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" fillcolor="white [3212]" strokecolor="white [3212]" strokeweight="1pt"/>
                  </v:group>
                  <v:shape id="フローチャート: 処理 1335862677" o:spid="_x0000_s1428"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" fillcolor="#e7e6e6 [3214]" strokecolor="#f2f2f2 [3052]" strokeweight="1pt">
                    <v:shadow on="t" color="black" opacity="26214f" origin="-.5,-.5" offset=".24944mm,.24944mm"/>
                    <v:textbox inset="0,0,0,0">
                      <w:txbxContent>
                        <w:p w14:paraId="36BA83FF" w14:textId="77777777" w:rsidR="005930EB" w:rsidRPr="00A5547C" w:rsidRDefault="005930EB" w:rsidP="005930EB">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429" type="#_x0000_t109" style="position:absolute;left:20866;top:23685;width:4711;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" fillcolor="#e7e6e6 [3214]" strokecolor="#f2f2f2 [3052]" strokeweight="1pt">
                  <v:shadow on="t" color="black" opacity="26214f" origin="-.5,-.5" offset=".24944mm,.24944mm"/>
                  <v:textbox inset="0,0,0,0">
                    <w:txbxContent>
                      <w:p w14:paraId="7987213D" w14:textId="77777777" w:rsidR="005930EB" w:rsidRPr="00A5547C" w:rsidRDefault="005930EB" w:rsidP="005930EB">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w:pict>
          </mc:Fallback>
        </mc:AlternateContent>
      </w:r>
      <w:r w:rsidR="00FB1E34">
        <w:rPr>
          <w:rFonts w:hint="eastAsia"/>
        </w:rPr>
        <w:t>未ログイン状態での教室概要表示</w:t>
      </w:r>
      <w:bookmarkEnd w:id="224"/>
    </w:p>
    <w:p w14:paraId="35A8ABDB" w14:textId="49C832A9" w:rsidR="00B24388" w:rsidRDefault="00B24388" w:rsidP="00B24388">
      <w:pPr>
        <w:widowControl/>
        <w:ind w:leftChars="900" w:left="1890"/>
        <w:jc w:val="left"/>
      </w:pPr>
    </w:p>
    <w:p w14:paraId="0E04BF65" w14:textId="4EFF1F94" w:rsidR="00B24388" w:rsidRDefault="00B24388" w:rsidP="00B24388">
      <w:pPr>
        <w:widowControl/>
        <w:ind w:leftChars="900" w:left="1890"/>
        <w:jc w:val="left"/>
      </w:pPr>
    </w:p>
    <w:p w14:paraId="18E2019B" w14:textId="03A78096" w:rsidR="00B24388" w:rsidRDefault="002D2DA2" w:rsidP="00B24388">
      <w:pPr>
        <w:widowControl/>
        <w:ind w:leftChars="900" w:left="1890"/>
        <w:jc w:val="left"/>
      </w:pPr>
      <w:r>
        <w:rPr>
          <w:noProof/>
        </w:rPr>
        <mc:AlternateContent>
          <mc:Choice Requires="wps">
            <w:drawing>
              <wp:anchor distT="0" distB="0" distL="114300" distR="114300" simplePos="0" relativeHeight="251658473" behindDoc="0" locked="0" layoutInCell="1" allowOverlap="1" wp14:anchorId="685DAB6E" wp14:editId="5F68B05F">
                <wp:simplePos x="0" y="0"/>
                <wp:positionH relativeFrom="column">
                  <wp:posOffset>4594620</wp:posOffset>
                </wp:positionH>
                <wp:positionV relativeFrom="paragraph">
                  <wp:posOffset>94482</wp:posOffset>
                </wp:positionV>
                <wp:extent cx="471158" cy="233670"/>
                <wp:effectExtent l="0" t="0" r="0" b="0"/>
                <wp:wrapNone/>
                <wp:docPr id="1343914415"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28FFAA6" w14:textId="77777777" w:rsidR="002D2DA2" w:rsidRPr="00A5547C" w:rsidRDefault="002D2DA2" w:rsidP="002D2DA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685DAB6E" id="_x0000_s1430" type="#_x0000_t109" style="position:absolute;left:0;text-align:left;margin-left:361.8pt;margin-top:7.45pt;width:37.1pt;height:18.4pt;z-index:25165847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" fillcolor="#e7e6e6 [3214]" strokecolor="#f2f2f2 [3052]" strokeweight="1pt">
                <v:shadow on="t" color="black" opacity="26214f" origin="-.5,-.5" offset=".24944mm,.24944mm"/>
                <v:textbox inset="0,0,0,0">
                  <w:txbxContent>
                    <w:p w14:paraId="728FFAA6" w14:textId="77777777" w:rsidR="002D2DA2" w:rsidRPr="00A5547C" w:rsidRDefault="002D2DA2" w:rsidP="002D2DA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73BD62D7" w14:textId="3603B2AE" w:rsidR="00B24388" w:rsidRDefault="00C31344" w:rsidP="00B24388">
      <w:pPr>
        <w:widowControl/>
        <w:ind w:leftChars="900" w:left="1890"/>
        <w:jc w:val="left"/>
      </w:pPr>
      <w:r>
        <w:rPr>
          <w:noProof/>
        </w:rPr>
        <mc:AlternateContent>
          <mc:Choice Requires="wps">
            <w:drawing>
              <wp:anchor distT="0" distB="0" distL="114300" distR="114300" simplePos="0" relativeHeight="251658325" behindDoc="0" locked="0" layoutInCell="1" allowOverlap="1" wp14:anchorId="077B9F7C" wp14:editId="747353A1">
                <wp:simplePos x="0" y="0"/>
                <wp:positionH relativeFrom="column">
                  <wp:posOffset>984250</wp:posOffset>
                </wp:positionH>
                <wp:positionV relativeFrom="paragraph">
                  <wp:posOffset>175895</wp:posOffset>
                </wp:positionV>
                <wp:extent cx="2232973" cy="200850"/>
                <wp:effectExtent l="0" t="0" r="15240" b="8890"/>
                <wp:wrapNone/>
                <wp:docPr id="254" name="テキスト ボックス 254"/>
                <wp:cNvGraphicFramePr/>
                <a:graphic xmlns:a="http://schemas.openxmlformats.org/drawingml/2006/main">
                  <a:graphicData uri="http://schemas.microsoft.com/office/word/2010/wordprocessingShape">
                    <wps:wsp>
                      <wps:cNvSpPr txBox="1"/>
                      <wps:spPr>
                        <a:xfrm>
                          <a:off x="0" y="0"/>
                          <a:ext cx="2232973" cy="200850"/>
                        </a:xfrm>
                        <a:prstGeom prst="rect">
                          <a:avLst/>
                        </a:prstGeom>
                        <a:noFill/>
                        <a:ln w="6350">
                          <a:noFill/>
                        </a:ln>
                      </wps:spPr>
                      <wps:txbx>
                        <w:txbxContent>
                          <w:p w14:paraId="5B3B06F8" w14:textId="1E1E4FBE" w:rsidR="00C31344" w:rsidRPr="00C31344" w:rsidRDefault="00C31344" w:rsidP="00C31344">
                            <w:pPr>
                              <w:rPr>
                                <w:rFonts w:ascii="ＭＳ Ｐゴシック" w:eastAsia="ＭＳ Ｐゴシック" w:hAnsi="ＭＳ Ｐゴシック"/>
                                <w:sz w:val="14"/>
                                <w:szCs w:val="14"/>
                              </w:rPr>
                            </w:pPr>
                            <w:r w:rsidRPr="00C31344">
                              <w:rPr>
                                <w:rFonts w:ascii="ＭＳ Ｐゴシック" w:eastAsia="ＭＳ Ｐゴシック" w:hAnsi="ＭＳ Ｐゴシック"/>
                                <w:sz w:val="14"/>
                                <w:szCs w:val="14"/>
                              </w:rPr>
                              <w:t>37</w:t>
                            </w:r>
                            <w:r w:rsidR="00083A7D">
                              <w:rPr>
                                <w:rFonts w:ascii="ＭＳ Ｐゴシック" w:eastAsia="ＭＳ Ｐゴシック" w:hAnsi="ＭＳ Ｐゴシック" w:hint="eastAsia"/>
                                <w:sz w:val="14"/>
                                <w:szCs w:val="14"/>
                              </w:rPr>
                              <w:t>6</w:t>
                            </w:r>
                            <w:r w:rsidRPr="00C31344">
                              <w:rPr>
                                <w:rFonts w:ascii="ＭＳ Ｐゴシック" w:eastAsia="ＭＳ Ｐゴシック" w:hAnsi="ＭＳ Ｐゴシック" w:hint="eastAsia"/>
                                <w:sz w:val="14"/>
                                <w:szCs w:val="14"/>
                              </w:rPr>
                              <w:t xml:space="preserve">実習室　座席数： </w:t>
                            </w:r>
                            <w:r w:rsidRPr="00C31344">
                              <w:rPr>
                                <w:rFonts w:ascii="ＭＳ Ｐゴシック" w:eastAsia="ＭＳ Ｐゴシック" w:hAnsi="ＭＳ Ｐゴシック"/>
                                <w:sz w:val="14"/>
                                <w:szCs w:val="14"/>
                              </w:rPr>
                              <w:t>5</w:t>
                            </w:r>
                            <w:r w:rsidR="00FE384F">
                              <w:rPr>
                                <w:rFonts w:ascii="ＭＳ Ｐゴシック" w:eastAsia="ＭＳ Ｐゴシック" w:hAnsi="ＭＳ Ｐゴシック" w:hint="eastAsia"/>
                                <w:sz w:val="14"/>
                                <w:szCs w:val="14"/>
                              </w:rPr>
                              <w:t>2</w:t>
                            </w:r>
                            <w:r w:rsidRPr="00C31344">
                              <w:rPr>
                                <w:rFonts w:ascii="ＭＳ Ｐゴシック" w:eastAsia="ＭＳ Ｐゴシック" w:hAnsi="ＭＳ Ｐゴシック" w:hint="eastAsia"/>
                                <w:sz w:val="14"/>
                                <w:szCs w:val="14"/>
                              </w:rPr>
                              <w:t xml:space="preserve">　利用可能時間：08:00～</w:t>
                            </w:r>
                            <w:r w:rsidRPr="00C31344">
                              <w:rPr>
                                <w:rFonts w:ascii="ＭＳ Ｐゴシック" w:eastAsia="ＭＳ Ｐゴシック" w:hAnsi="ＭＳ Ｐゴシック"/>
                                <w:sz w:val="14"/>
                                <w:szCs w:val="14"/>
                              </w:rPr>
                              <w:t>21:</w:t>
                            </w:r>
                            <w:r w:rsidRPr="00C31344">
                              <w:rPr>
                                <w:rFonts w:ascii="ＭＳ Ｐゴシック" w:eastAsia="ＭＳ Ｐゴシック" w:hAnsi="ＭＳ Ｐゴシック" w:hint="eastAsia"/>
                                <w:sz w:val="14"/>
                                <w:szCs w:val="14"/>
                              </w:rPr>
                              <w:t>3</w:t>
                            </w:r>
                            <w:r w:rsidRPr="00C31344">
                              <w:rPr>
                                <w:rFonts w:ascii="ＭＳ Ｐゴシック" w:eastAsia="ＭＳ Ｐゴシック" w:hAnsi="ＭＳ Ｐゴシック"/>
                                <w:sz w:val="14"/>
                                <w:szCs w:val="14"/>
                              </w:rPr>
                              <w:t>0</w:t>
                            </w:r>
                            <w:r w:rsidRPr="00C31344">
                              <w:rPr>
                                <w:rFonts w:ascii="ＭＳ Ｐゴシック" w:eastAsia="ＭＳ Ｐゴシック" w:hAnsi="ＭＳ Ｐゴシック" w:hint="eastAsia"/>
                                <w:sz w:val="14"/>
                                <w:szCs w:val="1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77B9F7C" id="テキスト ボックス 254" o:spid="_x0000_s1431" type="#_x0000_t202" style="position:absolute;left:0;text-align:left;margin-left:77.5pt;margin-top:13.85pt;width:175.8pt;height:15.8pt;z-index:25165832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" filled="f" stroked="f" strokeweight=".5pt">
                <v:textbox inset="0,0,0,0">
                  <w:txbxContent>
                    <w:p w14:paraId="5B3B06F8" w14:textId="1E1E4FBE" w:rsidR="00C31344" w:rsidRPr="00C31344" w:rsidRDefault="00C31344" w:rsidP="00C31344">
                      <w:pPr>
                        <w:rPr>
                          <w:rFonts w:ascii="ＭＳ Ｐゴシック" w:eastAsia="ＭＳ Ｐゴシック" w:hAnsi="ＭＳ Ｐゴシック"/>
                          <w:sz w:val="14"/>
                          <w:szCs w:val="14"/>
                        </w:rPr>
                      </w:pPr>
                      <w:r w:rsidRPr="00C31344">
                        <w:rPr>
                          <w:rFonts w:ascii="ＭＳ Ｐゴシック" w:eastAsia="ＭＳ Ｐゴシック" w:hAnsi="ＭＳ Ｐゴシック"/>
                          <w:sz w:val="14"/>
                          <w:szCs w:val="14"/>
                        </w:rPr>
                        <w:t>37</w:t>
                      </w:r>
                      <w:r w:rsidR="00083A7D">
                        <w:rPr>
                          <w:rFonts w:ascii="ＭＳ Ｐゴシック" w:eastAsia="ＭＳ Ｐゴシック" w:hAnsi="ＭＳ Ｐゴシック" w:hint="eastAsia"/>
                          <w:sz w:val="14"/>
                          <w:szCs w:val="14"/>
                        </w:rPr>
                        <w:t>6</w:t>
                      </w:r>
                      <w:r w:rsidRPr="00C31344">
                        <w:rPr>
                          <w:rFonts w:ascii="ＭＳ Ｐゴシック" w:eastAsia="ＭＳ Ｐゴシック" w:hAnsi="ＭＳ Ｐゴシック" w:hint="eastAsia"/>
                          <w:sz w:val="14"/>
                          <w:szCs w:val="14"/>
                        </w:rPr>
                        <w:t xml:space="preserve">実習室　座席数： </w:t>
                      </w:r>
                      <w:r w:rsidRPr="00C31344">
                        <w:rPr>
                          <w:rFonts w:ascii="ＭＳ Ｐゴシック" w:eastAsia="ＭＳ Ｐゴシック" w:hAnsi="ＭＳ Ｐゴシック"/>
                          <w:sz w:val="14"/>
                          <w:szCs w:val="14"/>
                        </w:rPr>
                        <w:t>5</w:t>
                      </w:r>
                      <w:r w:rsidR="00FE384F">
                        <w:rPr>
                          <w:rFonts w:ascii="ＭＳ Ｐゴシック" w:eastAsia="ＭＳ Ｐゴシック" w:hAnsi="ＭＳ Ｐゴシック" w:hint="eastAsia"/>
                          <w:sz w:val="14"/>
                          <w:szCs w:val="14"/>
                        </w:rPr>
                        <w:t>2</w:t>
                      </w:r>
                      <w:r w:rsidRPr="00C31344">
                        <w:rPr>
                          <w:rFonts w:ascii="ＭＳ Ｐゴシック" w:eastAsia="ＭＳ Ｐゴシック" w:hAnsi="ＭＳ Ｐゴシック" w:hint="eastAsia"/>
                          <w:sz w:val="14"/>
                          <w:szCs w:val="14"/>
                        </w:rPr>
                        <w:t xml:space="preserve">　利用可能時間：08:00～</w:t>
                      </w:r>
                      <w:r w:rsidRPr="00C31344">
                        <w:rPr>
                          <w:rFonts w:ascii="ＭＳ Ｐゴシック" w:eastAsia="ＭＳ Ｐゴシック" w:hAnsi="ＭＳ Ｐゴシック"/>
                          <w:sz w:val="14"/>
                          <w:szCs w:val="14"/>
                        </w:rPr>
                        <w:t>21:</w:t>
                      </w:r>
                      <w:r w:rsidRPr="00C31344">
                        <w:rPr>
                          <w:rFonts w:ascii="ＭＳ Ｐゴシック" w:eastAsia="ＭＳ Ｐゴシック" w:hAnsi="ＭＳ Ｐゴシック" w:hint="eastAsia"/>
                          <w:sz w:val="14"/>
                          <w:szCs w:val="14"/>
                        </w:rPr>
                        <w:t>3</w:t>
                      </w:r>
                      <w:r w:rsidRPr="00C31344">
                        <w:rPr>
                          <w:rFonts w:ascii="ＭＳ Ｐゴシック" w:eastAsia="ＭＳ Ｐゴシック" w:hAnsi="ＭＳ Ｐゴシック"/>
                          <w:sz w:val="14"/>
                          <w:szCs w:val="14"/>
                        </w:rPr>
                        <w:t>0</w:t>
                      </w:r>
                      <w:r w:rsidRPr="00C31344">
                        <w:rPr>
                          <w:rFonts w:ascii="ＭＳ Ｐゴシック" w:eastAsia="ＭＳ Ｐゴシック" w:hAnsi="ＭＳ Ｐゴシック" w:hint="eastAsia"/>
                          <w:sz w:val="14"/>
                          <w:szCs w:val="14"/>
                        </w:rPr>
                        <w:t xml:space="preserve">　</w:t>
                      </w:r>
                    </w:p>
                  </w:txbxContent>
                </v:textbox>
              </v:shape>
            </w:pict>
          </mc:Fallback>
        </mc:AlternateContent>
      </w:r>
    </w:p>
    <w:p w14:paraId="7B86A49F" w14:textId="77777777" w:rsidR="00B24388" w:rsidRDefault="00B24388" w:rsidP="00B24388">
      <w:pPr>
        <w:widowControl/>
        <w:ind w:leftChars="900" w:left="1890"/>
        <w:jc w:val="left"/>
      </w:pPr>
    </w:p>
    <w:p w14:paraId="2DD1EA83" w14:textId="77777777" w:rsidR="00B24388" w:rsidRDefault="00B24388" w:rsidP="00B24388">
      <w:pPr>
        <w:widowControl/>
        <w:ind w:leftChars="900" w:left="1890"/>
        <w:jc w:val="left"/>
      </w:pPr>
    </w:p>
    <w:p w14:paraId="4F96CF76" w14:textId="57D29A5C" w:rsidR="00B24388" w:rsidRDefault="00B24388" w:rsidP="00B24388">
      <w:pPr>
        <w:widowControl/>
        <w:ind w:leftChars="900" w:left="1890"/>
        <w:jc w:val="left"/>
      </w:pPr>
    </w:p>
    <w:p w14:paraId="463177D1" w14:textId="465F4811" w:rsidR="00B24388" w:rsidRDefault="00B24388" w:rsidP="00B24388">
      <w:pPr>
        <w:widowControl/>
        <w:ind w:leftChars="900" w:left="1890"/>
        <w:jc w:val="left"/>
      </w:pPr>
    </w:p>
    <w:p w14:paraId="74C4ADCD" w14:textId="3E3EAE5F" w:rsidR="00B24388" w:rsidRDefault="00B24388" w:rsidP="00B24388">
      <w:pPr>
        <w:widowControl/>
        <w:ind w:leftChars="900" w:left="1890"/>
        <w:jc w:val="left"/>
      </w:pPr>
    </w:p>
    <w:p w14:paraId="6B697802" w14:textId="65ABCF56" w:rsidR="00B24388" w:rsidRDefault="00B24388" w:rsidP="00B24388">
      <w:pPr>
        <w:widowControl/>
        <w:ind w:leftChars="900" w:left="1890"/>
        <w:jc w:val="left"/>
      </w:pPr>
    </w:p>
    <w:p w14:paraId="20BA928E" w14:textId="1D17BC94" w:rsidR="00B24388" w:rsidRDefault="002B7281" w:rsidP="00B24388">
      <w:pPr>
        <w:widowControl/>
        <w:ind w:leftChars="900" w:left="1890"/>
        <w:jc w:val="left"/>
      </w:pPr>
      <w:r>
        <w:rPr>
          <w:noProof/>
        </w:rPr>
        <mc:AlternateContent>
          <mc:Choice Requires="wps">
            <w:drawing>
              <wp:anchor distT="0" distB="0" distL="114300" distR="114300" simplePos="0" relativeHeight="251658545" behindDoc="0" locked="0" layoutInCell="1" allowOverlap="1" wp14:anchorId="76B7555D" wp14:editId="2A52D192">
                <wp:simplePos x="0" y="0"/>
                <wp:positionH relativeFrom="column">
                  <wp:posOffset>4583430</wp:posOffset>
                </wp:positionH>
                <wp:positionV relativeFrom="paragraph">
                  <wp:posOffset>15240</wp:posOffset>
                </wp:positionV>
                <wp:extent cx="471158" cy="233670"/>
                <wp:effectExtent l="0" t="0" r="0" b="0"/>
                <wp:wrapNone/>
                <wp:docPr id="2039687335"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2DA80958" w14:textId="3C72CBF1" w:rsidR="002B7281" w:rsidRPr="00A5547C" w:rsidRDefault="002B7281" w:rsidP="002B7281">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76B7555D" id="_x0000_s1432" type="#_x0000_t109" style="position:absolute;left:0;text-align:left;margin-left:360.9pt;margin-top:1.2pt;width:37.1pt;height:18.4pt;z-index:2516585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" fillcolor="#e7e6e6" strokecolor="#f2f2f2" strokeweight="1pt">
                <v:shadow on="t" color="black" opacity="26214f" origin="-.5,-.5" offset=".24944mm,.24944mm"/>
                <v:textbox inset="0,0,0,0">
                  <w:txbxContent>
                    <w:p w14:paraId="2DA80958" w14:textId="3C72CBF1" w:rsidR="002B7281" w:rsidRPr="00A5547C" w:rsidRDefault="002B7281" w:rsidP="002B7281">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r w:rsidR="00707BAD">
        <w:rPr>
          <w:noProof/>
        </w:rPr>
        <mc:AlternateContent>
          <mc:Choice Requires="wps">
            <w:drawing>
              <wp:anchor distT="0" distB="0" distL="114300" distR="114300" simplePos="0" relativeHeight="251658509" behindDoc="0" locked="0" layoutInCell="1" allowOverlap="1" wp14:anchorId="51719169" wp14:editId="1726FB70">
                <wp:simplePos x="0" y="0"/>
                <wp:positionH relativeFrom="column">
                  <wp:posOffset>3603716</wp:posOffset>
                </wp:positionH>
                <wp:positionV relativeFrom="paragraph">
                  <wp:posOffset>41910</wp:posOffset>
                </wp:positionV>
                <wp:extent cx="657727" cy="236010"/>
                <wp:effectExtent l="57150" t="57150" r="85725" b="69215"/>
                <wp:wrapNone/>
                <wp:docPr id="1553781918" name="フローチャート: 処理 1"/>
                <wp:cNvGraphicFramePr/>
                <a:graphic xmlns:a="http://schemas.openxmlformats.org/drawingml/2006/main">
                  <a:graphicData uri="http://schemas.microsoft.com/office/word/2010/wordprocessingShape">
                    <wps:wsp>
                      <wps:cNvSpPr/>
                      <wps:spPr>
                        <a:xfrm>
                          <a:off x="0" y="0"/>
                          <a:ext cx="657727" cy="23601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76D24B0C" w14:textId="04043398"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19169" id="_x0000_s1433" type="#_x0000_t109" style="position:absolute;left:0;text-align:left;margin-left:283.75pt;margin-top:3.3pt;width:51.8pt;height:18.6pt;z-index:2516585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" fillcolor="#e7e6e6" strokecolor="#f2f2f2" strokeweight="1pt">
                <v:shadow on="t" color="black" opacity="26214f" origin="-.5,-.5" offset=".24944mm,.24944mm"/>
                <v:textbox inset="0,0,0,0">
                  <w:txbxContent>
                    <w:p w14:paraId="76D24B0C" w14:textId="04043398"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64A4724B" w14:textId="42BDCC68" w:rsidR="00B24388" w:rsidRDefault="00B24388" w:rsidP="00B24388">
      <w:pPr>
        <w:widowControl/>
        <w:ind w:leftChars="900" w:left="1890"/>
        <w:jc w:val="left"/>
      </w:pPr>
    </w:p>
    <w:p w14:paraId="072219E0" w14:textId="369926D3" w:rsidR="00B24388" w:rsidRDefault="007B3663" w:rsidP="00B24388">
      <w:pPr>
        <w:widowControl/>
        <w:ind w:leftChars="900" w:left="1890"/>
        <w:jc w:val="left"/>
      </w:pPr>
      <w:r>
        <w:rPr>
          <w:rFonts w:hint="eastAsia"/>
        </w:rPr>
        <w:t xml:space="preserve">　</w:t>
      </w:r>
      <w:r w:rsidR="00FE384F">
        <w:rPr>
          <w:rFonts w:hint="eastAsia"/>
        </w:rPr>
        <w:t>上記表示例では、教室選択コンボボックスにて376教室が選択されているため、</w:t>
      </w:r>
      <w:r>
        <w:rPr>
          <w:rFonts w:hint="eastAsia"/>
        </w:rPr>
        <w:t>結果表示用テキストエリアにfacilityテーブルに登録された37</w:t>
      </w:r>
      <w:r w:rsidR="00FE384F">
        <w:rPr>
          <w:rFonts w:hint="eastAsia"/>
        </w:rPr>
        <w:t>6</w:t>
      </w:r>
      <w:r>
        <w:rPr>
          <w:rFonts w:hint="eastAsia"/>
        </w:rPr>
        <w:t>教室のexplanation属性に登録されている</w:t>
      </w:r>
      <w:r w:rsidR="00BE48CB">
        <w:rPr>
          <w:rFonts w:hint="eastAsia"/>
        </w:rPr>
        <w:t>教室情報及び</w:t>
      </w:r>
      <w:proofErr w:type="spellStart"/>
      <w:r w:rsidR="00BE48CB">
        <w:rPr>
          <w:rFonts w:hint="eastAsia"/>
        </w:rPr>
        <w:t>open_time</w:t>
      </w:r>
      <w:proofErr w:type="spellEnd"/>
      <w:r w:rsidR="00BE48CB">
        <w:rPr>
          <w:rFonts w:hint="eastAsia"/>
        </w:rPr>
        <w:t>及び</w:t>
      </w:r>
      <w:proofErr w:type="spellStart"/>
      <w:r w:rsidR="00BE48CB">
        <w:rPr>
          <w:rFonts w:hint="eastAsia"/>
        </w:rPr>
        <w:t>close_time</w:t>
      </w:r>
      <w:proofErr w:type="spellEnd"/>
      <w:r w:rsidR="00BE48CB">
        <w:rPr>
          <w:rFonts w:hint="eastAsia"/>
        </w:rPr>
        <w:t>に登録されている利用可能時間を表示する</w:t>
      </w:r>
      <w:r w:rsidR="00F60242">
        <w:rPr>
          <w:rFonts w:hint="eastAsia"/>
        </w:rPr>
        <w:t>。</w:t>
      </w:r>
    </w:p>
    <w:p w14:paraId="2FE10825" w14:textId="4F666B49" w:rsidR="00BE48CB" w:rsidRDefault="00BE48CB" w:rsidP="00B24388">
      <w:pPr>
        <w:widowControl/>
        <w:ind w:leftChars="900" w:left="1890"/>
        <w:jc w:val="left"/>
      </w:pPr>
      <w:r>
        <w:rPr>
          <w:rFonts w:hint="eastAsia"/>
        </w:rPr>
        <w:t xml:space="preserve">　テキストエリアに表示を行った後は</w:t>
      </w:r>
      <w:r w:rsidR="00F60242">
        <w:rPr>
          <w:rFonts w:hint="eastAsia"/>
        </w:rPr>
        <w:t>、</w:t>
      </w:r>
      <w:r>
        <w:rPr>
          <w:rFonts w:hint="eastAsia"/>
        </w:rPr>
        <w:t>4.3.1</w:t>
      </w:r>
      <w:r w:rsidR="00174BB8">
        <w:rPr>
          <w:rFonts w:hint="eastAsia"/>
        </w:rPr>
        <w:t>に自動的に遷移する</w:t>
      </w:r>
      <w:r w:rsidR="00F60242">
        <w:rPr>
          <w:rFonts w:hint="eastAsia"/>
        </w:rPr>
        <w:t>。</w:t>
      </w:r>
      <w:r w:rsidR="00174BB8">
        <w:rPr>
          <w:rFonts w:hint="eastAsia"/>
        </w:rPr>
        <w:t>ただし</w:t>
      </w:r>
      <w:r w:rsidR="00F60242">
        <w:rPr>
          <w:rFonts w:hint="eastAsia"/>
        </w:rPr>
        <w:t>、</w:t>
      </w:r>
      <w:r w:rsidR="00174BB8">
        <w:rPr>
          <w:rFonts w:hint="eastAsia"/>
        </w:rPr>
        <w:t>結果表示用テキストエリアの表示はそのまま残す</w:t>
      </w:r>
      <w:r w:rsidR="00F60242">
        <w:rPr>
          <w:rFonts w:hint="eastAsia"/>
        </w:rPr>
        <w:t>。</w:t>
      </w:r>
    </w:p>
    <w:p w14:paraId="4434AE9B" w14:textId="341B5A42" w:rsidR="00B24388" w:rsidRDefault="00A25D6A" w:rsidP="00A25D6A">
      <w:pPr>
        <w:widowControl/>
        <w:jc w:val="left"/>
      </w:pPr>
      <w:r>
        <w:br w:type="page"/>
      </w:r>
    </w:p>
    <w:p w14:paraId="7AF9C84E" w14:textId="66881D0C" w:rsidR="00B24388" w:rsidRDefault="00E01369" w:rsidP="00A25D6A">
      <w:pPr>
        <w:pStyle w:val="a4"/>
        <w:widowControl/>
        <w:numPr>
          <w:ilvl w:val="3"/>
          <w:numId w:val="1"/>
        </w:numPr>
        <w:ind w:leftChars="0"/>
        <w:jc w:val="left"/>
        <w:outlineLvl w:val="3"/>
      </w:pPr>
      <w:bookmarkStart w:id="225" w:name="_Toc234940538"/>
      <w:r>
        <w:rPr>
          <w:noProof/>
        </w:rPr>
        <w:lastRenderedPageBreak/>
        <mc:AlternateContent>
          <mc:Choice Requires="wpg">
            <w:drawing>
              <wp:anchor distT="0" distB="0" distL="114300" distR="114300" simplePos="0" relativeHeight="251658623" behindDoc="1" locked="0" layoutInCell="1" allowOverlap="1" wp14:anchorId="4DBD19D7" wp14:editId="2CC2D363">
                <wp:simplePos x="0" y="0"/>
                <wp:positionH relativeFrom="column">
                  <wp:posOffset>765810</wp:posOffset>
                </wp:positionH>
                <wp:positionV relativeFrom="paragraph">
                  <wp:posOffset>175260</wp:posOffset>
                </wp:positionV>
                <wp:extent cx="5769610" cy="2679700"/>
                <wp:effectExtent l="57150" t="0" r="59690" b="44450"/>
                <wp:wrapNone/>
                <wp:docPr id="1854313384" name="グループ化 1"/>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707294336" name="グループ化 707294336"/>
                        <wpg:cNvGrpSpPr/>
                        <wpg:grpSpPr>
                          <a:xfrm>
                            <a:off x="0" y="0"/>
                            <a:ext cx="5769610" cy="2679700"/>
                            <a:chOff x="0" y="0"/>
                            <a:chExt cx="5769763" cy="2679818"/>
                          </a:xfrm>
                        </wpg:grpSpPr>
                        <wps:wsp>
                          <wps:cNvPr id="1764082073" name="正方形/長方形 1764082073"/>
                          <wps:cNvSpPr/>
                          <wps:spPr>
                            <a:xfrm>
                              <a:off x="0" y="47130"/>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218966" name="フローチャート: 処理 1730218966"/>
                          <wps:cNvSpPr/>
                          <wps:spPr>
                            <a:xfrm>
                              <a:off x="223594" y="928165"/>
                              <a:ext cx="5368290" cy="1389686"/>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4B16FAEC" w14:textId="77777777" w:rsidR="00E01369" w:rsidRPr="008E4BAC" w:rsidRDefault="00E01369" w:rsidP="00E01369">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9440970" name="テキスト ボックス 39440970"/>
                          <wps:cNvSpPr txBox="1"/>
                          <wps:spPr>
                            <a:xfrm>
                              <a:off x="4661688" y="0"/>
                              <a:ext cx="1108075" cy="324485"/>
                            </a:xfrm>
                            <a:prstGeom prst="rect">
                              <a:avLst/>
                            </a:prstGeom>
                            <a:noFill/>
                            <a:ln w="6350">
                              <a:noFill/>
                            </a:ln>
                          </wps:spPr>
                          <wps:txbx>
                            <w:txbxContent>
                              <w:p w14:paraId="4BA4FE2F" w14:textId="77777777" w:rsidR="00E01369" w:rsidRPr="00DC0354" w:rsidRDefault="00E01369" w:rsidP="00E01369">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7918515" name="テキスト ボックス 1687918515"/>
                          <wps:cNvSpPr txBox="1"/>
                          <wps:spPr>
                            <a:xfrm>
                              <a:off x="897296" y="233606"/>
                              <a:ext cx="1100455" cy="260985"/>
                            </a:xfrm>
                            <a:prstGeom prst="rect">
                              <a:avLst/>
                            </a:prstGeom>
                            <a:noFill/>
                            <a:ln w="6350">
                              <a:noFill/>
                            </a:ln>
                          </wps:spPr>
                          <wps:txbx>
                            <w:txbxContent>
                              <w:p w14:paraId="13B831BC" w14:textId="77777777" w:rsidR="00E01369" w:rsidRPr="00AD64C6" w:rsidRDefault="00E01369" w:rsidP="00E01369">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9938460" name="テキスト ボックス 1949938460"/>
                          <wps:cNvSpPr txBox="1"/>
                          <wps:spPr>
                            <a:xfrm>
                              <a:off x="2819539" y="223594"/>
                              <a:ext cx="791210" cy="260985"/>
                            </a:xfrm>
                            <a:prstGeom prst="rect">
                              <a:avLst/>
                            </a:prstGeom>
                            <a:noFill/>
                            <a:ln w="6350">
                              <a:noFill/>
                            </a:ln>
                          </wps:spPr>
                          <wps:txbx>
                            <w:txbxContent>
                              <w:p w14:paraId="1C58B8EA" w14:textId="77777777" w:rsidR="00E01369" w:rsidRPr="00AD64C6" w:rsidRDefault="00E01369" w:rsidP="00E01369">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2572525" name="フローチャート: 処理 232572525"/>
                          <wps:cNvSpPr/>
                          <wps:spPr>
                            <a:xfrm>
                              <a:off x="3530785" y="270733"/>
                              <a:ext cx="1172845" cy="22669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2BAA4A7" w14:textId="137E49DE" w:rsidR="00E01369" w:rsidRPr="008E4BAC" w:rsidRDefault="00E01369" w:rsidP="00E01369">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 xml:space="preserve">TK190000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96192487" name="フローチャート: 処理 1196192487"/>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1D4B64A0" w14:textId="2F87683E" w:rsidR="00E01369" w:rsidRPr="00A5547C" w:rsidRDefault="00E01369" w:rsidP="00E01369">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92493531" name="テキスト ボックス 992493531"/>
                          <wps:cNvSpPr txBox="1"/>
                          <wps:spPr>
                            <a:xfrm>
                              <a:off x="1998581" y="540631"/>
                              <a:ext cx="520608" cy="287002"/>
                            </a:xfrm>
                            <a:prstGeom prst="rect">
                              <a:avLst/>
                            </a:prstGeom>
                            <a:noFill/>
                            <a:ln w="6350">
                              <a:noFill/>
                            </a:ln>
                          </wps:spPr>
                          <wps:txbx>
                            <w:txbxContent>
                              <w:p w14:paraId="70600C50" w14:textId="77777777" w:rsidR="00E01369" w:rsidRPr="00AD64C6" w:rsidRDefault="00E01369" w:rsidP="00E01369">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6709468" name="正方形/長方形 1986709468"/>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8782185" name="テキスト ボックス 828782185"/>
                          <wps:cNvSpPr txBox="1"/>
                          <wps:spPr>
                            <a:xfrm>
                              <a:off x="2359002" y="530619"/>
                              <a:ext cx="378497" cy="287002"/>
                            </a:xfrm>
                            <a:prstGeom prst="rect">
                              <a:avLst/>
                            </a:prstGeom>
                            <a:noFill/>
                            <a:ln w="6350">
                              <a:noFill/>
                            </a:ln>
                          </wps:spPr>
                          <wps:txbx>
                            <w:txbxContent>
                              <w:p w14:paraId="2FC55020" w14:textId="14621BCB" w:rsidR="00E01369" w:rsidRPr="0075349F" w:rsidRDefault="00E01369" w:rsidP="00E01369">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w:t>
                                </w:r>
                                <w:r w:rsidR="00883556">
                                  <w:rPr>
                                    <w:rFonts w:ascii="ＭＳ Ｐゴシック" w:eastAsia="ＭＳ Ｐゴシック" w:hAnsi="ＭＳ Ｐゴシック" w:hint="eastAsia"/>
                                    <w:b/>
                                    <w:bCs/>
                                    <w:color w:val="000000" w:themeColor="text1"/>
                                    <w:sz w:val="18"/>
                                    <w:szCs w:val="18"/>
                                  </w:rPr>
                                  <w:t>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19000255" name="グループ化 1319000255"/>
                          <wpg:cNvGrpSpPr/>
                          <wpg:grpSpPr>
                            <a:xfrm>
                              <a:off x="2706073" y="637410"/>
                              <a:ext cx="153512" cy="90105"/>
                              <a:chOff x="0" y="0"/>
                              <a:chExt cx="153512" cy="90105"/>
                            </a:xfrm>
                          </wpg:grpSpPr>
                          <wps:wsp>
                            <wps:cNvPr id="616052876" name="フローチャート: 組合せ 616052876"/>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3744083" name="正方形/長方形 763744083"/>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82108042" name="フローチャート: 処理 1782108042"/>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F9FA73A" w14:textId="77777777" w:rsidR="00E01369" w:rsidRPr="00A5547C" w:rsidRDefault="00E01369" w:rsidP="00E01369">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899527695" name="フローチャート: 処理 1"/>
                        <wps:cNvSpPr/>
                        <wps:spPr>
                          <a:xfrm>
                            <a:off x="1949450" y="236855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11B94B16" w14:textId="77777777" w:rsidR="00E01369" w:rsidRPr="00A5547C" w:rsidRDefault="00E01369" w:rsidP="00E01369">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4DBD19D7" id="_x0000_s1434" style="position:absolute;left:0;text-align:left;margin-left:60.3pt;margin-top:13.8pt;width:454.3pt;height:211pt;z-index:-251657857" coordsize="57696,267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">
                <v:group id="グループ化 707294336" o:spid="_x0000_s1435"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">
                  <v:rect id="正方形/長方形 1764082073" o:spid="_x0000_s1436"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" fillcolor="white [3212]" strokecolor="black [3213]" strokeweight="1pt"/>
                  <v:shape id="フローチャート: 処理 1730218966" o:spid="_x0000_s1437"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" fillcolor="#d8d8d8 [2732]" strokecolor="white [3212]" strokeweight="1pt">
                    <v:textbox inset="0,0,0,0">
                      <w:txbxContent>
                        <w:p w14:paraId="4B16FAEC" w14:textId="77777777" w:rsidR="00E01369" w:rsidRPr="008E4BAC" w:rsidRDefault="00E01369" w:rsidP="00E01369">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39440970" o:spid="_x0000_s1438"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" filled="f" stroked="f" strokeweight=".5pt">
                    <v:textbox>
                      <w:txbxContent>
                        <w:p w14:paraId="4BA4FE2F" w14:textId="77777777" w:rsidR="00E01369" w:rsidRPr="00DC0354" w:rsidRDefault="00E01369" w:rsidP="00E01369">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1687918515" o:spid="_x0000_s1439"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" filled="f" stroked="f" strokeweight=".5pt">
                    <v:textbox>
                      <w:txbxContent>
                        <w:p w14:paraId="13B831BC" w14:textId="77777777" w:rsidR="00E01369" w:rsidRPr="00AD64C6" w:rsidRDefault="00E01369" w:rsidP="00E01369">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1949938460" o:spid="_x0000_s1440"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" filled="f" stroked="f" strokeweight=".5pt">
                    <v:textbox>
                      <w:txbxContent>
                        <w:p w14:paraId="1C58B8EA" w14:textId="77777777" w:rsidR="00E01369" w:rsidRPr="00AD64C6" w:rsidRDefault="00E01369" w:rsidP="00E01369">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232572525" o:spid="_x0000_s1441" type="#_x0000_t109" style="position:absolute;left:35307;top:2707;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" fillcolor="#d8d8d8 [2732]" strokecolor="white [3212]" strokeweight="1pt">
                    <v:textbox inset="0,0,0,0">
                      <w:txbxContent>
                        <w:p w14:paraId="12BAA4A7" w14:textId="137E49DE" w:rsidR="00E01369" w:rsidRPr="008E4BAC" w:rsidRDefault="00E01369" w:rsidP="00E01369">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 xml:space="preserve">TK190000　　　　　</w:t>
                          </w:r>
                        </w:p>
                      </w:txbxContent>
                    </v:textbox>
                  </v:shape>
                  <v:shape id="フローチャート: 処理 1196192487" o:spid="_x0000_s1442"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" fillcolor="#e7e6e6 [3214]" strokecolor="#f2f2f2 [3052]" strokeweight="1pt">
                    <v:shadow on="t" color="black" opacity="26214f" origin="-.5,-.5" offset=".24944mm,.24944mm"/>
                    <v:textbox inset="0,0,0,0">
                      <w:txbxContent>
                        <w:p w14:paraId="1D4B64A0" w14:textId="2F87683E" w:rsidR="00E01369" w:rsidRPr="00A5547C" w:rsidRDefault="00E01369" w:rsidP="00E01369">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v:textbox>
                  </v:shape>
                  <v:shape id="テキスト ボックス 992493531" o:spid="_x0000_s1443"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" filled="f" stroked="f" strokeweight=".5pt">
                    <v:textbox>
                      <w:txbxContent>
                        <w:p w14:paraId="70600C50" w14:textId="77777777" w:rsidR="00E01369" w:rsidRPr="00AD64C6" w:rsidRDefault="00E01369" w:rsidP="00E01369">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1986709468" o:spid="_x0000_s1444"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" fillcolor="white [3212]" strokecolor="#a5a5a5 [2092]" strokeweight=".5pt"/>
                  <v:shape id="テキスト ボックス 828782185" o:spid="_x0000_s1445"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" filled="f" stroked="f" strokeweight=".5pt">
                    <v:textbox>
                      <w:txbxContent>
                        <w:p w14:paraId="2FC55020" w14:textId="14621BCB" w:rsidR="00E01369" w:rsidRPr="0075349F" w:rsidRDefault="00E01369" w:rsidP="00E01369">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w:t>
                          </w:r>
                          <w:r w:rsidR="00883556">
                            <w:rPr>
                              <w:rFonts w:ascii="ＭＳ Ｐゴシック" w:eastAsia="ＭＳ Ｐゴシック" w:hAnsi="ＭＳ Ｐゴシック" w:hint="eastAsia"/>
                              <w:b/>
                              <w:bCs/>
                              <w:color w:val="000000" w:themeColor="text1"/>
                              <w:sz w:val="18"/>
                              <w:szCs w:val="18"/>
                            </w:rPr>
                            <w:t>64</w:t>
                          </w:r>
                        </w:p>
                      </w:txbxContent>
                    </v:textbox>
                  </v:shape>
                  <v:group id="グループ化 1319000255" o:spid="_x0000_s1446"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">
                    <v:shape id="フローチャート: 組合せ 616052876" o:spid="_x0000_s1447"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" filled="f" strokecolor="black [3213]" strokeweight=".5pt"/>
                    <v:rect id="正方形/長方形 763744083" o:spid="_x0000_s1448"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" fillcolor="white [3212]" strokecolor="white [3212]" strokeweight="1pt"/>
                  </v:group>
                  <v:shape id="フローチャート: 処理 1782108042" o:spid="_x0000_s1449"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" fillcolor="#e7e6e6 [3214]" strokecolor="#f2f2f2 [3052]" strokeweight="1pt">
                    <v:shadow on="t" color="black" opacity="26214f" origin="-.5,-.5" offset=".24944mm,.24944mm"/>
                    <v:textbox inset="0,0,0,0">
                      <w:txbxContent>
                        <w:p w14:paraId="3F9FA73A" w14:textId="77777777" w:rsidR="00E01369" w:rsidRPr="00A5547C" w:rsidRDefault="00E01369" w:rsidP="00E01369">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450" type="#_x0000_t109" style="position:absolute;left:19494;top:23685;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" fillcolor="#e7e6e6 [3214]" strokecolor="#f2f2f2 [3052]" strokeweight="1pt">
                  <v:shadow on="t" color="black" opacity="26214f" origin="-.5,-.5" offset=".24944mm,.24944mm"/>
                  <v:textbox inset="0,0,0,0">
                    <w:txbxContent>
                      <w:p w14:paraId="11B94B16" w14:textId="77777777" w:rsidR="00E01369" w:rsidRPr="00A5547C" w:rsidRDefault="00E01369" w:rsidP="00E01369">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w:pict>
          </mc:Fallback>
        </mc:AlternateContent>
      </w:r>
      <w:bookmarkEnd w:id="225"/>
      <w:r w:rsidR="00A25D6A">
        <w:rPr>
          <w:rFonts w:hint="eastAsia"/>
        </w:rPr>
        <w:t>ログイン状態での教室概要表示</w:t>
      </w:r>
    </w:p>
    <w:p w14:paraId="330F3916" w14:textId="147B04BC" w:rsidR="008F1FCD" w:rsidRDefault="008F1FCD" w:rsidP="00AF0F26">
      <w:pPr>
        <w:widowControl/>
        <w:ind w:leftChars="900" w:left="1890"/>
        <w:jc w:val="left"/>
      </w:pPr>
    </w:p>
    <w:p w14:paraId="59C96F33" w14:textId="2FD9C4E3" w:rsidR="00AF0F26" w:rsidRDefault="00AF0F26" w:rsidP="00AF0F26">
      <w:pPr>
        <w:widowControl/>
        <w:ind w:leftChars="900" w:left="1890"/>
        <w:jc w:val="left"/>
      </w:pPr>
    </w:p>
    <w:p w14:paraId="027E7EC8" w14:textId="018E1633" w:rsidR="00AF0F26" w:rsidRDefault="002D2DA2" w:rsidP="00AF0F26">
      <w:pPr>
        <w:widowControl/>
        <w:ind w:leftChars="900" w:left="1890"/>
        <w:jc w:val="left"/>
      </w:pPr>
      <w:r>
        <w:rPr>
          <w:noProof/>
        </w:rPr>
        <mc:AlternateContent>
          <mc:Choice Requires="wps">
            <w:drawing>
              <wp:anchor distT="0" distB="0" distL="114300" distR="114300" simplePos="0" relativeHeight="251658474" behindDoc="0" locked="0" layoutInCell="1" allowOverlap="1" wp14:anchorId="0A444939" wp14:editId="4E430DD8">
                <wp:simplePos x="0" y="0"/>
                <wp:positionH relativeFrom="column">
                  <wp:posOffset>4671671</wp:posOffset>
                </wp:positionH>
                <wp:positionV relativeFrom="paragraph">
                  <wp:posOffset>76391</wp:posOffset>
                </wp:positionV>
                <wp:extent cx="471158" cy="233670"/>
                <wp:effectExtent l="0" t="0" r="0" b="0"/>
                <wp:wrapNone/>
                <wp:docPr id="155283550"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066F02D" w14:textId="77777777" w:rsidR="002D2DA2" w:rsidRPr="00A5547C" w:rsidRDefault="002D2DA2" w:rsidP="002D2DA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0A444939" id="_x0000_s1451" type="#_x0000_t109" style="position:absolute;left:0;text-align:left;margin-left:367.85pt;margin-top:6pt;width:37.1pt;height:18.4pt;z-index:25165847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" fillcolor="#e7e6e6 [3214]" strokecolor="#f2f2f2 [3052]" strokeweight="1pt">
                <v:shadow on="t" color="black" opacity="26214f" origin="-.5,-.5" offset=".24944mm,.24944mm"/>
                <v:textbox inset="0,0,0,0">
                  <w:txbxContent>
                    <w:p w14:paraId="7066F02D" w14:textId="77777777" w:rsidR="002D2DA2" w:rsidRPr="00A5547C" w:rsidRDefault="002D2DA2" w:rsidP="002D2DA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2AEFA2D4" w14:textId="74ED50F6" w:rsidR="00AF0F26" w:rsidRDefault="000506E0" w:rsidP="00AF0F26">
      <w:pPr>
        <w:widowControl/>
        <w:ind w:leftChars="900" w:left="1890"/>
        <w:jc w:val="left"/>
      </w:pPr>
      <w:r>
        <w:rPr>
          <w:noProof/>
        </w:rPr>
        <mc:AlternateContent>
          <mc:Choice Requires="wps">
            <w:drawing>
              <wp:anchor distT="0" distB="0" distL="114300" distR="114300" simplePos="0" relativeHeight="251658324" behindDoc="0" locked="0" layoutInCell="1" allowOverlap="1" wp14:anchorId="0AE52A36" wp14:editId="0899197C">
                <wp:simplePos x="0" y="0"/>
                <wp:positionH relativeFrom="column">
                  <wp:posOffset>1020768</wp:posOffset>
                </wp:positionH>
                <wp:positionV relativeFrom="paragraph">
                  <wp:posOffset>158620</wp:posOffset>
                </wp:positionV>
                <wp:extent cx="2213221" cy="200850"/>
                <wp:effectExtent l="0" t="0" r="0" b="8890"/>
                <wp:wrapNone/>
                <wp:docPr id="269" name="テキスト ボックス 269"/>
                <wp:cNvGraphicFramePr/>
                <a:graphic xmlns:a="http://schemas.openxmlformats.org/drawingml/2006/main">
                  <a:graphicData uri="http://schemas.microsoft.com/office/word/2010/wordprocessingShape">
                    <wps:wsp>
                      <wps:cNvSpPr txBox="1"/>
                      <wps:spPr>
                        <a:xfrm>
                          <a:off x="0" y="0"/>
                          <a:ext cx="2213221" cy="200850"/>
                        </a:xfrm>
                        <a:prstGeom prst="rect">
                          <a:avLst/>
                        </a:prstGeom>
                        <a:noFill/>
                        <a:ln w="6350">
                          <a:noFill/>
                        </a:ln>
                      </wps:spPr>
                      <wps:txbx>
                        <w:txbxContent>
                          <w:p w14:paraId="5A9F1F13" w14:textId="49FA2F93" w:rsidR="000506E0" w:rsidRPr="00C31344" w:rsidRDefault="000506E0" w:rsidP="000506E0">
                            <w:pPr>
                              <w:rPr>
                                <w:rFonts w:ascii="ＭＳ Ｐゴシック" w:eastAsia="ＭＳ Ｐゴシック" w:hAnsi="ＭＳ Ｐゴシック"/>
                                <w:sz w:val="14"/>
                                <w:szCs w:val="14"/>
                              </w:rPr>
                            </w:pPr>
                            <w:r w:rsidRPr="00C31344">
                              <w:rPr>
                                <w:rFonts w:ascii="ＭＳ Ｐゴシック" w:eastAsia="ＭＳ Ｐゴシック" w:hAnsi="ＭＳ Ｐゴシック"/>
                                <w:sz w:val="14"/>
                                <w:szCs w:val="14"/>
                              </w:rPr>
                              <w:t>364</w:t>
                            </w:r>
                            <w:r w:rsidRPr="00C31344">
                              <w:rPr>
                                <w:rFonts w:ascii="ＭＳ Ｐゴシック" w:eastAsia="ＭＳ Ｐゴシック" w:hAnsi="ＭＳ Ｐゴシック" w:hint="eastAsia"/>
                                <w:sz w:val="14"/>
                                <w:szCs w:val="14"/>
                              </w:rPr>
                              <w:t xml:space="preserve">工作室　座席数： </w:t>
                            </w:r>
                            <w:r w:rsidRPr="00C31344">
                              <w:rPr>
                                <w:rFonts w:ascii="ＭＳ Ｐゴシック" w:eastAsia="ＭＳ Ｐゴシック" w:hAnsi="ＭＳ Ｐゴシック"/>
                                <w:sz w:val="14"/>
                                <w:szCs w:val="14"/>
                              </w:rPr>
                              <w:t>50</w:t>
                            </w:r>
                            <w:r w:rsidRPr="00C31344">
                              <w:rPr>
                                <w:rFonts w:ascii="ＭＳ Ｐゴシック" w:eastAsia="ＭＳ Ｐゴシック" w:hAnsi="ＭＳ Ｐゴシック" w:hint="eastAsia"/>
                                <w:sz w:val="14"/>
                                <w:szCs w:val="14"/>
                              </w:rPr>
                              <w:t xml:space="preserve">　利用可能時間：09:</w:t>
                            </w:r>
                            <w:r w:rsidRPr="00C31344">
                              <w:rPr>
                                <w:rFonts w:ascii="ＭＳ Ｐゴシック" w:eastAsia="ＭＳ Ｐゴシック" w:hAnsi="ＭＳ Ｐゴシック"/>
                                <w:sz w:val="14"/>
                                <w:szCs w:val="14"/>
                              </w:rPr>
                              <w:t>0</w:t>
                            </w:r>
                            <w:r w:rsidRPr="00C31344">
                              <w:rPr>
                                <w:rFonts w:ascii="ＭＳ Ｐゴシック" w:eastAsia="ＭＳ Ｐゴシック" w:hAnsi="ＭＳ Ｐゴシック" w:hint="eastAsia"/>
                                <w:sz w:val="14"/>
                                <w:szCs w:val="14"/>
                              </w:rPr>
                              <w:t>0</w:t>
                            </w:r>
                            <w:r w:rsidRPr="00C31344">
                              <w:rPr>
                                <w:rFonts w:ascii="ＭＳ Ｐゴシック" w:eastAsia="ＭＳ Ｐゴシック" w:hAnsi="ＭＳ Ｐゴシック"/>
                                <w:sz w:val="14"/>
                                <w:szCs w:val="14"/>
                              </w:rPr>
                              <w:t xml:space="preserve"> </w:t>
                            </w:r>
                            <w:r w:rsidRPr="00C31344">
                              <w:rPr>
                                <w:rFonts w:ascii="ＭＳ Ｐゴシック" w:eastAsia="ＭＳ Ｐゴシック" w:hAnsi="ＭＳ Ｐゴシック" w:hint="eastAsia"/>
                                <w:sz w:val="14"/>
                                <w:szCs w:val="14"/>
                              </w:rPr>
                              <w:t xml:space="preserve">～ </w:t>
                            </w:r>
                            <w:r w:rsidRPr="00C31344">
                              <w:rPr>
                                <w:rFonts w:ascii="ＭＳ Ｐゴシック" w:eastAsia="ＭＳ Ｐゴシック" w:hAnsi="ＭＳ Ｐゴシック"/>
                                <w:sz w:val="14"/>
                                <w:szCs w:val="14"/>
                              </w:rPr>
                              <w:t>21:</w:t>
                            </w:r>
                            <w:r w:rsidR="002F2F01" w:rsidRPr="00C31344">
                              <w:rPr>
                                <w:rFonts w:ascii="ＭＳ Ｐゴシック" w:eastAsia="ＭＳ Ｐゴシック" w:hAnsi="ＭＳ Ｐゴシック" w:hint="eastAsia"/>
                                <w:sz w:val="14"/>
                                <w:szCs w:val="14"/>
                              </w:rPr>
                              <w:t>15</w:t>
                            </w:r>
                            <w:r w:rsidRPr="00C31344">
                              <w:rPr>
                                <w:rFonts w:ascii="ＭＳ Ｐゴシック" w:eastAsia="ＭＳ Ｐゴシック" w:hAnsi="ＭＳ Ｐゴシック" w:hint="eastAsia"/>
                                <w:sz w:val="14"/>
                                <w:szCs w:val="1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E52A36" id="テキスト ボックス 269" o:spid="_x0000_s1452" type="#_x0000_t202" style="position:absolute;left:0;text-align:left;margin-left:80.4pt;margin-top:12.5pt;width:174.25pt;height:15.8pt;z-index:2516583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" filled="f" stroked="f" strokeweight=".5pt">
                <v:textbox inset="0,0,0,0">
                  <w:txbxContent>
                    <w:p w14:paraId="5A9F1F13" w14:textId="49FA2F93" w:rsidR="000506E0" w:rsidRPr="00C31344" w:rsidRDefault="000506E0" w:rsidP="000506E0">
                      <w:pPr>
                        <w:rPr>
                          <w:rFonts w:ascii="ＭＳ Ｐゴシック" w:eastAsia="ＭＳ Ｐゴシック" w:hAnsi="ＭＳ Ｐゴシック"/>
                          <w:sz w:val="14"/>
                          <w:szCs w:val="14"/>
                        </w:rPr>
                      </w:pPr>
                      <w:r w:rsidRPr="00C31344">
                        <w:rPr>
                          <w:rFonts w:ascii="ＭＳ Ｐゴシック" w:eastAsia="ＭＳ Ｐゴシック" w:hAnsi="ＭＳ Ｐゴシック"/>
                          <w:sz w:val="14"/>
                          <w:szCs w:val="14"/>
                        </w:rPr>
                        <w:t>364</w:t>
                      </w:r>
                      <w:r w:rsidRPr="00C31344">
                        <w:rPr>
                          <w:rFonts w:ascii="ＭＳ Ｐゴシック" w:eastAsia="ＭＳ Ｐゴシック" w:hAnsi="ＭＳ Ｐゴシック" w:hint="eastAsia"/>
                          <w:sz w:val="14"/>
                          <w:szCs w:val="14"/>
                        </w:rPr>
                        <w:t xml:space="preserve">工作室　座席数： </w:t>
                      </w:r>
                      <w:r w:rsidRPr="00C31344">
                        <w:rPr>
                          <w:rFonts w:ascii="ＭＳ Ｐゴシック" w:eastAsia="ＭＳ Ｐゴシック" w:hAnsi="ＭＳ Ｐゴシック"/>
                          <w:sz w:val="14"/>
                          <w:szCs w:val="14"/>
                        </w:rPr>
                        <w:t>50</w:t>
                      </w:r>
                      <w:r w:rsidRPr="00C31344">
                        <w:rPr>
                          <w:rFonts w:ascii="ＭＳ Ｐゴシック" w:eastAsia="ＭＳ Ｐゴシック" w:hAnsi="ＭＳ Ｐゴシック" w:hint="eastAsia"/>
                          <w:sz w:val="14"/>
                          <w:szCs w:val="14"/>
                        </w:rPr>
                        <w:t xml:space="preserve">　利用可能時間：09:</w:t>
                      </w:r>
                      <w:r w:rsidRPr="00C31344">
                        <w:rPr>
                          <w:rFonts w:ascii="ＭＳ Ｐゴシック" w:eastAsia="ＭＳ Ｐゴシック" w:hAnsi="ＭＳ Ｐゴシック"/>
                          <w:sz w:val="14"/>
                          <w:szCs w:val="14"/>
                        </w:rPr>
                        <w:t>0</w:t>
                      </w:r>
                      <w:r w:rsidRPr="00C31344">
                        <w:rPr>
                          <w:rFonts w:ascii="ＭＳ Ｐゴシック" w:eastAsia="ＭＳ Ｐゴシック" w:hAnsi="ＭＳ Ｐゴシック" w:hint="eastAsia"/>
                          <w:sz w:val="14"/>
                          <w:szCs w:val="14"/>
                        </w:rPr>
                        <w:t>0</w:t>
                      </w:r>
                      <w:r w:rsidRPr="00C31344">
                        <w:rPr>
                          <w:rFonts w:ascii="ＭＳ Ｐゴシック" w:eastAsia="ＭＳ Ｐゴシック" w:hAnsi="ＭＳ Ｐゴシック"/>
                          <w:sz w:val="14"/>
                          <w:szCs w:val="14"/>
                        </w:rPr>
                        <w:t xml:space="preserve"> </w:t>
                      </w:r>
                      <w:r w:rsidRPr="00C31344">
                        <w:rPr>
                          <w:rFonts w:ascii="ＭＳ Ｐゴシック" w:eastAsia="ＭＳ Ｐゴシック" w:hAnsi="ＭＳ Ｐゴシック" w:hint="eastAsia"/>
                          <w:sz w:val="14"/>
                          <w:szCs w:val="14"/>
                        </w:rPr>
                        <w:t xml:space="preserve">～ </w:t>
                      </w:r>
                      <w:r w:rsidRPr="00C31344">
                        <w:rPr>
                          <w:rFonts w:ascii="ＭＳ Ｐゴシック" w:eastAsia="ＭＳ Ｐゴシック" w:hAnsi="ＭＳ Ｐゴシック"/>
                          <w:sz w:val="14"/>
                          <w:szCs w:val="14"/>
                        </w:rPr>
                        <w:t>21:</w:t>
                      </w:r>
                      <w:r w:rsidR="002F2F01" w:rsidRPr="00C31344">
                        <w:rPr>
                          <w:rFonts w:ascii="ＭＳ Ｐゴシック" w:eastAsia="ＭＳ Ｐゴシック" w:hAnsi="ＭＳ Ｐゴシック" w:hint="eastAsia"/>
                          <w:sz w:val="14"/>
                          <w:szCs w:val="14"/>
                        </w:rPr>
                        <w:t>15</w:t>
                      </w:r>
                      <w:r w:rsidRPr="00C31344">
                        <w:rPr>
                          <w:rFonts w:ascii="ＭＳ Ｐゴシック" w:eastAsia="ＭＳ Ｐゴシック" w:hAnsi="ＭＳ Ｐゴシック" w:hint="eastAsia"/>
                          <w:sz w:val="14"/>
                          <w:szCs w:val="14"/>
                        </w:rPr>
                        <w:t xml:space="preserve">　</w:t>
                      </w:r>
                    </w:p>
                  </w:txbxContent>
                </v:textbox>
              </v:shape>
            </w:pict>
          </mc:Fallback>
        </mc:AlternateContent>
      </w:r>
    </w:p>
    <w:p w14:paraId="14922988" w14:textId="4454A0AC" w:rsidR="00AF0F26" w:rsidRDefault="00AF0F26" w:rsidP="00AF0F26">
      <w:pPr>
        <w:widowControl/>
        <w:ind w:leftChars="900" w:left="1890"/>
        <w:jc w:val="left"/>
      </w:pPr>
    </w:p>
    <w:p w14:paraId="07C1874A" w14:textId="0E4ED2EE" w:rsidR="00AF0F26" w:rsidRDefault="00AF0F26" w:rsidP="00AF0F26">
      <w:pPr>
        <w:widowControl/>
        <w:ind w:leftChars="900" w:left="1890"/>
        <w:jc w:val="left"/>
      </w:pPr>
    </w:p>
    <w:p w14:paraId="6C514869" w14:textId="6FB63233" w:rsidR="00AF0F26" w:rsidRDefault="00AF0F26" w:rsidP="00AF0F26">
      <w:pPr>
        <w:widowControl/>
        <w:ind w:leftChars="900" w:left="1890"/>
        <w:jc w:val="left"/>
      </w:pPr>
    </w:p>
    <w:p w14:paraId="7CE22DDE" w14:textId="77777777" w:rsidR="00AF0F26" w:rsidRDefault="00AF0F26" w:rsidP="00AF0F26">
      <w:pPr>
        <w:widowControl/>
        <w:ind w:leftChars="900" w:left="1890"/>
        <w:jc w:val="left"/>
      </w:pPr>
    </w:p>
    <w:p w14:paraId="7547217D" w14:textId="77777777" w:rsidR="00AF0F26" w:rsidRDefault="00AF0F26" w:rsidP="00AF0F26">
      <w:pPr>
        <w:widowControl/>
        <w:ind w:leftChars="900" w:left="1890"/>
        <w:jc w:val="left"/>
      </w:pPr>
    </w:p>
    <w:p w14:paraId="604A6BE2" w14:textId="493BBE2B" w:rsidR="00AF0F26" w:rsidRDefault="00AF0F26" w:rsidP="00AF0F26">
      <w:pPr>
        <w:widowControl/>
        <w:ind w:leftChars="900" w:left="1890"/>
        <w:jc w:val="left"/>
      </w:pPr>
    </w:p>
    <w:p w14:paraId="4F5DD812" w14:textId="0811D633" w:rsidR="00AF0F26" w:rsidRDefault="0023396D" w:rsidP="00AF0F26">
      <w:pPr>
        <w:widowControl/>
        <w:ind w:leftChars="900" w:left="1890"/>
        <w:jc w:val="left"/>
      </w:pPr>
      <w:r>
        <w:rPr>
          <w:noProof/>
        </w:rPr>
        <mc:AlternateContent>
          <mc:Choice Requires="wps">
            <w:drawing>
              <wp:anchor distT="0" distB="0" distL="114300" distR="114300" simplePos="0" relativeHeight="251658546" behindDoc="0" locked="0" layoutInCell="1" allowOverlap="1" wp14:anchorId="5F1EB0C5" wp14:editId="463E881C">
                <wp:simplePos x="0" y="0"/>
                <wp:positionH relativeFrom="column">
                  <wp:posOffset>4613910</wp:posOffset>
                </wp:positionH>
                <wp:positionV relativeFrom="paragraph">
                  <wp:posOffset>30480</wp:posOffset>
                </wp:positionV>
                <wp:extent cx="471158" cy="233670"/>
                <wp:effectExtent l="0" t="0" r="0" b="0"/>
                <wp:wrapNone/>
                <wp:docPr id="885239906"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1CB06724" w14:textId="0982D865" w:rsidR="0023396D" w:rsidRPr="00A5547C" w:rsidRDefault="0023396D" w:rsidP="0023396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5F1EB0C5" id="_x0000_s1453" type="#_x0000_t109" style="position:absolute;left:0;text-align:left;margin-left:363.3pt;margin-top:2.4pt;width:37.1pt;height:18.4pt;z-index:2516585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" fillcolor="#e7e6e6" strokecolor="#f2f2f2" strokeweight="1pt">
                <v:shadow on="t" color="black" opacity="26214f" origin="-.5,-.5" offset=".24944mm,.24944mm"/>
                <v:textbox inset="0,0,0,0">
                  <w:txbxContent>
                    <w:p w14:paraId="1CB06724" w14:textId="0982D865" w:rsidR="0023396D" w:rsidRPr="00A5547C" w:rsidRDefault="0023396D" w:rsidP="0023396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r w:rsidR="00707BAD">
        <w:rPr>
          <w:noProof/>
        </w:rPr>
        <mc:AlternateContent>
          <mc:Choice Requires="wps">
            <w:drawing>
              <wp:anchor distT="0" distB="0" distL="114300" distR="114300" simplePos="0" relativeHeight="251658508" behindDoc="0" locked="0" layoutInCell="1" allowOverlap="1" wp14:anchorId="4503DE18" wp14:editId="1CE84EE2">
                <wp:simplePos x="0" y="0"/>
                <wp:positionH relativeFrom="column">
                  <wp:posOffset>3436251</wp:posOffset>
                </wp:positionH>
                <wp:positionV relativeFrom="paragraph">
                  <wp:posOffset>63500</wp:posOffset>
                </wp:positionV>
                <wp:extent cx="657727" cy="236010"/>
                <wp:effectExtent l="57150" t="57150" r="85725" b="69215"/>
                <wp:wrapNone/>
                <wp:docPr id="638493211" name="フローチャート: 処理 1"/>
                <wp:cNvGraphicFramePr/>
                <a:graphic xmlns:a="http://schemas.openxmlformats.org/drawingml/2006/main">
                  <a:graphicData uri="http://schemas.microsoft.com/office/word/2010/wordprocessingShape">
                    <wps:wsp>
                      <wps:cNvSpPr/>
                      <wps:spPr>
                        <a:xfrm>
                          <a:off x="0" y="0"/>
                          <a:ext cx="657727" cy="23601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28E21C88" w14:textId="08988129"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03DE18" id="_x0000_s1454" type="#_x0000_t109" style="position:absolute;left:0;text-align:left;margin-left:270.55pt;margin-top:5pt;width:51.8pt;height:18.6pt;z-index:2516585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" fillcolor="#e7e6e6" strokecolor="#f2f2f2" strokeweight="1pt">
                <v:shadow on="t" color="black" opacity="26214f" origin="-.5,-.5" offset=".24944mm,.24944mm"/>
                <v:textbox inset="0,0,0,0">
                  <w:txbxContent>
                    <w:p w14:paraId="28E21C88" w14:textId="08988129"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7EC139A4" w14:textId="766F7142" w:rsidR="00AF0F26" w:rsidRDefault="00AF0F26" w:rsidP="00AF0F26">
      <w:pPr>
        <w:widowControl/>
        <w:ind w:leftChars="900" w:left="1890"/>
        <w:jc w:val="left"/>
      </w:pPr>
    </w:p>
    <w:p w14:paraId="307B8058" w14:textId="364B8821" w:rsidR="0089470C" w:rsidRDefault="00161F09" w:rsidP="00AF0F26">
      <w:pPr>
        <w:widowControl/>
        <w:ind w:leftChars="900" w:left="1890"/>
        <w:jc w:val="left"/>
      </w:pPr>
      <w:r>
        <w:rPr>
          <w:rFonts w:hint="eastAsia"/>
        </w:rPr>
        <w:t xml:space="preserve">　</w:t>
      </w:r>
      <w:r w:rsidR="00883556">
        <w:rPr>
          <w:rFonts w:hint="eastAsia"/>
        </w:rPr>
        <w:t>上記表示例では、教室選択コンボボックスにて364教室が選択されているため、</w:t>
      </w:r>
      <w:r>
        <w:rPr>
          <w:rFonts w:hint="eastAsia"/>
        </w:rPr>
        <w:t>結果表示用テキストエリアにfacilityテーブルに登録された</w:t>
      </w:r>
      <w:r w:rsidR="00C847A1">
        <w:rPr>
          <w:rFonts w:hint="eastAsia"/>
        </w:rPr>
        <w:t>364教室のexplanation属性に登録されている教室情報及び</w:t>
      </w:r>
      <w:proofErr w:type="spellStart"/>
      <w:r w:rsidR="00C847A1">
        <w:rPr>
          <w:rFonts w:hint="eastAsia"/>
        </w:rPr>
        <w:t>open_time</w:t>
      </w:r>
      <w:proofErr w:type="spellEnd"/>
      <w:r w:rsidR="00C847A1">
        <w:rPr>
          <w:rFonts w:hint="eastAsia"/>
        </w:rPr>
        <w:t>及び</w:t>
      </w:r>
      <w:proofErr w:type="spellStart"/>
      <w:r w:rsidR="00C847A1">
        <w:rPr>
          <w:rFonts w:hint="eastAsia"/>
        </w:rPr>
        <w:t>close_time</w:t>
      </w:r>
      <w:proofErr w:type="spellEnd"/>
      <w:r w:rsidR="00C847A1">
        <w:rPr>
          <w:rFonts w:hint="eastAsia"/>
        </w:rPr>
        <w:t>に登録されている利用可能時間を表示する</w:t>
      </w:r>
      <w:r w:rsidR="00F60242">
        <w:rPr>
          <w:rFonts w:hint="eastAsia"/>
        </w:rPr>
        <w:t>。</w:t>
      </w:r>
    </w:p>
    <w:p w14:paraId="39D6B76E" w14:textId="655D114A" w:rsidR="00C847A1" w:rsidRDefault="00C847A1" w:rsidP="00AF0F26">
      <w:pPr>
        <w:widowControl/>
        <w:ind w:leftChars="900" w:left="1890"/>
        <w:jc w:val="left"/>
      </w:pPr>
      <w:r>
        <w:rPr>
          <w:rFonts w:hint="eastAsia"/>
        </w:rPr>
        <w:t xml:space="preserve">　テキストエリアに表示を行った後は</w:t>
      </w:r>
      <w:r w:rsidR="00F60242">
        <w:rPr>
          <w:rFonts w:hint="eastAsia"/>
        </w:rPr>
        <w:t>、</w:t>
      </w:r>
      <w:r>
        <w:rPr>
          <w:rFonts w:hint="eastAsia"/>
        </w:rPr>
        <w:t>4.3.</w:t>
      </w:r>
      <w:r w:rsidR="00306C29">
        <w:rPr>
          <w:rFonts w:hint="eastAsia"/>
        </w:rPr>
        <w:t>3</w:t>
      </w:r>
      <w:r>
        <w:rPr>
          <w:rFonts w:hint="eastAsia"/>
        </w:rPr>
        <w:t>に自動的に遷移する</w:t>
      </w:r>
      <w:r w:rsidR="00F60242">
        <w:rPr>
          <w:rFonts w:hint="eastAsia"/>
        </w:rPr>
        <w:t>。</w:t>
      </w:r>
      <w:r>
        <w:rPr>
          <w:rFonts w:hint="eastAsia"/>
        </w:rPr>
        <w:t>ただし</w:t>
      </w:r>
      <w:r w:rsidR="00F60242">
        <w:rPr>
          <w:rFonts w:hint="eastAsia"/>
        </w:rPr>
        <w:t>、</w:t>
      </w:r>
      <w:r>
        <w:rPr>
          <w:rFonts w:hint="eastAsia"/>
        </w:rPr>
        <w:t>結果表示用テキストエリアの表示</w:t>
      </w:r>
      <w:r w:rsidR="00306C29">
        <w:rPr>
          <w:rFonts w:hint="eastAsia"/>
        </w:rPr>
        <w:t>はそのまま残す</w:t>
      </w:r>
      <w:r w:rsidR="00F60242">
        <w:rPr>
          <w:rFonts w:hint="eastAsia"/>
        </w:rPr>
        <w:t>。</w:t>
      </w:r>
    </w:p>
    <w:p w14:paraId="0468C2FC" w14:textId="6163C940" w:rsidR="00CA0C1D" w:rsidRDefault="00CA0C1D">
      <w:pPr>
        <w:widowControl/>
        <w:jc w:val="left"/>
      </w:pPr>
      <w:r>
        <w:br w:type="page"/>
      </w:r>
    </w:p>
    <w:p w14:paraId="29E797C4" w14:textId="3CC5FE30" w:rsidR="00CA0C1D" w:rsidRDefault="003D576D" w:rsidP="00AC5AF5">
      <w:pPr>
        <w:pStyle w:val="a4"/>
        <w:widowControl/>
        <w:numPr>
          <w:ilvl w:val="2"/>
          <w:numId w:val="1"/>
        </w:numPr>
        <w:ind w:leftChars="0"/>
        <w:jc w:val="left"/>
        <w:outlineLvl w:val="2"/>
      </w:pPr>
      <w:bookmarkStart w:id="226" w:name="_Toc234940539"/>
      <w:r>
        <w:rPr>
          <w:rFonts w:hint="eastAsia"/>
        </w:rPr>
        <w:lastRenderedPageBreak/>
        <w:t>新規予約</w:t>
      </w:r>
      <w:bookmarkEnd w:id="226"/>
    </w:p>
    <w:p w14:paraId="05504FA3" w14:textId="1161A938" w:rsidR="008A71CB" w:rsidRDefault="001F6948" w:rsidP="00FE0409">
      <w:pPr>
        <w:pStyle w:val="a4"/>
        <w:widowControl/>
        <w:numPr>
          <w:ilvl w:val="3"/>
          <w:numId w:val="1"/>
        </w:numPr>
        <w:ind w:leftChars="0"/>
        <w:jc w:val="left"/>
        <w:outlineLvl w:val="3"/>
      </w:pPr>
      <w:bookmarkStart w:id="227" w:name="_Toc234940540"/>
      <w:r>
        <w:rPr>
          <w:rFonts w:hint="eastAsia"/>
        </w:rPr>
        <w:t>新規予約ダイアログ表示中</w:t>
      </w:r>
      <w:bookmarkEnd w:id="227"/>
    </w:p>
    <w:p w14:paraId="1AC32C27" w14:textId="2B1A64FF" w:rsidR="001F6948" w:rsidRDefault="002D2DA2" w:rsidP="001F6948">
      <w:pPr>
        <w:pStyle w:val="a4"/>
        <w:widowControl/>
        <w:ind w:leftChars="0" w:left="1984"/>
        <w:jc w:val="left"/>
      </w:pPr>
      <w:r>
        <w:rPr>
          <w:noProof/>
        </w:rPr>
        <mc:AlternateContent>
          <mc:Choice Requires="wpg">
            <w:drawing>
              <wp:anchor distT="0" distB="0" distL="114300" distR="114300" simplePos="0" relativeHeight="251658624" behindDoc="1" locked="0" layoutInCell="1" allowOverlap="1" wp14:anchorId="566DD89E" wp14:editId="49344B44">
                <wp:simplePos x="0" y="0"/>
                <wp:positionH relativeFrom="column">
                  <wp:posOffset>902970</wp:posOffset>
                </wp:positionH>
                <wp:positionV relativeFrom="paragraph">
                  <wp:posOffset>30480</wp:posOffset>
                </wp:positionV>
                <wp:extent cx="5769610" cy="2679700"/>
                <wp:effectExtent l="57150" t="0" r="59690" b="44450"/>
                <wp:wrapNone/>
                <wp:docPr id="284477550" name="グループ化 1"/>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1183241611" name="グループ化 1183241611"/>
                        <wpg:cNvGrpSpPr/>
                        <wpg:grpSpPr>
                          <a:xfrm>
                            <a:off x="0" y="0"/>
                            <a:ext cx="5769610" cy="2679700"/>
                            <a:chOff x="0" y="0"/>
                            <a:chExt cx="5769763" cy="2679818"/>
                          </a:xfrm>
                        </wpg:grpSpPr>
                        <wps:wsp>
                          <wps:cNvPr id="761397482" name="正方形/長方形 761397482"/>
                          <wps:cNvSpPr/>
                          <wps:spPr>
                            <a:xfrm>
                              <a:off x="0" y="47130"/>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9743040" name="フローチャート: 処理 2139743040"/>
                          <wps:cNvSpPr/>
                          <wps:spPr>
                            <a:xfrm>
                              <a:off x="223594" y="928165"/>
                              <a:ext cx="5368290" cy="1389686"/>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9E640BE" w14:textId="77777777" w:rsidR="00404E9C" w:rsidRPr="008E4BAC" w:rsidRDefault="00404E9C" w:rsidP="00404E9C">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2791245" name="テキスト ボックス 182791245"/>
                          <wps:cNvSpPr txBox="1"/>
                          <wps:spPr>
                            <a:xfrm>
                              <a:off x="4661688" y="0"/>
                              <a:ext cx="1108075" cy="324485"/>
                            </a:xfrm>
                            <a:prstGeom prst="rect">
                              <a:avLst/>
                            </a:prstGeom>
                            <a:noFill/>
                            <a:ln w="6350">
                              <a:noFill/>
                            </a:ln>
                          </wps:spPr>
                          <wps:txbx>
                            <w:txbxContent>
                              <w:p w14:paraId="114EA2C0" w14:textId="77777777" w:rsidR="00404E9C" w:rsidRPr="00DC0354" w:rsidRDefault="00404E9C" w:rsidP="00404E9C">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0396531" name="テキスト ボックス 880396531"/>
                          <wps:cNvSpPr txBox="1"/>
                          <wps:spPr>
                            <a:xfrm>
                              <a:off x="897296" y="233606"/>
                              <a:ext cx="1100455" cy="260985"/>
                            </a:xfrm>
                            <a:prstGeom prst="rect">
                              <a:avLst/>
                            </a:prstGeom>
                            <a:noFill/>
                            <a:ln w="6350">
                              <a:noFill/>
                            </a:ln>
                          </wps:spPr>
                          <wps:txbx>
                            <w:txbxContent>
                              <w:p w14:paraId="10C65E9E" w14:textId="77777777" w:rsidR="00404E9C" w:rsidRPr="00AD64C6" w:rsidRDefault="00404E9C" w:rsidP="00404E9C">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2720335" name="テキスト ボックス 1452720335"/>
                          <wps:cNvSpPr txBox="1"/>
                          <wps:spPr>
                            <a:xfrm>
                              <a:off x="2819539" y="223594"/>
                              <a:ext cx="791210" cy="260985"/>
                            </a:xfrm>
                            <a:prstGeom prst="rect">
                              <a:avLst/>
                            </a:prstGeom>
                            <a:noFill/>
                            <a:ln w="6350">
                              <a:noFill/>
                            </a:ln>
                          </wps:spPr>
                          <wps:txbx>
                            <w:txbxContent>
                              <w:p w14:paraId="25289616" w14:textId="77777777" w:rsidR="00404E9C" w:rsidRPr="00AD64C6" w:rsidRDefault="00404E9C" w:rsidP="00404E9C">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29218314" name="フローチャート: 処理 1529218314"/>
                          <wps:cNvSpPr/>
                          <wps:spPr>
                            <a:xfrm>
                              <a:off x="3530785" y="270733"/>
                              <a:ext cx="1172845" cy="22669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211296CC" w14:textId="77777777" w:rsidR="00404E9C" w:rsidRPr="008E4BAC" w:rsidRDefault="00404E9C" w:rsidP="00404E9C">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 xml:space="preserve">TK190000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57588788" name="フローチャート: 処理 1457588788"/>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12FCA8D" w14:textId="77777777" w:rsidR="00404E9C" w:rsidRPr="00A5547C" w:rsidRDefault="00404E9C" w:rsidP="00404E9C">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21646739" name="テキスト ボックス 1021646739"/>
                          <wps:cNvSpPr txBox="1"/>
                          <wps:spPr>
                            <a:xfrm>
                              <a:off x="1998581" y="540631"/>
                              <a:ext cx="520608" cy="287002"/>
                            </a:xfrm>
                            <a:prstGeom prst="rect">
                              <a:avLst/>
                            </a:prstGeom>
                            <a:noFill/>
                            <a:ln w="6350">
                              <a:noFill/>
                            </a:ln>
                          </wps:spPr>
                          <wps:txbx>
                            <w:txbxContent>
                              <w:p w14:paraId="017A7724" w14:textId="77777777" w:rsidR="00404E9C" w:rsidRPr="00AD64C6" w:rsidRDefault="00404E9C" w:rsidP="00404E9C">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8105083" name="正方形/長方形 1568105083"/>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382954" name="テキスト ボックス 34382954"/>
                          <wps:cNvSpPr txBox="1"/>
                          <wps:spPr>
                            <a:xfrm>
                              <a:off x="2359002" y="530619"/>
                              <a:ext cx="378497" cy="287002"/>
                            </a:xfrm>
                            <a:prstGeom prst="rect">
                              <a:avLst/>
                            </a:prstGeom>
                            <a:noFill/>
                            <a:ln w="6350">
                              <a:noFill/>
                            </a:ln>
                          </wps:spPr>
                          <wps:txbx>
                            <w:txbxContent>
                              <w:p w14:paraId="5239537A" w14:textId="77777777" w:rsidR="00404E9C" w:rsidRPr="0075349F" w:rsidRDefault="00404E9C" w:rsidP="00404E9C">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31919996" name="グループ化 1931919996"/>
                          <wpg:cNvGrpSpPr/>
                          <wpg:grpSpPr>
                            <a:xfrm>
                              <a:off x="2706073" y="637410"/>
                              <a:ext cx="153512" cy="90105"/>
                              <a:chOff x="0" y="0"/>
                              <a:chExt cx="153512" cy="90105"/>
                            </a:xfrm>
                          </wpg:grpSpPr>
                          <wps:wsp>
                            <wps:cNvPr id="546455406" name="フローチャート: 組合せ 546455406"/>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4800190" name="正方形/長方形 1494800190"/>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98159346" name="フローチャート: 処理 1398159346"/>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C446063" w14:textId="77777777" w:rsidR="00404E9C" w:rsidRPr="00A5547C" w:rsidRDefault="00404E9C" w:rsidP="00404E9C">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512568785" name="フローチャート: 処理 1"/>
                        <wps:cNvSpPr/>
                        <wps:spPr>
                          <a:xfrm>
                            <a:off x="1835150" y="236601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F084976" w14:textId="77777777" w:rsidR="00404E9C" w:rsidRPr="00A5547C" w:rsidRDefault="00404E9C" w:rsidP="00404E9C">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566DD89E" id="_x0000_s1455" style="position:absolute;left:0;text-align:left;margin-left:71.1pt;margin-top:2.4pt;width:454.3pt;height:211pt;z-index:-251657856" coordsize="57696,267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">
                <v:group id="グループ化 1183241611" o:spid="_x0000_s1456"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">
                  <v:rect id="正方形/長方形 761397482" o:spid="_x0000_s1457"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" fillcolor="white [3212]" strokecolor="black [3213]" strokeweight="1pt"/>
                  <v:shape id="フローチャート: 処理 2139743040" o:spid="_x0000_s1458"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" fillcolor="#d8d8d8 [2732]" strokecolor="white [3212]" strokeweight="1pt">
                    <v:textbox inset="0,0,0,0">
                      <w:txbxContent>
                        <w:p w14:paraId="79E640BE" w14:textId="77777777" w:rsidR="00404E9C" w:rsidRPr="008E4BAC" w:rsidRDefault="00404E9C" w:rsidP="00404E9C">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182791245" o:spid="_x0000_s1459"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" filled="f" stroked="f" strokeweight=".5pt">
                    <v:textbox>
                      <w:txbxContent>
                        <w:p w14:paraId="114EA2C0" w14:textId="77777777" w:rsidR="00404E9C" w:rsidRPr="00DC0354" w:rsidRDefault="00404E9C" w:rsidP="00404E9C">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880396531" o:spid="_x0000_s1460"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" filled="f" stroked="f" strokeweight=".5pt">
                    <v:textbox>
                      <w:txbxContent>
                        <w:p w14:paraId="10C65E9E" w14:textId="77777777" w:rsidR="00404E9C" w:rsidRPr="00AD64C6" w:rsidRDefault="00404E9C" w:rsidP="00404E9C">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1452720335" o:spid="_x0000_s1461"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" filled="f" stroked="f" strokeweight=".5pt">
                    <v:textbox>
                      <w:txbxContent>
                        <w:p w14:paraId="25289616" w14:textId="77777777" w:rsidR="00404E9C" w:rsidRPr="00AD64C6" w:rsidRDefault="00404E9C" w:rsidP="00404E9C">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1529218314" o:spid="_x0000_s1462" type="#_x0000_t109" style="position:absolute;left:35307;top:2707;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" fillcolor="#d8d8d8 [2732]" strokecolor="white [3212]" strokeweight="1pt">
                    <v:textbox inset="0,0,0,0">
                      <w:txbxContent>
                        <w:p w14:paraId="211296CC" w14:textId="77777777" w:rsidR="00404E9C" w:rsidRPr="008E4BAC" w:rsidRDefault="00404E9C" w:rsidP="00404E9C">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 xml:space="preserve">TK190000　　　　　</w:t>
                          </w:r>
                        </w:p>
                      </w:txbxContent>
                    </v:textbox>
                  </v:shape>
                  <v:shape id="フローチャート: 処理 1457588788" o:spid="_x0000_s1463"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" fillcolor="#e7e6e6 [3214]" strokecolor="#f2f2f2 [3052]" strokeweight="1pt">
                    <v:shadow on="t" color="black" opacity="26214f" origin="-.5,-.5" offset=".24944mm,.24944mm"/>
                    <v:textbox inset="0,0,0,0">
                      <w:txbxContent>
                        <w:p w14:paraId="612FCA8D" w14:textId="77777777" w:rsidR="00404E9C" w:rsidRPr="00A5547C" w:rsidRDefault="00404E9C" w:rsidP="00404E9C">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v:textbox>
                  </v:shape>
                  <v:shape id="テキスト ボックス 1021646739" o:spid="_x0000_s1464"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" filled="f" stroked="f" strokeweight=".5pt">
                    <v:textbox>
                      <w:txbxContent>
                        <w:p w14:paraId="017A7724" w14:textId="77777777" w:rsidR="00404E9C" w:rsidRPr="00AD64C6" w:rsidRDefault="00404E9C" w:rsidP="00404E9C">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1568105083" o:spid="_x0000_s1465"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" fillcolor="white [3212]" strokecolor="#a5a5a5 [2092]" strokeweight=".5pt"/>
                  <v:shape id="テキスト ボックス 34382954" o:spid="_x0000_s1466"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" filled="f" stroked="f" strokeweight=".5pt">
                    <v:textbox>
                      <w:txbxContent>
                        <w:p w14:paraId="5239537A" w14:textId="77777777" w:rsidR="00404E9C" w:rsidRPr="0075349F" w:rsidRDefault="00404E9C" w:rsidP="00404E9C">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371</w:t>
                          </w:r>
                        </w:p>
                      </w:txbxContent>
                    </v:textbox>
                  </v:shape>
                  <v:group id="グループ化 1931919996" o:spid="_x0000_s1467"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">
                    <v:shape id="フローチャート: 組合せ 546455406" o:spid="_x0000_s1468"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" filled="f" strokecolor="black [3213]" strokeweight=".5pt"/>
                    <v:rect id="正方形/長方形 1494800190" o:spid="_x0000_s1469"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" fillcolor="white [3212]" strokecolor="white [3212]" strokeweight="1pt"/>
                  </v:group>
                  <v:shape id="フローチャート: 処理 1398159346" o:spid="_x0000_s1470"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" fillcolor="#e7e6e6 [3214]" strokecolor="#f2f2f2 [3052]" strokeweight="1pt">
                    <v:shadow on="t" color="black" opacity="26214f" origin="-.5,-.5" offset=".24944mm,.24944mm"/>
                    <v:textbox inset="0,0,0,0">
                      <w:txbxContent>
                        <w:p w14:paraId="7C446063" w14:textId="77777777" w:rsidR="00404E9C" w:rsidRPr="00A5547C" w:rsidRDefault="00404E9C" w:rsidP="00404E9C">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471" type="#_x0000_t109" style="position:absolute;left:18351;top:23660;width:4712;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" fillcolor="#e7e6e6 [3214]" strokecolor="#f2f2f2 [3052]" strokeweight="1pt">
                  <v:shadow on="t" color="black" opacity="26214f" origin="-.5,-.5" offset=".24944mm,.24944mm"/>
                  <v:textbox inset="0,0,0,0">
                    <w:txbxContent>
                      <w:p w14:paraId="3F084976" w14:textId="77777777" w:rsidR="00404E9C" w:rsidRPr="00A5547C" w:rsidRDefault="00404E9C" w:rsidP="00404E9C">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w:pict>
          </mc:Fallback>
        </mc:AlternateContent>
      </w:r>
    </w:p>
    <w:p w14:paraId="22CCF921" w14:textId="396BB771" w:rsidR="001F6948" w:rsidRDefault="001F6948" w:rsidP="001F6948">
      <w:pPr>
        <w:pStyle w:val="a4"/>
        <w:widowControl/>
        <w:ind w:leftChars="0" w:left="1984"/>
        <w:jc w:val="left"/>
      </w:pPr>
    </w:p>
    <w:p w14:paraId="7FA4380D" w14:textId="2136DDC8" w:rsidR="001F6948" w:rsidRDefault="002D2DA2" w:rsidP="001F6948">
      <w:pPr>
        <w:pStyle w:val="a4"/>
        <w:widowControl/>
        <w:ind w:leftChars="0" w:left="1984"/>
        <w:jc w:val="left"/>
      </w:pPr>
      <w:r w:rsidRPr="00DC1C6B">
        <w:rPr>
          <w:noProof/>
        </w:rPr>
        <mc:AlternateContent>
          <mc:Choice Requires="wpg">
            <w:drawing>
              <wp:anchor distT="0" distB="0" distL="114300" distR="114300" simplePos="0" relativeHeight="251658625" behindDoc="0" locked="0" layoutInCell="1" allowOverlap="1" wp14:anchorId="5EB80F74" wp14:editId="7638426C">
                <wp:simplePos x="0" y="0"/>
                <wp:positionH relativeFrom="column">
                  <wp:posOffset>1131472</wp:posOffset>
                </wp:positionH>
                <wp:positionV relativeFrom="paragraph">
                  <wp:posOffset>194475</wp:posOffset>
                </wp:positionV>
                <wp:extent cx="4209415" cy="1429395"/>
                <wp:effectExtent l="19050" t="0" r="38735" b="56515"/>
                <wp:wrapNone/>
                <wp:docPr id="1507815259" name="グループ化 89"/>
                <wp:cNvGraphicFramePr/>
                <a:graphic xmlns:a="http://schemas.openxmlformats.org/drawingml/2006/main">
                  <a:graphicData uri="http://schemas.microsoft.com/office/word/2010/wordprocessingGroup">
                    <wpg:wgp>
                      <wpg:cNvGrpSpPr/>
                      <wpg:grpSpPr>
                        <a:xfrm>
                          <a:off x="0" y="0"/>
                          <a:ext cx="4209415" cy="1429395"/>
                          <a:chOff x="-38100" y="-44460"/>
                          <a:chExt cx="4209576" cy="1429454"/>
                        </a:xfrm>
                      </wpg:grpSpPr>
                      <wps:wsp>
                        <wps:cNvPr id="1784170028" name="正方形/長方形 1784170028"/>
                        <wps:cNvSpPr/>
                        <wps:spPr>
                          <a:xfrm>
                            <a:off x="2663" y="7579"/>
                            <a:ext cx="4144653" cy="1377415"/>
                          </a:xfrm>
                          <a:prstGeom prst="rect">
                            <a:avLst/>
                          </a:prstGeom>
                          <a:solidFill>
                            <a:schemeClr val="bg1"/>
                          </a:solidFill>
                          <a:ln w="19050">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00159569" name="テキスト ボックス 51"/>
                        <wps:cNvSpPr txBox="1"/>
                        <wps:spPr>
                          <a:xfrm>
                            <a:off x="3868196" y="-44460"/>
                            <a:ext cx="303280" cy="341326"/>
                          </a:xfrm>
                          <a:prstGeom prst="rect">
                            <a:avLst/>
                          </a:prstGeom>
                          <a:noFill/>
                          <a:ln w="6350">
                            <a:noFill/>
                          </a:ln>
                        </wps:spPr>
                        <wps:txbx>
                          <w:txbxContent>
                            <w:p w14:paraId="1A29DE91" w14:textId="77777777" w:rsidR="001F6948" w:rsidRDefault="001F6948" w:rsidP="001F6948">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22099723" name="テキスト ボックス 52"/>
                        <wps:cNvSpPr txBox="1"/>
                        <wps:spPr>
                          <a:xfrm>
                            <a:off x="-38100" y="-27778"/>
                            <a:ext cx="658917" cy="279811"/>
                          </a:xfrm>
                          <a:prstGeom prst="rect">
                            <a:avLst/>
                          </a:prstGeom>
                          <a:noFill/>
                          <a:ln w="6350">
                            <a:noFill/>
                          </a:ln>
                        </wps:spPr>
                        <wps:txbx>
                          <w:txbxContent>
                            <w:p w14:paraId="2AAD96D2" w14:textId="77777777" w:rsidR="001F6948" w:rsidRPr="009B1C3D" w:rsidRDefault="001F6948" w:rsidP="001F694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新規予約</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9305241" name="テキスト ボックス 54"/>
                        <wps:cNvSpPr txBox="1"/>
                        <wps:spPr>
                          <a:xfrm>
                            <a:off x="2792593" y="196764"/>
                            <a:ext cx="782901" cy="279811"/>
                          </a:xfrm>
                          <a:prstGeom prst="rect">
                            <a:avLst/>
                          </a:prstGeom>
                          <a:noFill/>
                          <a:ln w="6350">
                            <a:noFill/>
                          </a:ln>
                        </wps:spPr>
                        <wps:txbx>
                          <w:txbxContent>
                            <w:p w14:paraId="219CDC75" w14:textId="77777777" w:rsidR="001F6948" w:rsidRDefault="001F6948" w:rsidP="001F6948">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88292498" name="フローチャート: 処理 688292498"/>
                        <wps:cNvSpPr/>
                        <wps:spPr>
                          <a:xfrm>
                            <a:off x="1950950" y="250881"/>
                            <a:ext cx="466222" cy="250537"/>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4A33C675" w14:textId="77777777" w:rsidR="001F6948" w:rsidRDefault="001F6948" w:rsidP="001F6948">
                              <w:pPr>
                                <w:jc w:val="center"/>
                                <w:rPr>
                                  <w:rFonts w:cs="Arial"/>
                                  <w:color w:val="000000"/>
                                  <w:sz w:val="16"/>
                                  <w:szCs w:val="16"/>
                                </w:rPr>
                              </w:pPr>
                              <w:r>
                                <w:rPr>
                                  <w:rFonts w:cs="Arial" w:hint="eastAsia"/>
                                  <w:color w:val="000000"/>
                                  <w:sz w:val="16"/>
                                  <w:szCs w:val="16"/>
                                </w:rPr>
                                <w:t xml:space="preserve">ログイン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257318065" name="フローチャート: 処理 1257318065"/>
                        <wps:cNvSpPr/>
                        <wps:spPr>
                          <a:xfrm>
                            <a:off x="22150" y="236242"/>
                            <a:ext cx="4106293" cy="1131072"/>
                          </a:xfrm>
                          <a:prstGeom prst="flowChartProcess">
                            <a:avLst/>
                          </a:prstGeom>
                          <a:solidFill>
                            <a:schemeClr val="bg1">
                              <a:lumMod val="95000"/>
                            </a:schemeClr>
                          </a:solidFill>
                          <a:ln>
                            <a:noFill/>
                          </a:ln>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2CCC19EB" w14:textId="77777777" w:rsidR="001F6948" w:rsidRDefault="001F6948" w:rsidP="001F6948">
                              <w:pPr>
                                <w:ind w:firstLine="158"/>
                                <w:rPr>
                                  <w:rFonts w:ascii="ＭＳ ゴシック" w:eastAsia="游明朝" w:hAnsi="ＭＳ ゴシック" w:cs="Arial"/>
                                  <w:color w:val="000000"/>
                                  <w:sz w:val="16"/>
                                  <w:szCs w:val="16"/>
                                </w:rPr>
                              </w:pPr>
                              <w:r>
                                <w:rPr>
                                  <w:rFonts w:ascii="ＭＳ ゴシック" w:eastAsia="游明朝" w:hAnsi="ＭＳ ゴシック" w:cs="Arial" w:hint="eastAsia"/>
                                  <w:color w:val="000000"/>
                                  <w:sz w:val="16"/>
                                  <w:szCs w:val="16"/>
                                </w:rPr>
                                <w:t> </w:t>
                              </w:r>
                            </w:p>
                          </w:txbxContent>
                        </wps:txbx>
                        <wps:bodyPr rot="0" spcFirstLastPara="0" vert="horz" wrap="square" lIns="0" tIns="0" rIns="0" bIns="0" numCol="1" spcCol="0" rtlCol="0" fromWordArt="0" anchor="ctr" anchorCtr="0" forceAA="0" compatLnSpc="1">
                          <a:prstTxWarp prst="textNoShape">
                            <a:avLst/>
                          </a:prstTxWarp>
                          <a:noAutofit/>
                        </wps:bodyPr>
                      </wps:wsp>
                      <wpg:grpSp>
                        <wpg:cNvPr id="489437857" name="グループ化 489437857"/>
                        <wpg:cNvGrpSpPr/>
                        <wpg:grpSpPr>
                          <a:xfrm>
                            <a:off x="323290" y="259441"/>
                            <a:ext cx="871410" cy="309929"/>
                            <a:chOff x="323290" y="259441"/>
                            <a:chExt cx="871410" cy="309929"/>
                          </a:xfrm>
                        </wpg:grpSpPr>
                        <wps:wsp>
                          <wps:cNvPr id="1553375634" name="テキスト ボックス 22"/>
                          <wps:cNvSpPr txBox="1"/>
                          <wps:spPr>
                            <a:xfrm>
                              <a:off x="323290" y="259441"/>
                              <a:ext cx="515141" cy="307705"/>
                            </a:xfrm>
                            <a:prstGeom prst="rect">
                              <a:avLst/>
                            </a:prstGeom>
                            <a:noFill/>
                            <a:ln w="6350">
                              <a:noFill/>
                            </a:ln>
                          </wps:spPr>
                          <wps:txbx>
                            <w:txbxContent>
                              <w:p w14:paraId="1EFC8058" w14:textId="77777777" w:rsidR="001F6948" w:rsidRPr="009B1C3D" w:rsidRDefault="001F6948" w:rsidP="001F694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212119715" name="グループ化 1212119715"/>
                          <wpg:cNvGrpSpPr/>
                          <wpg:grpSpPr>
                            <a:xfrm>
                              <a:off x="679229" y="261665"/>
                              <a:ext cx="515471" cy="307705"/>
                              <a:chOff x="679229" y="261665"/>
                              <a:chExt cx="515471" cy="307705"/>
                            </a:xfrm>
                          </wpg:grpSpPr>
                          <wps:wsp>
                            <wps:cNvPr id="1564268804" name="正方形/長方形 1564268804"/>
                            <wps:cNvSpPr/>
                            <wps:spPr>
                              <a:xfrm>
                                <a:off x="722855" y="302921"/>
                                <a:ext cx="471845"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19620824" name="テキスト ボックス 53"/>
                            <wps:cNvSpPr txBox="1"/>
                            <wps:spPr>
                              <a:xfrm>
                                <a:off x="679229" y="261665"/>
                                <a:ext cx="410607" cy="307705"/>
                              </a:xfrm>
                              <a:prstGeom prst="rect">
                                <a:avLst/>
                              </a:prstGeom>
                              <a:noFill/>
                              <a:ln w="6350">
                                <a:noFill/>
                              </a:ln>
                            </wps:spPr>
                            <wps:txbx>
                              <w:txbxContent>
                                <w:p w14:paraId="0CE33C77" w14:textId="68AE8839" w:rsidR="001F6948" w:rsidRDefault="001F6948" w:rsidP="001F6948">
                                  <w:pPr>
                                    <w:rPr>
                                      <w:rFonts w:eastAsia="游明朝" w:cs="Arial"/>
                                      <w:b/>
                                      <w:bCs/>
                                      <w:color w:val="000000"/>
                                      <w:sz w:val="18"/>
                                      <w:szCs w:val="18"/>
                                    </w:rPr>
                                  </w:pPr>
                                  <w:r>
                                    <w:rPr>
                                      <w:rFonts w:eastAsia="游明朝" w:cs="Arial" w:hint="eastAsia"/>
                                      <w:b/>
                                      <w:bCs/>
                                      <w:color w:val="000000"/>
                                      <w:sz w:val="18"/>
                                      <w:szCs w:val="18"/>
                                    </w:rPr>
                                    <w:t>37</w:t>
                                  </w:r>
                                  <w:r w:rsidR="00143878">
                                    <w:rPr>
                                      <w:rFonts w:eastAsia="游明朝" w:cs="Arial" w:hint="eastAsia"/>
                                      <w:b/>
                                      <w:bCs/>
                                      <w:color w:val="000000"/>
                                      <w:sz w:val="18"/>
                                      <w:szCs w:val="1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74804618" name="フローチャート: 組合せ 2074804618"/>
                            <wps:cNvSpPr/>
                            <wps:spPr>
                              <a:xfrm>
                                <a:off x="1048807" y="37805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545649412" name="正方形/長方形 1545649412"/>
                          <wps:cNvSpPr/>
                          <wps:spPr>
                            <a:xfrm>
                              <a:off x="1017217" y="34585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925987771" name="フローチャート: 処理 1925987771"/>
                        <wps:cNvSpPr/>
                        <wps:spPr>
                          <a:xfrm>
                            <a:off x="2321942" y="1089485"/>
                            <a:ext cx="536257" cy="20420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37BB18C" w14:textId="77777777" w:rsidR="001F6948" w:rsidRDefault="001F6948" w:rsidP="001F6948">
                              <w:pPr>
                                <w:jc w:val="center"/>
                                <w:rPr>
                                  <w:rFonts w:cs="Arial"/>
                                  <w:color w:val="000000"/>
                                  <w:sz w:val="16"/>
                                  <w:szCs w:val="16"/>
                                </w:rPr>
                              </w:pPr>
                              <w:r>
                                <w:rPr>
                                  <w:rFonts w:cs="Arial" w:hint="eastAsia"/>
                                  <w:color w:val="000000"/>
                                  <w:sz w:val="16"/>
                                  <w:szCs w:val="16"/>
                                </w:rPr>
                                <w:t xml:space="preserve">予約実行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92966498" name="フローチャート: 処理 92966498"/>
                        <wps:cNvSpPr/>
                        <wps:spPr>
                          <a:xfrm>
                            <a:off x="1325687" y="1089870"/>
                            <a:ext cx="536257" cy="198984"/>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75BB138" w14:textId="77777777" w:rsidR="001F6948" w:rsidRDefault="001F6948" w:rsidP="001F6948">
                              <w:pPr>
                                <w:jc w:val="center"/>
                                <w:rPr>
                                  <w:rFonts w:cs="Arial"/>
                                  <w:color w:val="000000"/>
                                  <w:sz w:val="16"/>
                                  <w:szCs w:val="16"/>
                                </w:rPr>
                              </w:pPr>
                              <w:r>
                                <w:rPr>
                                  <w:rFonts w:cs="Arial" w:hint="eastAsia"/>
                                  <w:color w:val="000000"/>
                                  <w:sz w:val="16"/>
                                  <w:szCs w:val="16"/>
                                </w:rPr>
                                <w:t xml:space="preserve">キャンセル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137180445" name="テキスト ボックス 22"/>
                        <wps:cNvSpPr txBox="1"/>
                        <wps:spPr>
                          <a:xfrm>
                            <a:off x="1260122" y="263991"/>
                            <a:ext cx="572684" cy="292566"/>
                          </a:xfrm>
                          <a:prstGeom prst="rect">
                            <a:avLst/>
                          </a:prstGeom>
                          <a:noFill/>
                          <a:ln w="6350">
                            <a:noFill/>
                          </a:ln>
                        </wps:spPr>
                        <wps:txbx>
                          <w:txbxContent>
                            <w:p w14:paraId="4FF823C3" w14:textId="77777777" w:rsidR="001F6948" w:rsidRPr="009B1C3D" w:rsidRDefault="001F6948" w:rsidP="001F694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71533473" name="正方形/長方形 1971533473"/>
                        <wps:cNvSpPr/>
                        <wps:spPr>
                          <a:xfrm>
                            <a:off x="1808258" y="342466"/>
                            <a:ext cx="572684" cy="158674"/>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03194000" name="テキスト ボックス 22"/>
                        <wps:cNvSpPr txBox="1"/>
                        <wps:spPr>
                          <a:xfrm>
                            <a:off x="2314988" y="264100"/>
                            <a:ext cx="263287" cy="296484"/>
                          </a:xfrm>
                          <a:prstGeom prst="rect">
                            <a:avLst/>
                          </a:prstGeom>
                          <a:noFill/>
                          <a:ln w="6350">
                            <a:noFill/>
                          </a:ln>
                        </wps:spPr>
                        <wps:txbx>
                          <w:txbxContent>
                            <w:p w14:paraId="54803EF2" w14:textId="77777777" w:rsidR="001F6948" w:rsidRPr="009B1C3D" w:rsidRDefault="001F6948" w:rsidP="001F694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50358853" name="正方形/長方形 650358853"/>
                        <wps:cNvSpPr/>
                        <wps:spPr>
                          <a:xfrm>
                            <a:off x="2596724" y="341441"/>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13353652" name="テキスト ボックス 22"/>
                        <wps:cNvSpPr txBox="1"/>
                        <wps:spPr>
                          <a:xfrm>
                            <a:off x="2878550" y="281697"/>
                            <a:ext cx="263287" cy="285238"/>
                          </a:xfrm>
                          <a:prstGeom prst="rect">
                            <a:avLst/>
                          </a:prstGeom>
                          <a:noFill/>
                          <a:ln w="6350">
                            <a:noFill/>
                          </a:ln>
                        </wps:spPr>
                        <wps:txbx>
                          <w:txbxContent>
                            <w:p w14:paraId="10A8DF10" w14:textId="77777777" w:rsidR="001F6948" w:rsidRPr="009B1C3D" w:rsidRDefault="001F6948" w:rsidP="001F694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33011321" name="正方形/長方形 1633011321"/>
                        <wps:cNvSpPr/>
                        <wps:spPr>
                          <a:xfrm>
                            <a:off x="3197121" y="346553"/>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1567782" name="テキスト ボックス 22"/>
                        <wps:cNvSpPr txBox="1"/>
                        <wps:spPr>
                          <a:xfrm>
                            <a:off x="3442125" y="286807"/>
                            <a:ext cx="263287" cy="280128"/>
                          </a:xfrm>
                          <a:prstGeom prst="rect">
                            <a:avLst/>
                          </a:prstGeom>
                          <a:noFill/>
                          <a:ln w="6350">
                            <a:noFill/>
                          </a:ln>
                        </wps:spPr>
                        <wps:txbx>
                          <w:txbxContent>
                            <w:p w14:paraId="4F2DD86F" w14:textId="77777777" w:rsidR="001F6948" w:rsidRPr="009B1C3D" w:rsidRDefault="001F6948" w:rsidP="001F694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012725649" name="グループ化 1012725649"/>
                        <wpg:cNvGrpSpPr/>
                        <wpg:grpSpPr>
                          <a:xfrm>
                            <a:off x="233152" y="681869"/>
                            <a:ext cx="1034167" cy="310026"/>
                            <a:chOff x="233152" y="681869"/>
                            <a:chExt cx="1034167" cy="310026"/>
                          </a:xfrm>
                        </wpg:grpSpPr>
                        <wps:wsp>
                          <wps:cNvPr id="1346758290" name="テキスト ボックス 22"/>
                          <wps:cNvSpPr txBox="1"/>
                          <wps:spPr>
                            <a:xfrm>
                              <a:off x="233152" y="681869"/>
                              <a:ext cx="671762" cy="307705"/>
                            </a:xfrm>
                            <a:prstGeom prst="rect">
                              <a:avLst/>
                            </a:prstGeom>
                            <a:noFill/>
                            <a:ln w="6350">
                              <a:noFill/>
                            </a:ln>
                          </wps:spPr>
                          <wps:txbx>
                            <w:txbxContent>
                              <w:p w14:paraId="01DE32F7" w14:textId="77777777" w:rsidR="001F6948" w:rsidRPr="00A65D1D" w:rsidRDefault="001F6948" w:rsidP="001F6948">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予約時間</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690253278" name="グループ化 690253278"/>
                          <wpg:cNvGrpSpPr/>
                          <wpg:grpSpPr>
                            <a:xfrm>
                              <a:off x="868451" y="684190"/>
                              <a:ext cx="398868" cy="307705"/>
                              <a:chOff x="868451" y="684190"/>
                              <a:chExt cx="398868" cy="307705"/>
                            </a:xfrm>
                          </wpg:grpSpPr>
                          <wps:wsp>
                            <wps:cNvPr id="1773836626" name="正方形/長方形 1773836626"/>
                            <wps:cNvSpPr/>
                            <wps:spPr>
                              <a:xfrm>
                                <a:off x="868451" y="725349"/>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91247267" name="テキスト ボックス 53"/>
                            <wps:cNvSpPr txBox="1"/>
                            <wps:spPr>
                              <a:xfrm>
                                <a:off x="868451" y="684190"/>
                                <a:ext cx="374522" cy="307705"/>
                              </a:xfrm>
                              <a:prstGeom prst="rect">
                                <a:avLst/>
                              </a:prstGeom>
                              <a:noFill/>
                              <a:ln w="6350">
                                <a:noFill/>
                              </a:ln>
                            </wps:spPr>
                            <wps:txbx>
                              <w:txbxContent>
                                <w:p w14:paraId="2FE6A653" w14:textId="77777777" w:rsidR="001F6948" w:rsidRDefault="001F6948" w:rsidP="001F6948">
                                  <w:pPr>
                                    <w:rPr>
                                      <w:rFonts w:cs="Arial"/>
                                      <w:color w:val="000000" w:themeColor="text1"/>
                                      <w:sz w:val="18"/>
                                      <w:szCs w:val="18"/>
                                    </w:rPr>
                                  </w:pPr>
                                  <w:r>
                                    <w:rPr>
                                      <w:rFonts w:cs="Arial" w:hint="eastAsia"/>
                                      <w:color w:val="000000" w:themeColor="text1"/>
                                      <w:sz w:val="18"/>
                                      <w:szCs w:val="18"/>
                                    </w:rPr>
                                    <w:t>08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3052998" name="フローチャート: 組合せ 73052998"/>
                            <wps:cNvSpPr/>
                            <wps:spPr>
                              <a:xfrm>
                                <a:off x="1121426" y="800484"/>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2049362692" name="正方形/長方形 2049362692"/>
                          <wps:cNvSpPr/>
                          <wps:spPr>
                            <a:xfrm>
                              <a:off x="1089836" y="768283"/>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705474667" name="テキスト ボックス 22"/>
                        <wps:cNvSpPr txBox="1"/>
                        <wps:spPr>
                          <a:xfrm>
                            <a:off x="1259612" y="687082"/>
                            <a:ext cx="263287" cy="270399"/>
                          </a:xfrm>
                          <a:prstGeom prst="rect">
                            <a:avLst/>
                          </a:prstGeom>
                          <a:noFill/>
                          <a:ln w="6350">
                            <a:noFill/>
                          </a:ln>
                        </wps:spPr>
                        <wps:txbx>
                          <w:txbxContent>
                            <w:p w14:paraId="6EF38A14" w14:textId="77777777" w:rsidR="001F6948" w:rsidRPr="00A65D1D" w:rsidRDefault="001F6948" w:rsidP="001F6948">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72985686" name="グループ化 172985686"/>
                        <wpg:cNvGrpSpPr/>
                        <wpg:grpSpPr>
                          <a:xfrm>
                            <a:off x="1599211" y="687933"/>
                            <a:ext cx="398868" cy="307705"/>
                            <a:chOff x="1599211" y="687933"/>
                            <a:chExt cx="398868" cy="307705"/>
                          </a:xfrm>
                        </wpg:grpSpPr>
                        <wpg:grpSp>
                          <wpg:cNvPr id="1219652544" name="グループ化 1219652544"/>
                          <wpg:cNvGrpSpPr/>
                          <wpg:grpSpPr>
                            <a:xfrm>
                              <a:off x="1599211" y="687933"/>
                              <a:ext cx="398868" cy="307705"/>
                              <a:chOff x="1599211" y="687933"/>
                              <a:chExt cx="398868" cy="307705"/>
                            </a:xfrm>
                          </wpg:grpSpPr>
                          <wps:wsp>
                            <wps:cNvPr id="150411082" name="正方形/長方形 150411082"/>
                            <wps:cNvSpPr/>
                            <wps:spPr>
                              <a:xfrm>
                                <a:off x="1599211" y="729092"/>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40440380" name="テキスト ボックス 53"/>
                            <wps:cNvSpPr txBox="1"/>
                            <wps:spPr>
                              <a:xfrm>
                                <a:off x="1599211" y="687933"/>
                                <a:ext cx="374522" cy="307705"/>
                              </a:xfrm>
                              <a:prstGeom prst="rect">
                                <a:avLst/>
                              </a:prstGeom>
                              <a:noFill/>
                              <a:ln w="6350">
                                <a:noFill/>
                              </a:ln>
                            </wps:spPr>
                            <wps:txbx>
                              <w:txbxContent>
                                <w:p w14:paraId="2CE24CCC" w14:textId="77777777" w:rsidR="001F6948" w:rsidRDefault="001F6948" w:rsidP="001F6948">
                                  <w:pPr>
                                    <w:rPr>
                                      <w:rFonts w:cs="Arial"/>
                                      <w:color w:val="000000" w:themeColor="text1"/>
                                      <w:sz w:val="18"/>
                                      <w:szCs w:val="18"/>
                                    </w:rPr>
                                  </w:pPr>
                                  <w:r>
                                    <w:rPr>
                                      <w:rFonts w:cs="Arial" w:hint="eastAsia"/>
                                      <w:color w:val="000000" w:themeColor="text1"/>
                                      <w:sz w:val="18"/>
                                      <w:szCs w:val="18"/>
                                    </w:rPr>
                                    <w:t>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40846708" name="フローチャート: 組合せ 1340846708"/>
                            <wps:cNvSpPr/>
                            <wps:spPr>
                              <a:xfrm>
                                <a:off x="1852186" y="804227"/>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636518451" name="正方形/長方形 636518451"/>
                          <wps:cNvSpPr/>
                          <wps:spPr>
                            <a:xfrm>
                              <a:off x="1820596" y="772026"/>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57763929" name="テキスト ボックス 22"/>
                        <wps:cNvSpPr txBox="1"/>
                        <wps:spPr>
                          <a:xfrm>
                            <a:off x="2000570" y="698083"/>
                            <a:ext cx="436553" cy="295747"/>
                          </a:xfrm>
                          <a:prstGeom prst="rect">
                            <a:avLst/>
                          </a:prstGeom>
                          <a:noFill/>
                          <a:ln w="6350">
                            <a:noFill/>
                          </a:ln>
                        </wps:spPr>
                        <wps:txbx>
                          <w:txbxContent>
                            <w:p w14:paraId="6DBCFCCE" w14:textId="77777777" w:rsidR="001F6948" w:rsidRPr="00A65D1D" w:rsidRDefault="001F6948" w:rsidP="001F6948">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759692039" name="グループ化 759692039"/>
                        <wpg:cNvGrpSpPr/>
                        <wpg:grpSpPr>
                          <a:xfrm>
                            <a:off x="2389387" y="695439"/>
                            <a:ext cx="398868" cy="307705"/>
                            <a:chOff x="2389387" y="695439"/>
                            <a:chExt cx="398868" cy="307705"/>
                          </a:xfrm>
                        </wpg:grpSpPr>
                        <wpg:grpSp>
                          <wpg:cNvPr id="1417559936" name="グループ化 1417559936"/>
                          <wpg:cNvGrpSpPr/>
                          <wpg:grpSpPr>
                            <a:xfrm>
                              <a:off x="2389387" y="695439"/>
                              <a:ext cx="398868" cy="307705"/>
                              <a:chOff x="2389387" y="695439"/>
                              <a:chExt cx="398868" cy="307705"/>
                            </a:xfrm>
                          </wpg:grpSpPr>
                          <wps:wsp>
                            <wps:cNvPr id="1179041757" name="正方形/長方形 1179041757"/>
                            <wps:cNvSpPr/>
                            <wps:spPr>
                              <a:xfrm>
                                <a:off x="2389387" y="736598"/>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26487716" name="テキスト ボックス 53"/>
                            <wps:cNvSpPr txBox="1"/>
                            <wps:spPr>
                              <a:xfrm>
                                <a:off x="2389387" y="695439"/>
                                <a:ext cx="374522" cy="307705"/>
                              </a:xfrm>
                              <a:prstGeom prst="rect">
                                <a:avLst/>
                              </a:prstGeom>
                              <a:noFill/>
                              <a:ln w="6350">
                                <a:noFill/>
                              </a:ln>
                            </wps:spPr>
                            <wps:txbx>
                              <w:txbxContent>
                                <w:p w14:paraId="2B98549F" w14:textId="77777777" w:rsidR="001F6948" w:rsidRDefault="001F6948" w:rsidP="001F6948">
                                  <w:pPr>
                                    <w:rPr>
                                      <w:rFonts w:cs="Arial"/>
                                      <w:color w:val="000000" w:themeColor="text1"/>
                                      <w:sz w:val="18"/>
                                      <w:szCs w:val="18"/>
                                    </w:rPr>
                                  </w:pPr>
                                  <w:r>
                                    <w:rPr>
                                      <w:rFonts w:cs="Arial" w:hint="eastAsia"/>
                                      <w:color w:val="000000" w:themeColor="text1"/>
                                      <w:sz w:val="18"/>
                                      <w:szCs w:val="18"/>
                                    </w:rPr>
                                    <w:t>08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60347293" name="フローチャート: 組合せ 860347293"/>
                            <wps:cNvSpPr/>
                            <wps:spPr>
                              <a:xfrm>
                                <a:off x="2642362" y="811733"/>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980311174" name="正方形/長方形 1980311174"/>
                          <wps:cNvSpPr/>
                          <wps:spPr>
                            <a:xfrm>
                              <a:off x="2610772" y="779532"/>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176913084" name="テキスト ボックス 22"/>
                        <wps:cNvSpPr txBox="1"/>
                        <wps:spPr>
                          <a:xfrm>
                            <a:off x="2780548" y="698326"/>
                            <a:ext cx="263287" cy="301855"/>
                          </a:xfrm>
                          <a:prstGeom prst="rect">
                            <a:avLst/>
                          </a:prstGeom>
                          <a:noFill/>
                          <a:ln w="6350">
                            <a:noFill/>
                          </a:ln>
                        </wps:spPr>
                        <wps:txbx>
                          <w:txbxContent>
                            <w:p w14:paraId="40B24CF2" w14:textId="77777777" w:rsidR="001F6948" w:rsidRPr="00A65D1D" w:rsidRDefault="001F6948" w:rsidP="001F6948">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623306588" name="グループ化 623306588"/>
                        <wpg:cNvGrpSpPr/>
                        <wpg:grpSpPr>
                          <a:xfrm>
                            <a:off x="3120147" y="699182"/>
                            <a:ext cx="398868" cy="307705"/>
                            <a:chOff x="3120147" y="699182"/>
                            <a:chExt cx="398868" cy="307705"/>
                          </a:xfrm>
                        </wpg:grpSpPr>
                        <wpg:grpSp>
                          <wpg:cNvPr id="1836019800" name="グループ化 1836019800"/>
                          <wpg:cNvGrpSpPr/>
                          <wpg:grpSpPr>
                            <a:xfrm>
                              <a:off x="3120147" y="699182"/>
                              <a:ext cx="398868" cy="307705"/>
                              <a:chOff x="3120147" y="699182"/>
                              <a:chExt cx="398868" cy="307705"/>
                            </a:xfrm>
                          </wpg:grpSpPr>
                          <wps:wsp>
                            <wps:cNvPr id="900209518" name="正方形/長方形 900209518"/>
                            <wps:cNvSpPr/>
                            <wps:spPr>
                              <a:xfrm>
                                <a:off x="3120147" y="740341"/>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04008958" name="テキスト ボックス 53"/>
                            <wps:cNvSpPr txBox="1"/>
                            <wps:spPr>
                              <a:xfrm>
                                <a:off x="3120147" y="699182"/>
                                <a:ext cx="374522" cy="307705"/>
                              </a:xfrm>
                              <a:prstGeom prst="rect">
                                <a:avLst/>
                              </a:prstGeom>
                              <a:noFill/>
                              <a:ln w="6350">
                                <a:noFill/>
                              </a:ln>
                            </wps:spPr>
                            <wps:txbx>
                              <w:txbxContent>
                                <w:p w14:paraId="652A3829" w14:textId="77777777" w:rsidR="001F6948" w:rsidRDefault="001F6948" w:rsidP="001F6948">
                                  <w:pPr>
                                    <w:rPr>
                                      <w:rFonts w:cs="Arial"/>
                                      <w:color w:val="000000" w:themeColor="text1"/>
                                      <w:sz w:val="18"/>
                                      <w:szCs w:val="18"/>
                                    </w:rPr>
                                  </w:pPr>
                                  <w:r>
                                    <w:rPr>
                                      <w:rFonts w:cs="Arial" w:hint="eastAsia"/>
                                      <w:color w:val="000000" w:themeColor="text1"/>
                                      <w:sz w:val="18"/>
                                      <w:szCs w:val="18"/>
                                    </w:rPr>
                                    <w:t>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36729188" name="フローチャート: 組合せ 1536729188"/>
                            <wps:cNvSpPr/>
                            <wps:spPr>
                              <a:xfrm>
                                <a:off x="3373122" y="81547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666193971" name="正方形/長方形 1666193971"/>
                          <wps:cNvSpPr/>
                          <wps:spPr>
                            <a:xfrm>
                              <a:off x="3341532" y="78327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555300934" name="テキスト ボックス 22"/>
                        <wps:cNvSpPr txBox="1"/>
                        <wps:spPr>
                          <a:xfrm>
                            <a:off x="3521506" y="715679"/>
                            <a:ext cx="263287" cy="284502"/>
                          </a:xfrm>
                          <a:prstGeom prst="rect">
                            <a:avLst/>
                          </a:prstGeom>
                          <a:noFill/>
                          <a:ln w="6350">
                            <a:noFill/>
                          </a:ln>
                        </wps:spPr>
                        <wps:txbx>
                          <w:txbxContent>
                            <w:p w14:paraId="247219C6" w14:textId="77777777" w:rsidR="001F6948" w:rsidRPr="00A65D1D" w:rsidRDefault="001F6948" w:rsidP="001F6948">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B80F74" id="_x0000_s1472" style="position:absolute;left:0;text-align:left;margin-left:89.1pt;margin-top:15.3pt;width:331.45pt;height:112.55pt;z-index:251658625;mso-width-relative:margin;mso-height-relative:margin" coordorigin="-381,-444" coordsize="42095,142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">
                <v:rect id="正方形/長方形 1784170028" o:spid="_x0000_s1473" style="position:absolute;left:26;top:75;width:41447;height:137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" fillcolor="white [3212]" strokecolor="black [3213]" strokeweight="1.5pt"/>
                <v:shape id="_x0000_s1474" type="#_x0000_t202" style="position:absolute;left:38681;top:-444;width:3033;height:34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" filled="f" stroked="f" strokeweight=".5pt">
                  <v:textbox>
                    <w:txbxContent>
                      <w:p w14:paraId="1A29DE91" w14:textId="77777777" w:rsidR="001F6948" w:rsidRDefault="001F6948" w:rsidP="001F6948">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v:textbox>
                </v:shape>
                <v:shape id="_x0000_s1475" type="#_x0000_t202" style="position:absolute;left:-381;top:-277;width:6589;height:27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" filled="f" stroked="f" strokeweight=".5pt">
                  <v:textbox>
                    <w:txbxContent>
                      <w:p w14:paraId="2AAD96D2" w14:textId="77777777" w:rsidR="001F6948" w:rsidRPr="009B1C3D" w:rsidRDefault="001F6948" w:rsidP="001F694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新規予約</w:t>
                        </w:r>
                      </w:p>
                    </w:txbxContent>
                  </v:textbox>
                </v:shape>
                <v:shape id="テキスト ボックス 54" o:spid="_x0000_s1476" type="#_x0000_t202" style="position:absolute;left:27925;top:1967;width:7829;height:27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" filled="f" stroked="f" strokeweight=".5pt">
                  <v:textbox>
                    <w:txbxContent>
                      <w:p w14:paraId="219CDC75" w14:textId="77777777" w:rsidR="001F6948" w:rsidRDefault="001F6948" w:rsidP="001F6948">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v:textbox>
                </v:shape>
                <v:shape id="フローチャート: 処理 688292498" o:spid="_x0000_s1477" type="#_x0000_t109" style="position:absolute;left:19509;top:2508;width:4662;height:250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" fillcolor="#e7e6e6 [3214]" strokecolor="#f2f2f2 [3052]" strokeweight="1pt">
                  <v:shadow on="t" color="black" opacity="26214f" origin="-.5,-.5" offset=".24944mm,.24944mm"/>
                  <v:textbox inset="0,0,0,0">
                    <w:txbxContent>
                      <w:p w14:paraId="4A33C675" w14:textId="77777777" w:rsidR="001F6948" w:rsidRDefault="001F6948" w:rsidP="001F6948">
                        <w:pPr>
                          <w:jc w:val="center"/>
                          <w:rPr>
                            <w:rFonts w:cs="Arial"/>
                            <w:color w:val="000000"/>
                            <w:sz w:val="16"/>
                            <w:szCs w:val="16"/>
                          </w:rPr>
                        </w:pPr>
                        <w:r>
                          <w:rPr>
                            <w:rFonts w:cs="Arial" w:hint="eastAsia"/>
                            <w:color w:val="000000"/>
                            <w:sz w:val="16"/>
                            <w:szCs w:val="16"/>
                          </w:rPr>
                          <w:t xml:space="preserve">ログイン　</w:t>
                        </w:r>
                      </w:p>
                    </w:txbxContent>
                  </v:textbox>
                </v:shape>
                <v:shape id="フローチャート: 処理 1257318065" o:spid="_x0000_s1478" type="#_x0000_t109" style="position:absolute;left:221;top:2362;width:41063;height:113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" fillcolor="#f2f2f2 [3052]" stroked="f" strokeweight="1pt">
                  <v:textbox inset="0,0,0,0">
                    <w:txbxContent>
                      <w:p w14:paraId="2CCC19EB" w14:textId="77777777" w:rsidR="001F6948" w:rsidRDefault="001F6948" w:rsidP="001F6948">
                        <w:pPr>
                          <w:ind w:firstLine="158"/>
                          <w:rPr>
                            <w:rFonts w:ascii="ＭＳ ゴシック" w:eastAsia="游明朝" w:hAnsi="ＭＳ ゴシック" w:cs="Arial"/>
                            <w:color w:val="000000"/>
                            <w:sz w:val="16"/>
                            <w:szCs w:val="16"/>
                          </w:rPr>
                        </w:pPr>
                        <w:r>
                          <w:rPr>
                            <w:rFonts w:ascii="ＭＳ ゴシック" w:eastAsia="游明朝" w:hAnsi="ＭＳ ゴシック" w:cs="Arial" w:hint="eastAsia"/>
                            <w:color w:val="000000"/>
                            <w:sz w:val="16"/>
                            <w:szCs w:val="16"/>
                          </w:rPr>
                          <w:t> </w:t>
                        </w:r>
                      </w:p>
                    </w:txbxContent>
                  </v:textbox>
                </v:shape>
                <v:group id="グループ化 489437857" o:spid="_x0000_s1479" style="position:absolute;left:3232;top:2594;width:8715;height:3099" coordorigin="3232,2594" coordsize="8714,30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">
                  <v:shape id="_x0000_s1480" type="#_x0000_t202" style="position:absolute;left:3232;top:2594;width:5152;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" filled="f" stroked="f" strokeweight=".5pt">
                    <v:textbox>
                      <w:txbxContent>
                        <w:p w14:paraId="1EFC8058" w14:textId="77777777" w:rsidR="001F6948" w:rsidRPr="009B1C3D" w:rsidRDefault="001F6948" w:rsidP="001F694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v:textbox>
                  </v:shape>
                  <v:group id="グループ化 1212119715" o:spid="_x0000_s1481" style="position:absolute;left:6792;top:2616;width:5155;height:3077" coordorigin="6792,2616" coordsize="5154,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">
                    <v:rect id="正方形/長方形 1564268804" o:spid="_x0000_s1482" style="position:absolute;left:7228;top:3029;width:471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" fillcolor="white [3212]" strokecolor="#a5a5a5 [2092]" strokeweight=".5pt"/>
                    <v:shape id="_x0000_s1483" type="#_x0000_t202" style="position:absolute;left:6792;top:2616;width:4106;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" filled="f" stroked="f" strokeweight=".5pt">
                      <v:textbox>
                        <w:txbxContent>
                          <w:p w14:paraId="0CE33C77" w14:textId="68AE8839" w:rsidR="001F6948" w:rsidRDefault="001F6948" w:rsidP="001F6948">
                            <w:pPr>
                              <w:rPr>
                                <w:rFonts w:eastAsia="游明朝" w:cs="Arial"/>
                                <w:b/>
                                <w:bCs/>
                                <w:color w:val="000000"/>
                                <w:sz w:val="18"/>
                                <w:szCs w:val="18"/>
                              </w:rPr>
                            </w:pPr>
                            <w:r>
                              <w:rPr>
                                <w:rFonts w:eastAsia="游明朝" w:cs="Arial" w:hint="eastAsia"/>
                                <w:b/>
                                <w:bCs/>
                                <w:color w:val="000000"/>
                                <w:sz w:val="18"/>
                                <w:szCs w:val="18"/>
                              </w:rPr>
                              <w:t>37</w:t>
                            </w:r>
                            <w:r w:rsidR="00143878">
                              <w:rPr>
                                <w:rFonts w:eastAsia="游明朝" w:cs="Arial" w:hint="eastAsia"/>
                                <w:b/>
                                <w:bCs/>
                                <w:color w:val="000000"/>
                                <w:sz w:val="18"/>
                                <w:szCs w:val="18"/>
                              </w:rPr>
                              <w:t>6</w:t>
                            </w:r>
                          </w:p>
                        </w:txbxContent>
                      </v:textbox>
                    </v:shape>
                    <v:shape id="フローチャート: 組合せ 2074804618" o:spid="_x0000_s1484" type="#_x0000_t128" style="position:absolute;left:10488;top:3780;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" filled="f" strokecolor="black [3213]" strokeweight=".5pt"/>
                  </v:group>
                  <v:rect id="正方形/長方形 1545649412" o:spid="_x0000_s1485" style="position:absolute;left:10172;top:3458;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" fillcolor="white [3212]" strokecolor="white [3212]" strokeweight="1pt"/>
                </v:group>
                <v:shape id="フローチャート: 処理 1925987771" o:spid="_x0000_s1486" type="#_x0000_t109" style="position:absolute;left:23219;top:10894;width:5362;height:20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" fillcolor="#e7e6e6 [3214]" strokecolor="#f2f2f2 [3052]" strokeweight="1pt">
                  <v:shadow on="t" color="black" opacity="26214f" origin="-.5,-.5" offset=".24944mm,.24944mm"/>
                  <v:textbox inset="0,0,0,0">
                    <w:txbxContent>
                      <w:p w14:paraId="237BB18C" w14:textId="77777777" w:rsidR="001F6948" w:rsidRDefault="001F6948" w:rsidP="001F6948">
                        <w:pPr>
                          <w:jc w:val="center"/>
                          <w:rPr>
                            <w:rFonts w:cs="Arial"/>
                            <w:color w:val="000000"/>
                            <w:sz w:val="16"/>
                            <w:szCs w:val="16"/>
                          </w:rPr>
                        </w:pPr>
                        <w:r>
                          <w:rPr>
                            <w:rFonts w:cs="Arial" w:hint="eastAsia"/>
                            <w:color w:val="000000"/>
                            <w:sz w:val="16"/>
                            <w:szCs w:val="16"/>
                          </w:rPr>
                          <w:t xml:space="preserve">予約実行　</w:t>
                        </w:r>
                      </w:p>
                    </w:txbxContent>
                  </v:textbox>
                </v:shape>
                <v:shape id="フローチャート: 処理 92966498" o:spid="_x0000_s1487" type="#_x0000_t109" style="position:absolute;left:13256;top:10898;width:5363;height:19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" fillcolor="#e7e6e6 [3214]" strokecolor="#f2f2f2 [3052]" strokeweight="1pt">
                  <v:shadow on="t" color="black" opacity="26214f" origin="-.5,-.5" offset=".24944mm,.24944mm"/>
                  <v:textbox inset="0,0,0,0">
                    <w:txbxContent>
                      <w:p w14:paraId="375BB138" w14:textId="77777777" w:rsidR="001F6948" w:rsidRDefault="001F6948" w:rsidP="001F6948">
                        <w:pPr>
                          <w:jc w:val="center"/>
                          <w:rPr>
                            <w:rFonts w:cs="Arial"/>
                            <w:color w:val="000000"/>
                            <w:sz w:val="16"/>
                            <w:szCs w:val="16"/>
                          </w:rPr>
                        </w:pPr>
                        <w:r>
                          <w:rPr>
                            <w:rFonts w:cs="Arial" w:hint="eastAsia"/>
                            <w:color w:val="000000"/>
                            <w:sz w:val="16"/>
                            <w:szCs w:val="16"/>
                          </w:rPr>
                          <w:t xml:space="preserve">キャンセル　</w:t>
                        </w:r>
                      </w:p>
                    </w:txbxContent>
                  </v:textbox>
                </v:shape>
                <v:shape id="_x0000_s1488" type="#_x0000_t202" style="position:absolute;left:12601;top:2639;width:5727;height:29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" filled="f" stroked="f" strokeweight=".5pt">
                  <v:textbox>
                    <w:txbxContent>
                      <w:p w14:paraId="4FF823C3" w14:textId="77777777" w:rsidR="001F6948" w:rsidRPr="009B1C3D" w:rsidRDefault="001F6948" w:rsidP="001F694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v:textbox>
                </v:shape>
                <v:rect id="正方形/長方形 1971533473" o:spid="_x0000_s1489" style="position:absolute;left:18082;top:3424;width:5727;height:15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" fillcolor="white [3212]" stroked="f" strokeweight="0"/>
                <v:shape id="_x0000_s1490" type="#_x0000_t202" style="position:absolute;left:23149;top:2641;width:2633;height:29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" filled="f" stroked="f" strokeweight=".5pt">
                  <v:textbox>
                    <w:txbxContent>
                      <w:p w14:paraId="54803EF2" w14:textId="77777777" w:rsidR="001F6948" w:rsidRPr="009B1C3D" w:rsidRDefault="001F6948" w:rsidP="001F694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v:textbox>
                </v:shape>
                <v:rect id="正方形/長方形 650358853" o:spid="_x0000_s1491" style="position:absolute;left:25967;top:3414;width:3109;height:17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" fillcolor="white [3212]" stroked="f" strokeweight="0"/>
                <v:shape id="_x0000_s1492" type="#_x0000_t202" style="position:absolute;left:28785;top:2816;width:2633;height:28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" filled="f" stroked="f" strokeweight=".5pt">
                  <v:textbox>
                    <w:txbxContent>
                      <w:p w14:paraId="10A8DF10" w14:textId="77777777" w:rsidR="001F6948" w:rsidRPr="009B1C3D" w:rsidRDefault="001F6948" w:rsidP="001F694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v:textbox>
                </v:shape>
                <v:rect id="正方形/長方形 1633011321" o:spid="_x0000_s1493" style="position:absolute;left:31971;top:3465;width:3109;height:17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" fillcolor="white [3212]" stroked="f" strokeweight="0"/>
                <v:shape id="_x0000_s1494" type="#_x0000_t202" style="position:absolute;left:34421;top:2868;width:2633;height:2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" filled="f" stroked="f" strokeweight=".5pt">
                  <v:textbox>
                    <w:txbxContent>
                      <w:p w14:paraId="4F2DD86F" w14:textId="77777777" w:rsidR="001F6948" w:rsidRPr="009B1C3D" w:rsidRDefault="001F6948" w:rsidP="001F694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v:textbox>
                </v:shape>
                <v:group id="グループ化 1012725649" o:spid="_x0000_s1495" style="position:absolute;left:2331;top:6818;width:10342;height:3100" coordorigin="2331,6818" coordsize="10341,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">
                  <v:shape id="_x0000_s1496" type="#_x0000_t202" style="position:absolute;left:2331;top:6818;width:6718;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" filled="f" stroked="f" strokeweight=".5pt">
                    <v:textbox>
                      <w:txbxContent>
                        <w:p w14:paraId="01DE32F7" w14:textId="77777777" w:rsidR="001F6948" w:rsidRPr="00A65D1D" w:rsidRDefault="001F6948" w:rsidP="001F6948">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予約時間</w:t>
                          </w:r>
                        </w:p>
                      </w:txbxContent>
                    </v:textbox>
                  </v:shape>
                  <v:group id="グループ化 690253278" o:spid="_x0000_s1497" style="position:absolute;left:8684;top:6841;width:3989;height:3077" coordorigin="8684,6841"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">
                    <v:rect id="正方形/長方形 1773836626" o:spid="_x0000_s1498" style="position:absolute;left:8684;top:7253;width:398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" fillcolor="white [3212]" strokecolor="#a5a5a5 [2092]" strokeweight=".5pt"/>
                    <v:shape id="_x0000_s1499" type="#_x0000_t202" style="position:absolute;left:8684;top:6841;width:3745;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" filled="f" stroked="f" strokeweight=".5pt">
                      <v:textbox>
                        <w:txbxContent>
                          <w:p w14:paraId="2FE6A653" w14:textId="77777777" w:rsidR="001F6948" w:rsidRDefault="001F6948" w:rsidP="001F6948">
                            <w:pPr>
                              <w:rPr>
                                <w:rFonts w:cs="Arial"/>
                                <w:color w:val="000000" w:themeColor="text1"/>
                                <w:sz w:val="18"/>
                                <w:szCs w:val="18"/>
                              </w:rPr>
                            </w:pPr>
                            <w:r>
                              <w:rPr>
                                <w:rFonts w:cs="Arial" w:hint="eastAsia"/>
                                <w:color w:val="000000" w:themeColor="text1"/>
                                <w:sz w:val="18"/>
                                <w:szCs w:val="18"/>
                              </w:rPr>
                              <w:t>08</w:t>
                            </w:r>
                          </w:p>
                        </w:txbxContent>
                      </v:textbox>
                    </v:shape>
                    <v:shape id="フローチャート: 組合せ 73052998" o:spid="_x0000_s1500" type="#_x0000_t128" style="position:absolute;left:11214;top:8004;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" filled="f" strokecolor="black [3213]" strokeweight=".5pt"/>
                  </v:group>
                  <v:rect id="正方形/長方形 2049362692" o:spid="_x0000_s1501" style="position:absolute;left:10898;top:7682;width:1519;height:4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" fillcolor="white [3212]" strokecolor="white [3212]" strokeweight="1pt"/>
                </v:group>
                <v:shape id="_x0000_s1502" type="#_x0000_t202" style="position:absolute;left:12596;top:6870;width:2632;height:27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" filled="f" stroked="f" strokeweight=".5pt">
                  <v:textbox>
                    <w:txbxContent>
                      <w:p w14:paraId="6EF38A14" w14:textId="77777777" w:rsidR="001F6948" w:rsidRPr="00A65D1D" w:rsidRDefault="001F6948" w:rsidP="001F6948">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v:textbox>
                </v:shape>
                <v:group id="グループ化 172985686" o:spid="_x0000_s1503" style="position:absolute;left:15992;top:6879;width:3988;height:3077" coordorigin="15992,6879"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">
                  <v:group id="グループ化 1219652544" o:spid="_x0000_s1504" style="position:absolute;left:15992;top:6879;width:3988;height:3077" coordorigin="15992,6879"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">
                    <v:rect id="正方形/長方形 150411082" o:spid="_x0000_s1505" style="position:absolute;left:15992;top:7290;width:3988;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" fillcolor="white [3212]" strokecolor="#a5a5a5 [2092]" strokeweight=".5pt"/>
                    <v:shape id="_x0000_s1506" type="#_x0000_t202" style="position:absolute;left:15992;top:6879;width:3745;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" filled="f" stroked="f" strokeweight=".5pt">
                      <v:textbox>
                        <w:txbxContent>
                          <w:p w14:paraId="2CE24CCC" w14:textId="77777777" w:rsidR="001F6948" w:rsidRDefault="001F6948" w:rsidP="001F6948">
                            <w:pPr>
                              <w:rPr>
                                <w:rFonts w:cs="Arial"/>
                                <w:color w:val="000000" w:themeColor="text1"/>
                                <w:sz w:val="18"/>
                                <w:szCs w:val="18"/>
                              </w:rPr>
                            </w:pPr>
                            <w:r>
                              <w:rPr>
                                <w:rFonts w:cs="Arial" w:hint="eastAsia"/>
                                <w:color w:val="000000" w:themeColor="text1"/>
                                <w:sz w:val="18"/>
                                <w:szCs w:val="18"/>
                              </w:rPr>
                              <w:t>00</w:t>
                            </w:r>
                          </w:p>
                        </w:txbxContent>
                      </v:textbox>
                    </v:shape>
                    <v:shape id="フローチャート: 組合せ 1340846708" o:spid="_x0000_s1507" type="#_x0000_t128" style="position:absolute;left:18521;top:8042;width:1034;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" filled="f" strokecolor="black [3213]" strokeweight=".5pt"/>
                  </v:group>
                  <v:rect id="正方形/長方形 636518451" o:spid="_x0000_s1508" style="position:absolute;left:18205;top:7720;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" fillcolor="white [3212]" strokecolor="white [3212]" strokeweight="1pt"/>
                </v:group>
                <v:shape id="_x0000_s1509" type="#_x0000_t202" style="position:absolute;left:20005;top:6980;width:4366;height:29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" filled="f" stroked="f" strokeweight=".5pt">
                  <v:textbox>
                    <w:txbxContent>
                      <w:p w14:paraId="6DBCFCCE" w14:textId="77777777" w:rsidR="001F6948" w:rsidRPr="00A65D1D" w:rsidRDefault="001F6948" w:rsidP="001F6948">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v:textbox>
                </v:shape>
                <v:group id="グループ化 759692039" o:spid="_x0000_s1510" style="position:absolute;left:23893;top:6954;width:3989;height:3077" coordorigin="23893,6954"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">
                  <v:group id="グループ化 1417559936" o:spid="_x0000_s1511" style="position:absolute;left:23893;top:6954;width:3989;height:3077" coordorigin="23893,6954"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">
                    <v:rect id="正方形/長方形 1179041757" o:spid="_x0000_s1512" style="position:absolute;left:23893;top:7365;width:398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" fillcolor="white [3212]" strokecolor="#a5a5a5 [2092]" strokeweight=".5pt"/>
                    <v:shape id="_x0000_s1513" type="#_x0000_t202" style="position:absolute;left:23893;top:6954;width:3746;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" filled="f" stroked="f" strokeweight=".5pt">
                      <v:textbox>
                        <w:txbxContent>
                          <w:p w14:paraId="2B98549F" w14:textId="77777777" w:rsidR="001F6948" w:rsidRDefault="001F6948" w:rsidP="001F6948">
                            <w:pPr>
                              <w:rPr>
                                <w:rFonts w:cs="Arial"/>
                                <w:color w:val="000000" w:themeColor="text1"/>
                                <w:sz w:val="18"/>
                                <w:szCs w:val="18"/>
                              </w:rPr>
                            </w:pPr>
                            <w:r>
                              <w:rPr>
                                <w:rFonts w:cs="Arial" w:hint="eastAsia"/>
                                <w:color w:val="000000" w:themeColor="text1"/>
                                <w:sz w:val="18"/>
                                <w:szCs w:val="18"/>
                              </w:rPr>
                              <w:t>08</w:t>
                            </w:r>
                          </w:p>
                        </w:txbxContent>
                      </v:textbox>
                    </v:shape>
                    <v:shape id="フローチャート: 組合せ 860347293" o:spid="_x0000_s1514" type="#_x0000_t128" style="position:absolute;left:26423;top:8117;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" filled="f" strokecolor="black [3213]" strokeweight=".5pt"/>
                  </v:group>
                  <v:rect id="正方形/長方形 1980311174" o:spid="_x0000_s1515" style="position:absolute;left:26107;top:7795;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" fillcolor="white [3212]" strokecolor="white [3212]" strokeweight="1pt"/>
                </v:group>
                <v:shape id="_x0000_s1516" type="#_x0000_t202" style="position:absolute;left:27805;top:6983;width:2633;height:30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" filled="f" stroked="f" strokeweight=".5pt">
                  <v:textbox>
                    <w:txbxContent>
                      <w:p w14:paraId="40B24CF2" w14:textId="77777777" w:rsidR="001F6948" w:rsidRPr="00A65D1D" w:rsidRDefault="001F6948" w:rsidP="001F6948">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v:textbox>
                </v:shape>
                <v:group id="グループ化 623306588" o:spid="_x0000_s1517" style="position:absolute;left:31201;top:6991;width:3989;height:3077" coordorigin="31201,6991"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">
                  <v:group id="グループ化 1836019800" o:spid="_x0000_s1518" style="position:absolute;left:31201;top:6991;width:3989;height:3077" coordorigin="31201,6991"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">
                    <v:rect id="正方形/長方形 900209518" o:spid="_x0000_s1519" style="position:absolute;left:31201;top:7403;width:398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" fillcolor="white [3212]" strokecolor="#a5a5a5 [2092]" strokeweight=".5pt"/>
                    <v:shape id="_x0000_s1520" type="#_x0000_t202" style="position:absolute;left:31201;top:6991;width:3745;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" filled="f" stroked="f" strokeweight=".5pt">
                      <v:textbox>
                        <w:txbxContent>
                          <w:p w14:paraId="652A3829" w14:textId="77777777" w:rsidR="001F6948" w:rsidRDefault="001F6948" w:rsidP="001F6948">
                            <w:pPr>
                              <w:rPr>
                                <w:rFonts w:cs="Arial"/>
                                <w:color w:val="000000" w:themeColor="text1"/>
                                <w:sz w:val="18"/>
                                <w:szCs w:val="18"/>
                              </w:rPr>
                            </w:pPr>
                            <w:r>
                              <w:rPr>
                                <w:rFonts w:cs="Arial" w:hint="eastAsia"/>
                                <w:color w:val="000000" w:themeColor="text1"/>
                                <w:sz w:val="18"/>
                                <w:szCs w:val="18"/>
                              </w:rPr>
                              <w:t>00</w:t>
                            </w:r>
                          </w:p>
                        </w:txbxContent>
                      </v:textbox>
                    </v:shape>
                    <v:shape id="フローチャート: 組合せ 1536729188" o:spid="_x0000_s1521" type="#_x0000_t128" style="position:absolute;left:33731;top:8154;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" filled="f" strokecolor="black [3213]" strokeweight=".5pt"/>
                  </v:group>
                  <v:rect id="正方形/長方形 1666193971" o:spid="_x0000_s1522" style="position:absolute;left:33415;top:7832;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" fillcolor="white [3212]" strokecolor="white [3212]" strokeweight="1pt"/>
                </v:group>
                <v:shape id="_x0000_s1523" type="#_x0000_t202" style="position:absolute;left:35215;top:7156;width:2632;height:28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" filled="f" stroked="f" strokeweight=".5pt">
                  <v:textbox>
                    <w:txbxContent>
                      <w:p w14:paraId="247219C6" w14:textId="77777777" w:rsidR="001F6948" w:rsidRPr="00A65D1D" w:rsidRDefault="001F6948" w:rsidP="001F6948">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v:textbox>
                </v:shape>
              </v:group>
            </w:pict>
          </mc:Fallback>
        </mc:AlternateContent>
      </w:r>
      <w:r>
        <w:rPr>
          <w:noProof/>
        </w:rPr>
        <mc:AlternateContent>
          <mc:Choice Requires="wps">
            <w:drawing>
              <wp:anchor distT="0" distB="0" distL="114300" distR="114300" simplePos="0" relativeHeight="251658472" behindDoc="0" locked="0" layoutInCell="1" allowOverlap="1" wp14:anchorId="7E2203A2" wp14:editId="0EDD6B43">
                <wp:simplePos x="0" y="0"/>
                <wp:positionH relativeFrom="column">
                  <wp:posOffset>4741267</wp:posOffset>
                </wp:positionH>
                <wp:positionV relativeFrom="paragraph">
                  <wp:posOffset>161630</wp:posOffset>
                </wp:positionV>
                <wp:extent cx="471158" cy="233670"/>
                <wp:effectExtent l="0" t="0" r="0" b="0"/>
                <wp:wrapNone/>
                <wp:docPr id="966175414"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55B745EC" w14:textId="77777777" w:rsidR="002D2DA2" w:rsidRPr="00A5547C" w:rsidRDefault="002D2DA2" w:rsidP="002D2DA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7E2203A2" id="_x0000_s1524" type="#_x0000_t109" style="position:absolute;left:0;text-align:left;margin-left:373.35pt;margin-top:12.75pt;width:37.1pt;height:18.4pt;z-index:251658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" fillcolor="#e7e6e6 [3214]" strokecolor="#f2f2f2 [3052]" strokeweight="1pt">
                <v:shadow on="t" color="black" opacity="26214f" origin="-.5,-.5" offset=".24944mm,.24944mm"/>
                <v:textbox inset="0,0,0,0">
                  <w:txbxContent>
                    <w:p w14:paraId="55B745EC" w14:textId="77777777" w:rsidR="002D2DA2" w:rsidRPr="00A5547C" w:rsidRDefault="002D2DA2" w:rsidP="002D2DA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631D4B80" w14:textId="0428D4BC" w:rsidR="001F6948" w:rsidRDefault="001F6948" w:rsidP="001F6948">
      <w:pPr>
        <w:pStyle w:val="a4"/>
        <w:widowControl/>
        <w:ind w:leftChars="0" w:left="1984"/>
        <w:jc w:val="left"/>
      </w:pPr>
    </w:p>
    <w:p w14:paraId="2128A54D" w14:textId="7FF9D07D" w:rsidR="001F6948" w:rsidRDefault="001F6948" w:rsidP="001F6948">
      <w:pPr>
        <w:pStyle w:val="a4"/>
        <w:widowControl/>
        <w:ind w:leftChars="0" w:left="1984"/>
        <w:jc w:val="left"/>
      </w:pPr>
    </w:p>
    <w:p w14:paraId="35245BE0" w14:textId="4F0BCE10" w:rsidR="001F6948" w:rsidRDefault="001F6948" w:rsidP="001F6948">
      <w:pPr>
        <w:pStyle w:val="a4"/>
        <w:widowControl/>
        <w:ind w:leftChars="0" w:left="1984"/>
        <w:jc w:val="left"/>
      </w:pPr>
    </w:p>
    <w:p w14:paraId="553AD9E4" w14:textId="4BE95244" w:rsidR="001F6948" w:rsidRDefault="001F6948" w:rsidP="001F6948">
      <w:pPr>
        <w:pStyle w:val="a4"/>
        <w:widowControl/>
        <w:ind w:leftChars="0" w:left="1984"/>
        <w:jc w:val="left"/>
      </w:pPr>
    </w:p>
    <w:p w14:paraId="3D5B62D7" w14:textId="168BE7AB" w:rsidR="001F6948" w:rsidRDefault="001F6948" w:rsidP="001F6948">
      <w:pPr>
        <w:pStyle w:val="a4"/>
        <w:widowControl/>
        <w:ind w:leftChars="0" w:left="1984"/>
        <w:jc w:val="left"/>
      </w:pPr>
    </w:p>
    <w:p w14:paraId="6DE82C4E" w14:textId="42AEF92F" w:rsidR="001F6948" w:rsidRDefault="001F6948" w:rsidP="001F6948">
      <w:pPr>
        <w:pStyle w:val="a4"/>
        <w:widowControl/>
        <w:ind w:leftChars="0" w:left="1984"/>
        <w:jc w:val="left"/>
      </w:pPr>
    </w:p>
    <w:p w14:paraId="25AC741F" w14:textId="229B0EE0" w:rsidR="001F6948" w:rsidRDefault="001F6948" w:rsidP="001F6948">
      <w:pPr>
        <w:pStyle w:val="a4"/>
        <w:widowControl/>
        <w:ind w:leftChars="0" w:left="1984"/>
        <w:jc w:val="left"/>
      </w:pPr>
    </w:p>
    <w:p w14:paraId="79BE8038" w14:textId="2F531841" w:rsidR="001F6948" w:rsidRDefault="0023396D" w:rsidP="001F6948">
      <w:pPr>
        <w:pStyle w:val="a4"/>
        <w:widowControl/>
        <w:ind w:leftChars="0" w:left="1984"/>
        <w:jc w:val="left"/>
      </w:pPr>
      <w:r>
        <w:rPr>
          <w:noProof/>
        </w:rPr>
        <mc:AlternateContent>
          <mc:Choice Requires="wps">
            <w:drawing>
              <wp:anchor distT="0" distB="0" distL="114300" distR="114300" simplePos="0" relativeHeight="251658547" behindDoc="0" locked="0" layoutInCell="1" allowOverlap="1" wp14:anchorId="6236E8A9" wp14:editId="67F86B3E">
                <wp:simplePos x="0" y="0"/>
                <wp:positionH relativeFrom="column">
                  <wp:posOffset>4687230</wp:posOffset>
                </wp:positionH>
                <wp:positionV relativeFrom="paragraph">
                  <wp:posOffset>99060</wp:posOffset>
                </wp:positionV>
                <wp:extent cx="471158" cy="233670"/>
                <wp:effectExtent l="0" t="0" r="0" b="0"/>
                <wp:wrapNone/>
                <wp:docPr id="65873002"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04C53B5B" w14:textId="462BDA3F" w:rsidR="0023396D" w:rsidRPr="00A5547C" w:rsidRDefault="0023396D" w:rsidP="0023396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6236E8A9" id="_x0000_s1525" type="#_x0000_t109" style="position:absolute;left:0;text-align:left;margin-left:369.05pt;margin-top:7.8pt;width:37.1pt;height:18.4pt;z-index:2516585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" fillcolor="#e7e6e6" strokecolor="#f2f2f2" strokeweight="1pt">
                <v:shadow on="t" color="black" opacity="26214f" origin="-.5,-.5" offset=".24944mm,.24944mm"/>
                <v:textbox inset="0,0,0,0">
                  <w:txbxContent>
                    <w:p w14:paraId="04C53B5B" w14:textId="462BDA3F" w:rsidR="0023396D" w:rsidRPr="00A5547C" w:rsidRDefault="0023396D" w:rsidP="0023396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r w:rsidR="00707BAD">
        <w:rPr>
          <w:noProof/>
        </w:rPr>
        <mc:AlternateContent>
          <mc:Choice Requires="wps">
            <w:drawing>
              <wp:anchor distT="0" distB="0" distL="114300" distR="114300" simplePos="0" relativeHeight="251658507" behindDoc="0" locked="0" layoutInCell="1" allowOverlap="1" wp14:anchorId="06E2339B" wp14:editId="3620A1B4">
                <wp:simplePos x="0" y="0"/>
                <wp:positionH relativeFrom="column">
                  <wp:posOffset>3567757</wp:posOffset>
                </wp:positionH>
                <wp:positionV relativeFrom="paragraph">
                  <wp:posOffset>113030</wp:posOffset>
                </wp:positionV>
                <wp:extent cx="657727" cy="236010"/>
                <wp:effectExtent l="57150" t="57150" r="85725" b="69215"/>
                <wp:wrapNone/>
                <wp:docPr id="1430341081" name="フローチャート: 処理 1"/>
                <wp:cNvGraphicFramePr/>
                <a:graphic xmlns:a="http://schemas.openxmlformats.org/drawingml/2006/main">
                  <a:graphicData uri="http://schemas.microsoft.com/office/word/2010/wordprocessingShape">
                    <wps:wsp>
                      <wps:cNvSpPr/>
                      <wps:spPr>
                        <a:xfrm>
                          <a:off x="0" y="0"/>
                          <a:ext cx="657727" cy="23601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252E9866" w14:textId="51F83AF4"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2339B" id="_x0000_s1526" type="#_x0000_t109" style="position:absolute;left:0;text-align:left;margin-left:280.95pt;margin-top:8.9pt;width:51.8pt;height:18.6pt;z-index:2516585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" fillcolor="#e7e6e6" strokecolor="#f2f2f2" strokeweight="1pt">
                <v:shadow on="t" color="black" opacity="26214f" origin="-.5,-.5" offset=".24944mm,.24944mm"/>
                <v:textbox inset="0,0,0,0">
                  <w:txbxContent>
                    <w:p w14:paraId="252E9866" w14:textId="51F83AF4"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59F9DECB" w14:textId="77777777" w:rsidR="001F6948" w:rsidRDefault="001F6948" w:rsidP="001F6948">
      <w:pPr>
        <w:pStyle w:val="a4"/>
        <w:widowControl/>
        <w:ind w:leftChars="0" w:left="1984"/>
        <w:jc w:val="left"/>
      </w:pPr>
    </w:p>
    <w:p w14:paraId="6206B43A" w14:textId="77777777" w:rsidR="001F6948" w:rsidRDefault="001F6948" w:rsidP="0038383E">
      <w:pPr>
        <w:pStyle w:val="a4"/>
        <w:ind w:leftChars="572" w:left="1201"/>
        <w:jc w:val="left"/>
      </w:pPr>
      <w:r>
        <w:rPr>
          <w:rFonts w:hint="eastAsia"/>
        </w:rPr>
        <w:t>有効操作及び遷移先：</w:t>
      </w:r>
    </w:p>
    <w:p w14:paraId="7C886EDB" w14:textId="1911B269" w:rsidR="0038383E" w:rsidRDefault="0038383E" w:rsidP="0038383E">
      <w:pPr>
        <w:pStyle w:val="a4"/>
        <w:ind w:leftChars="672" w:left="1411"/>
        <w:jc w:val="left"/>
      </w:pPr>
      <w:r>
        <w:rPr>
          <w:rFonts w:hint="eastAsia"/>
        </w:rPr>
        <w:t>「教室選択コンボボックス」にて概要を表示する教室を選択可能</w:t>
      </w:r>
    </w:p>
    <w:p w14:paraId="363CF19C" w14:textId="23399575" w:rsidR="001F6948" w:rsidRDefault="00496E9D" w:rsidP="0038383E">
      <w:pPr>
        <w:pStyle w:val="a4"/>
        <w:ind w:leftChars="672" w:left="1411"/>
        <w:jc w:val="left"/>
      </w:pPr>
      <w:r>
        <w:rPr>
          <w:rFonts w:hint="eastAsia"/>
        </w:rPr>
        <w:t>予約年</w:t>
      </w:r>
      <w:r w:rsidR="001F6948">
        <w:rPr>
          <w:rFonts w:hint="eastAsia"/>
        </w:rPr>
        <w:t>入力：入力値をエコーバック</w:t>
      </w:r>
      <w:r w:rsidR="00F60242">
        <w:rPr>
          <w:rFonts w:hint="eastAsia"/>
        </w:rPr>
        <w:t>。</w:t>
      </w:r>
      <w:r w:rsidR="001F6948">
        <w:rPr>
          <w:rFonts w:hint="eastAsia"/>
        </w:rPr>
        <w:t>入力時遷移なし</w:t>
      </w:r>
    </w:p>
    <w:p w14:paraId="5B0DADA9" w14:textId="49886AF3" w:rsidR="001F6948" w:rsidRDefault="00496E9D" w:rsidP="0038383E">
      <w:pPr>
        <w:pStyle w:val="a4"/>
        <w:ind w:leftChars="672" w:left="1411"/>
        <w:jc w:val="left"/>
      </w:pPr>
      <w:r>
        <w:rPr>
          <w:rFonts w:hint="eastAsia"/>
        </w:rPr>
        <w:t>予約月入力：</w:t>
      </w:r>
      <w:r w:rsidR="00993FDB">
        <w:rPr>
          <w:rFonts w:hint="eastAsia"/>
        </w:rPr>
        <w:t>入力値をエコーバック</w:t>
      </w:r>
      <w:r w:rsidR="00F60242">
        <w:rPr>
          <w:rFonts w:hint="eastAsia"/>
        </w:rPr>
        <w:t>。</w:t>
      </w:r>
      <w:r w:rsidR="00993FDB">
        <w:rPr>
          <w:rFonts w:hint="eastAsia"/>
        </w:rPr>
        <w:t>入力時遷移なし</w:t>
      </w:r>
    </w:p>
    <w:p w14:paraId="6867A7E0" w14:textId="53248D50" w:rsidR="00993FDB" w:rsidRDefault="00993FDB" w:rsidP="00993FDB">
      <w:pPr>
        <w:pStyle w:val="a4"/>
        <w:ind w:leftChars="672" w:left="1411"/>
        <w:jc w:val="left"/>
      </w:pPr>
      <w:r>
        <w:rPr>
          <w:rFonts w:hint="eastAsia"/>
        </w:rPr>
        <w:t>予約日入力：入力値をエコーバック</w:t>
      </w:r>
      <w:r w:rsidR="00F60242">
        <w:rPr>
          <w:rFonts w:hint="eastAsia"/>
        </w:rPr>
        <w:t>。</w:t>
      </w:r>
      <w:r>
        <w:rPr>
          <w:rFonts w:hint="eastAsia"/>
        </w:rPr>
        <w:t>入力時遷移なし</w:t>
      </w:r>
    </w:p>
    <w:p w14:paraId="2052EDC6" w14:textId="4676CA5B" w:rsidR="00D817C1" w:rsidRDefault="003E75D0" w:rsidP="00D817C1">
      <w:pPr>
        <w:pStyle w:val="a4"/>
        <w:ind w:leftChars="672" w:left="1411"/>
        <w:jc w:val="left"/>
      </w:pPr>
      <w:r>
        <w:rPr>
          <w:rFonts w:hint="eastAsia"/>
        </w:rPr>
        <w:t>「利用開始時</w:t>
      </w:r>
      <w:r w:rsidR="00D817C1">
        <w:rPr>
          <w:rFonts w:hint="eastAsia"/>
        </w:rPr>
        <w:t>コンボボックス」「利用開始分コンボボックス」</w:t>
      </w:r>
    </w:p>
    <w:p w14:paraId="1D4C9E5C" w14:textId="14F9BC2C" w:rsidR="00D817C1" w:rsidRPr="00993FDB" w:rsidRDefault="00D817C1" w:rsidP="00D817C1">
      <w:pPr>
        <w:pStyle w:val="a4"/>
        <w:ind w:leftChars="672" w:left="1411"/>
        <w:jc w:val="left"/>
      </w:pPr>
      <w:r>
        <w:rPr>
          <w:rFonts w:hint="eastAsia"/>
        </w:rPr>
        <w:t>「利用終了時コンボボックス」「利用終了分コンボボック</w:t>
      </w:r>
      <w:r w:rsidR="00A56B10">
        <w:rPr>
          <w:rFonts w:hint="eastAsia"/>
        </w:rPr>
        <w:t>ス</w:t>
      </w:r>
      <w:r>
        <w:rPr>
          <w:rFonts w:hint="eastAsia"/>
        </w:rPr>
        <w:t>」</w:t>
      </w:r>
      <w:r w:rsidR="00A56B10">
        <w:rPr>
          <w:rFonts w:hint="eastAsia"/>
        </w:rPr>
        <w:t>にて利用開始時分及び利用終了時分を選択可能</w:t>
      </w:r>
    </w:p>
    <w:p w14:paraId="66FAC9DF" w14:textId="1B1DD313" w:rsidR="003055F9" w:rsidRDefault="001F6948" w:rsidP="003055F9">
      <w:pPr>
        <w:pStyle w:val="a4"/>
        <w:ind w:leftChars="672" w:left="1411"/>
        <w:jc w:val="left"/>
      </w:pPr>
      <w:r>
        <w:rPr>
          <w:rFonts w:hint="eastAsia"/>
        </w:rPr>
        <w:t>「キャンセルボタン」押下　→　4.</w:t>
      </w:r>
      <w:r>
        <w:t>3</w:t>
      </w:r>
      <w:r>
        <w:rPr>
          <w:rFonts w:hint="eastAsia"/>
        </w:rPr>
        <w:t>.</w:t>
      </w:r>
      <w:r w:rsidR="00944F74">
        <w:rPr>
          <w:rFonts w:hint="eastAsia"/>
        </w:rPr>
        <w:t>3</w:t>
      </w:r>
      <w:r>
        <w:t xml:space="preserve"> </w:t>
      </w:r>
      <w:r w:rsidR="00944F74">
        <w:rPr>
          <w:rFonts w:hint="eastAsia"/>
        </w:rPr>
        <w:t>ログイン成功</w:t>
      </w:r>
      <w:r>
        <w:rPr>
          <w:rFonts w:hint="eastAsia"/>
        </w:rPr>
        <w:t>に遷移</w:t>
      </w:r>
      <w:r w:rsidR="00F60242">
        <w:rPr>
          <w:rFonts w:hint="eastAsia"/>
        </w:rPr>
        <w:t>。</w:t>
      </w:r>
    </w:p>
    <w:p w14:paraId="4CCA3573" w14:textId="25CD1466" w:rsidR="001F6948" w:rsidRDefault="001F6948" w:rsidP="0038383E">
      <w:pPr>
        <w:pStyle w:val="a4"/>
        <w:ind w:leftChars="672" w:left="1411"/>
        <w:jc w:val="left"/>
      </w:pPr>
      <w:r>
        <w:rPr>
          <w:rFonts w:hint="eastAsia"/>
        </w:rPr>
        <w:t>「</w:t>
      </w:r>
      <w:r w:rsidR="003055F9">
        <w:rPr>
          <w:rFonts w:hint="eastAsia"/>
        </w:rPr>
        <w:t>予約実行</w:t>
      </w:r>
      <w:r>
        <w:rPr>
          <w:rFonts w:hint="eastAsia"/>
        </w:rPr>
        <w:t xml:space="preserve">ボタン」押下　　→　</w:t>
      </w:r>
      <w:r w:rsidR="009F6755">
        <w:rPr>
          <w:rFonts w:hint="eastAsia"/>
        </w:rPr>
        <w:t>予約</w:t>
      </w:r>
      <w:r>
        <w:rPr>
          <w:rFonts w:hint="eastAsia"/>
        </w:rPr>
        <w:t>成功時　4.</w:t>
      </w:r>
      <w:r>
        <w:t>3</w:t>
      </w:r>
      <w:r>
        <w:rPr>
          <w:rFonts w:hint="eastAsia"/>
        </w:rPr>
        <w:t>.</w:t>
      </w:r>
      <w:r w:rsidR="009F6755">
        <w:rPr>
          <w:rFonts w:hint="eastAsia"/>
        </w:rPr>
        <w:t>6.2</w:t>
      </w:r>
      <w:r>
        <w:t xml:space="preserve"> </w:t>
      </w:r>
      <w:r w:rsidR="009F6755">
        <w:rPr>
          <w:rFonts w:hint="eastAsia"/>
        </w:rPr>
        <w:t>新規予約</w:t>
      </w:r>
      <w:r>
        <w:rPr>
          <w:rFonts w:hint="eastAsia"/>
        </w:rPr>
        <w:t>成功</w:t>
      </w:r>
      <w:r w:rsidR="0010203A">
        <w:rPr>
          <w:rFonts w:hint="eastAsia"/>
        </w:rPr>
        <w:t>に遷移</w:t>
      </w:r>
    </w:p>
    <w:p w14:paraId="04716335" w14:textId="479CD91C" w:rsidR="001F6948" w:rsidRDefault="0010203A" w:rsidP="0038383E">
      <w:pPr>
        <w:pStyle w:val="a4"/>
        <w:ind w:leftChars="672" w:left="1411" w:firstLineChars="1500" w:firstLine="3150"/>
        <w:jc w:val="left"/>
      </w:pPr>
      <w:r>
        <w:rPr>
          <w:rFonts w:hint="eastAsia"/>
        </w:rPr>
        <w:t>予約</w:t>
      </w:r>
      <w:r w:rsidR="001F6948">
        <w:rPr>
          <w:rFonts w:hint="eastAsia"/>
        </w:rPr>
        <w:t>失敗時　4.</w:t>
      </w:r>
      <w:r w:rsidR="001F6948">
        <w:t>3</w:t>
      </w:r>
      <w:r w:rsidR="001F6948">
        <w:rPr>
          <w:rFonts w:hint="eastAsia"/>
        </w:rPr>
        <w:t>.</w:t>
      </w:r>
      <w:r>
        <w:rPr>
          <w:rFonts w:hint="eastAsia"/>
        </w:rPr>
        <w:t>6.3</w:t>
      </w:r>
      <w:r w:rsidR="001F6948">
        <w:t xml:space="preserve"> </w:t>
      </w:r>
      <w:r>
        <w:rPr>
          <w:rFonts w:hint="eastAsia"/>
        </w:rPr>
        <w:t>新規予約</w:t>
      </w:r>
      <w:r w:rsidR="001F6948">
        <w:rPr>
          <w:rFonts w:hint="eastAsia"/>
        </w:rPr>
        <w:t>失敗</w:t>
      </w:r>
      <w:r>
        <w:rPr>
          <w:rFonts w:hint="eastAsia"/>
        </w:rPr>
        <w:t>に遷移</w:t>
      </w:r>
    </w:p>
    <w:p w14:paraId="338CBF01" w14:textId="008FC825" w:rsidR="00E42090" w:rsidRPr="001F6948" w:rsidRDefault="0010203A" w:rsidP="00E42090">
      <w:pPr>
        <w:pStyle w:val="a4"/>
        <w:widowControl/>
        <w:ind w:leftChars="0" w:left="1984"/>
        <w:jc w:val="left"/>
      </w:pPr>
      <w:r>
        <w:rPr>
          <w:rFonts w:hint="eastAsia"/>
        </w:rPr>
        <w:t>※予約失敗</w:t>
      </w:r>
      <w:r w:rsidR="00E42090">
        <w:rPr>
          <w:rFonts w:hint="eastAsia"/>
        </w:rPr>
        <w:t>の要因については</w:t>
      </w:r>
      <w:r w:rsidR="00F60242">
        <w:rPr>
          <w:rFonts w:hint="eastAsia"/>
        </w:rPr>
        <w:t>、</w:t>
      </w:r>
      <w:r w:rsidR="00E42090">
        <w:rPr>
          <w:rFonts w:hint="eastAsia"/>
        </w:rPr>
        <w:t>3.1.3 の「</w:t>
      </w:r>
      <w:r w:rsidR="00CE3B9C">
        <w:rPr>
          <w:rFonts w:hint="eastAsia"/>
        </w:rPr>
        <w:t>新規</w:t>
      </w:r>
      <w:r w:rsidR="00E42090">
        <w:rPr>
          <w:rFonts w:hint="eastAsia"/>
        </w:rPr>
        <w:t>予約時」を参照</w:t>
      </w:r>
      <w:r w:rsidR="00F60242">
        <w:rPr>
          <w:rFonts w:hint="eastAsia"/>
        </w:rPr>
        <w:t>。</w:t>
      </w:r>
    </w:p>
    <w:p w14:paraId="7518DB09" w14:textId="0836BBC5" w:rsidR="001E7DD7" w:rsidRDefault="001E7DD7">
      <w:pPr>
        <w:widowControl/>
        <w:jc w:val="left"/>
      </w:pPr>
      <w:r>
        <w:br w:type="page"/>
      </w:r>
    </w:p>
    <w:p w14:paraId="6656B8AA" w14:textId="2E489F36" w:rsidR="003D576D" w:rsidRDefault="00250FD9" w:rsidP="00AC5AF5">
      <w:pPr>
        <w:pStyle w:val="a4"/>
        <w:widowControl/>
        <w:numPr>
          <w:ilvl w:val="3"/>
          <w:numId w:val="1"/>
        </w:numPr>
        <w:ind w:leftChars="0"/>
        <w:jc w:val="left"/>
        <w:outlineLvl w:val="3"/>
      </w:pPr>
      <w:bookmarkStart w:id="228" w:name="_Toc234940541"/>
      <w:r>
        <w:rPr>
          <w:rFonts w:hint="eastAsia"/>
        </w:rPr>
        <w:lastRenderedPageBreak/>
        <w:t>新規予約成功</w:t>
      </w:r>
      <w:bookmarkEnd w:id="228"/>
    </w:p>
    <w:p w14:paraId="49831AA3" w14:textId="4EA571D9" w:rsidR="00250FD9" w:rsidRDefault="009177CE" w:rsidP="00414DA8">
      <w:pPr>
        <w:widowControl/>
        <w:ind w:leftChars="600" w:left="1260"/>
        <w:jc w:val="left"/>
      </w:pPr>
      <w:r>
        <w:rPr>
          <w:noProof/>
        </w:rPr>
        <mc:AlternateContent>
          <mc:Choice Requires="wpg">
            <w:drawing>
              <wp:anchor distT="0" distB="0" distL="114300" distR="114300" simplePos="0" relativeHeight="251658626" behindDoc="1" locked="0" layoutInCell="1" allowOverlap="1" wp14:anchorId="39E50026" wp14:editId="67591774">
                <wp:simplePos x="0" y="0"/>
                <wp:positionH relativeFrom="column">
                  <wp:posOffset>857250</wp:posOffset>
                </wp:positionH>
                <wp:positionV relativeFrom="paragraph">
                  <wp:posOffset>45720</wp:posOffset>
                </wp:positionV>
                <wp:extent cx="5769610" cy="2679700"/>
                <wp:effectExtent l="57150" t="0" r="59690" b="44450"/>
                <wp:wrapNone/>
                <wp:docPr id="850696871" name="グループ化 1"/>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1827781362" name="グループ化 1827781362"/>
                        <wpg:cNvGrpSpPr/>
                        <wpg:grpSpPr>
                          <a:xfrm>
                            <a:off x="0" y="0"/>
                            <a:ext cx="5769610" cy="2679700"/>
                            <a:chOff x="0" y="0"/>
                            <a:chExt cx="5769763" cy="2679818"/>
                          </a:xfrm>
                        </wpg:grpSpPr>
                        <wps:wsp>
                          <wps:cNvPr id="710464325" name="正方形/長方形 710464325"/>
                          <wps:cNvSpPr/>
                          <wps:spPr>
                            <a:xfrm>
                              <a:off x="0" y="47130"/>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0414466" name="フローチャート: 処理 490414466"/>
                          <wps:cNvSpPr/>
                          <wps:spPr>
                            <a:xfrm>
                              <a:off x="223594" y="928165"/>
                              <a:ext cx="5368290" cy="1389686"/>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59C5B165" w14:textId="77777777" w:rsidR="009177CE" w:rsidRPr="008E4BAC" w:rsidRDefault="009177CE" w:rsidP="009177CE">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43733836" name="テキスト ボックス 343733836"/>
                          <wps:cNvSpPr txBox="1"/>
                          <wps:spPr>
                            <a:xfrm>
                              <a:off x="4661688" y="0"/>
                              <a:ext cx="1108075" cy="324485"/>
                            </a:xfrm>
                            <a:prstGeom prst="rect">
                              <a:avLst/>
                            </a:prstGeom>
                            <a:noFill/>
                            <a:ln w="6350">
                              <a:noFill/>
                            </a:ln>
                          </wps:spPr>
                          <wps:txbx>
                            <w:txbxContent>
                              <w:p w14:paraId="1AB856A8" w14:textId="77777777" w:rsidR="009177CE" w:rsidRPr="00DC0354" w:rsidRDefault="009177CE" w:rsidP="009177CE">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5058272" name="テキスト ボックス 245058272"/>
                          <wps:cNvSpPr txBox="1"/>
                          <wps:spPr>
                            <a:xfrm>
                              <a:off x="897296" y="233606"/>
                              <a:ext cx="1100455" cy="260985"/>
                            </a:xfrm>
                            <a:prstGeom prst="rect">
                              <a:avLst/>
                            </a:prstGeom>
                            <a:noFill/>
                            <a:ln w="6350">
                              <a:noFill/>
                            </a:ln>
                          </wps:spPr>
                          <wps:txbx>
                            <w:txbxContent>
                              <w:p w14:paraId="57FF5D7C" w14:textId="77777777" w:rsidR="009177CE" w:rsidRPr="00AD64C6" w:rsidRDefault="009177CE" w:rsidP="009177CE">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3730163" name="テキスト ボックス 2063730163"/>
                          <wps:cNvSpPr txBox="1"/>
                          <wps:spPr>
                            <a:xfrm>
                              <a:off x="2819539" y="223594"/>
                              <a:ext cx="791210" cy="260985"/>
                            </a:xfrm>
                            <a:prstGeom prst="rect">
                              <a:avLst/>
                            </a:prstGeom>
                            <a:noFill/>
                            <a:ln w="6350">
                              <a:noFill/>
                            </a:ln>
                          </wps:spPr>
                          <wps:txbx>
                            <w:txbxContent>
                              <w:p w14:paraId="25ABC7E2" w14:textId="77777777" w:rsidR="009177CE" w:rsidRPr="00AD64C6" w:rsidRDefault="009177CE" w:rsidP="009177CE">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4656023" name="フローチャート: 処理 534656023"/>
                          <wps:cNvSpPr/>
                          <wps:spPr>
                            <a:xfrm>
                              <a:off x="3530785" y="270733"/>
                              <a:ext cx="1172845" cy="22669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47857B96" w14:textId="77777777" w:rsidR="009177CE" w:rsidRPr="008E4BAC" w:rsidRDefault="009177CE" w:rsidP="009177CE">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 xml:space="preserve">TK190000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178839" name="フローチャート: 処理 13178839"/>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F681584" w14:textId="77777777" w:rsidR="009177CE" w:rsidRPr="00A5547C" w:rsidRDefault="009177CE" w:rsidP="009177CE">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53695150" name="テキスト ボックス 753695150"/>
                          <wps:cNvSpPr txBox="1"/>
                          <wps:spPr>
                            <a:xfrm>
                              <a:off x="1998581" y="540631"/>
                              <a:ext cx="520608" cy="287002"/>
                            </a:xfrm>
                            <a:prstGeom prst="rect">
                              <a:avLst/>
                            </a:prstGeom>
                            <a:noFill/>
                            <a:ln w="6350">
                              <a:noFill/>
                            </a:ln>
                          </wps:spPr>
                          <wps:txbx>
                            <w:txbxContent>
                              <w:p w14:paraId="073C8D68" w14:textId="77777777" w:rsidR="009177CE" w:rsidRPr="00AD64C6" w:rsidRDefault="009177CE" w:rsidP="009177CE">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67940664" name="正方形/長方形 1967940664"/>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512046" name="テキスト ボックス 134512046"/>
                          <wps:cNvSpPr txBox="1"/>
                          <wps:spPr>
                            <a:xfrm>
                              <a:off x="2359002" y="530619"/>
                              <a:ext cx="378497" cy="287002"/>
                            </a:xfrm>
                            <a:prstGeom prst="rect">
                              <a:avLst/>
                            </a:prstGeom>
                            <a:noFill/>
                            <a:ln w="6350">
                              <a:noFill/>
                            </a:ln>
                          </wps:spPr>
                          <wps:txbx>
                            <w:txbxContent>
                              <w:p w14:paraId="3E46DF18" w14:textId="5ABBE59F" w:rsidR="009177CE" w:rsidRPr="0075349F" w:rsidRDefault="009177CE" w:rsidP="009177CE">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sidR="002D0977">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522407010" name="グループ化 1522407010"/>
                          <wpg:cNvGrpSpPr/>
                          <wpg:grpSpPr>
                            <a:xfrm>
                              <a:off x="2706073" y="637410"/>
                              <a:ext cx="153512" cy="90105"/>
                              <a:chOff x="0" y="0"/>
                              <a:chExt cx="153512" cy="90105"/>
                            </a:xfrm>
                          </wpg:grpSpPr>
                          <wps:wsp>
                            <wps:cNvPr id="107430135" name="フローチャート: 組合せ 107430135"/>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8495289" name="正方形/長方形 558495289"/>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63970345" name="フローチャート: 処理 363970345"/>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BAE70D7" w14:textId="77777777" w:rsidR="009177CE" w:rsidRPr="00A5547C" w:rsidRDefault="009177CE" w:rsidP="009177CE">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836543114" name="フローチャート: 処理 1"/>
                        <wps:cNvSpPr/>
                        <wps:spPr>
                          <a:xfrm>
                            <a:off x="1797050" y="2361575"/>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4CF7835" w14:textId="77777777" w:rsidR="009177CE" w:rsidRPr="00A5547C" w:rsidRDefault="009177CE" w:rsidP="009177CE">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39E50026" id="_x0000_s1527" style="position:absolute;left:0;text-align:left;margin-left:67.5pt;margin-top:3.6pt;width:454.3pt;height:211pt;z-index:-251657854" coordsize="57696,267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">
                <v:group id="グループ化 1827781362" o:spid="_x0000_s1528"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">
                  <v:rect id="正方形/長方形 710464325" o:spid="_x0000_s1529"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" fillcolor="white [3212]" strokecolor="black [3213]" strokeweight="1pt"/>
                  <v:shape id="フローチャート: 処理 490414466" o:spid="_x0000_s1530"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" fillcolor="#d8d8d8 [2732]" strokecolor="white [3212]" strokeweight="1pt">
                    <v:textbox inset="0,0,0,0">
                      <w:txbxContent>
                        <w:p w14:paraId="59C5B165" w14:textId="77777777" w:rsidR="009177CE" w:rsidRPr="008E4BAC" w:rsidRDefault="009177CE" w:rsidP="009177CE">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343733836" o:spid="_x0000_s1531"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" filled="f" stroked="f" strokeweight=".5pt">
                    <v:textbox>
                      <w:txbxContent>
                        <w:p w14:paraId="1AB856A8" w14:textId="77777777" w:rsidR="009177CE" w:rsidRPr="00DC0354" w:rsidRDefault="009177CE" w:rsidP="009177CE">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245058272" o:spid="_x0000_s1532"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" filled="f" stroked="f" strokeweight=".5pt">
                    <v:textbox>
                      <w:txbxContent>
                        <w:p w14:paraId="57FF5D7C" w14:textId="77777777" w:rsidR="009177CE" w:rsidRPr="00AD64C6" w:rsidRDefault="009177CE" w:rsidP="009177CE">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2063730163" o:spid="_x0000_s1533"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" filled="f" stroked="f" strokeweight=".5pt">
                    <v:textbox>
                      <w:txbxContent>
                        <w:p w14:paraId="25ABC7E2" w14:textId="77777777" w:rsidR="009177CE" w:rsidRPr="00AD64C6" w:rsidRDefault="009177CE" w:rsidP="009177CE">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534656023" o:spid="_x0000_s1534" type="#_x0000_t109" style="position:absolute;left:35307;top:2707;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" fillcolor="#d8d8d8 [2732]" strokecolor="white [3212]" strokeweight="1pt">
                    <v:textbox inset="0,0,0,0">
                      <w:txbxContent>
                        <w:p w14:paraId="47857B96" w14:textId="77777777" w:rsidR="009177CE" w:rsidRPr="008E4BAC" w:rsidRDefault="009177CE" w:rsidP="009177CE">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 xml:space="preserve">TK190000　　　　　</w:t>
                          </w:r>
                        </w:p>
                      </w:txbxContent>
                    </v:textbox>
                  </v:shape>
                  <v:shape id="フローチャート: 処理 13178839" o:spid="_x0000_s1535"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" fillcolor="#e7e6e6 [3214]" strokecolor="#f2f2f2 [3052]" strokeweight="1pt">
                    <v:shadow on="t" color="black" opacity="26214f" origin="-.5,-.5" offset=".24944mm,.24944mm"/>
                    <v:textbox inset="0,0,0,0">
                      <w:txbxContent>
                        <w:p w14:paraId="2F681584" w14:textId="77777777" w:rsidR="009177CE" w:rsidRPr="00A5547C" w:rsidRDefault="009177CE" w:rsidP="009177CE">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v:textbox>
                  </v:shape>
                  <v:shape id="テキスト ボックス 753695150" o:spid="_x0000_s1536"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" filled="f" stroked="f" strokeweight=".5pt">
                    <v:textbox>
                      <w:txbxContent>
                        <w:p w14:paraId="073C8D68" w14:textId="77777777" w:rsidR="009177CE" w:rsidRPr="00AD64C6" w:rsidRDefault="009177CE" w:rsidP="009177CE">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1967940664" o:spid="_x0000_s1537"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" fillcolor="white [3212]" strokecolor="#a5a5a5 [2092]" strokeweight=".5pt"/>
                  <v:shape id="テキスト ボックス 134512046" o:spid="_x0000_s1538"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" filled="f" stroked="f" strokeweight=".5pt">
                    <v:textbox>
                      <w:txbxContent>
                        <w:p w14:paraId="3E46DF18" w14:textId="5ABBE59F" w:rsidR="009177CE" w:rsidRPr="0075349F" w:rsidRDefault="009177CE" w:rsidP="009177CE">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sidR="002D0977">
                            <w:rPr>
                              <w:rFonts w:ascii="ＭＳ Ｐゴシック" w:eastAsia="ＭＳ Ｐゴシック" w:hAnsi="ＭＳ Ｐゴシック" w:hint="eastAsia"/>
                              <w:b/>
                              <w:bCs/>
                              <w:color w:val="000000" w:themeColor="text1"/>
                              <w:sz w:val="18"/>
                              <w:szCs w:val="18"/>
                            </w:rPr>
                            <w:t>6</w:t>
                          </w:r>
                        </w:p>
                      </w:txbxContent>
                    </v:textbox>
                  </v:shape>
                  <v:group id="グループ化 1522407010" o:spid="_x0000_s1539"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">
                    <v:shape id="フローチャート: 組合せ 107430135" o:spid="_x0000_s1540"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" filled="f" strokecolor="black [3213]" strokeweight=".5pt"/>
                    <v:rect id="正方形/長方形 558495289" o:spid="_x0000_s1541"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" fillcolor="white [3212]" strokecolor="white [3212]" strokeweight="1pt"/>
                  </v:group>
                  <v:shape id="フローチャート: 処理 363970345" o:spid="_x0000_s1542"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" fillcolor="#e7e6e6 [3214]" strokecolor="#f2f2f2 [3052]" strokeweight="1pt">
                    <v:shadow on="t" color="black" opacity="26214f" origin="-.5,-.5" offset=".24944mm,.24944mm"/>
                    <v:textbox inset="0,0,0,0">
                      <w:txbxContent>
                        <w:p w14:paraId="7BAE70D7" w14:textId="77777777" w:rsidR="009177CE" w:rsidRPr="00A5547C" w:rsidRDefault="009177CE" w:rsidP="009177CE">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543" type="#_x0000_t109" style="position:absolute;left:17970;top:23615;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" fillcolor="#e7e6e6 [3214]" strokecolor="#f2f2f2 [3052]" strokeweight="1pt">
                  <v:shadow on="t" color="black" opacity="26214f" origin="-.5,-.5" offset=".24944mm,.24944mm"/>
                  <v:textbox inset="0,0,0,0">
                    <w:txbxContent>
                      <w:p w14:paraId="24CF7835" w14:textId="77777777" w:rsidR="009177CE" w:rsidRPr="00A5547C" w:rsidRDefault="009177CE" w:rsidP="009177CE">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w:pict>
          </mc:Fallback>
        </mc:AlternateContent>
      </w:r>
    </w:p>
    <w:p w14:paraId="30E24DEE" w14:textId="0FC105A4" w:rsidR="00404E9C" w:rsidRDefault="00404E9C" w:rsidP="00414DA8">
      <w:pPr>
        <w:widowControl/>
        <w:ind w:leftChars="600" w:left="1260"/>
        <w:jc w:val="left"/>
      </w:pPr>
    </w:p>
    <w:p w14:paraId="170002D6" w14:textId="39A61EB5" w:rsidR="00404E9C" w:rsidRDefault="002D2DA2" w:rsidP="00414DA8">
      <w:pPr>
        <w:widowControl/>
        <w:ind w:leftChars="600" w:left="1260"/>
        <w:jc w:val="left"/>
      </w:pPr>
      <w:r>
        <w:rPr>
          <w:noProof/>
        </w:rPr>
        <mc:AlternateContent>
          <mc:Choice Requires="wps">
            <w:drawing>
              <wp:anchor distT="0" distB="0" distL="114300" distR="114300" simplePos="0" relativeHeight="251658475" behindDoc="0" locked="0" layoutInCell="1" allowOverlap="1" wp14:anchorId="3B8E8E58" wp14:editId="7D76EF6E">
                <wp:simplePos x="0" y="0"/>
                <wp:positionH relativeFrom="column">
                  <wp:posOffset>4766921</wp:posOffset>
                </wp:positionH>
                <wp:positionV relativeFrom="paragraph">
                  <wp:posOffset>187128</wp:posOffset>
                </wp:positionV>
                <wp:extent cx="471158" cy="233670"/>
                <wp:effectExtent l="0" t="0" r="0" b="0"/>
                <wp:wrapNone/>
                <wp:docPr id="1135180669"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FC77648" w14:textId="77777777" w:rsidR="002D2DA2" w:rsidRPr="00A5547C" w:rsidRDefault="002D2DA2" w:rsidP="002D2DA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3B8E8E58" id="_x0000_s1544" type="#_x0000_t109" style="position:absolute;left:0;text-align:left;margin-left:375.35pt;margin-top:14.75pt;width:37.1pt;height:18.4pt;z-index:25165847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" fillcolor="#e7e6e6 [3214]" strokecolor="#f2f2f2 [3052]" strokeweight="1pt">
                <v:shadow on="t" color="black" opacity="26214f" origin="-.5,-.5" offset=".24944mm,.24944mm"/>
                <v:textbox inset="0,0,0,0">
                  <w:txbxContent>
                    <w:p w14:paraId="6FC77648" w14:textId="77777777" w:rsidR="002D2DA2" w:rsidRPr="00A5547C" w:rsidRDefault="002D2DA2" w:rsidP="002D2DA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30DB38F2" w14:textId="263AC973" w:rsidR="00404E9C" w:rsidRDefault="00404E9C" w:rsidP="00414DA8">
      <w:pPr>
        <w:widowControl/>
        <w:ind w:leftChars="600" w:left="1260"/>
        <w:jc w:val="left"/>
      </w:pPr>
    </w:p>
    <w:p w14:paraId="3F0BE9B9" w14:textId="2DDCDE77" w:rsidR="00404E9C" w:rsidRDefault="00CE6DBF" w:rsidP="00414DA8">
      <w:pPr>
        <w:widowControl/>
        <w:ind w:leftChars="600" w:left="1260"/>
        <w:jc w:val="left"/>
      </w:pPr>
      <w:r>
        <w:rPr>
          <w:noProof/>
        </w:rPr>
        <mc:AlternateContent>
          <mc:Choice Requires="wps">
            <w:drawing>
              <wp:anchor distT="0" distB="0" distL="114300" distR="114300" simplePos="0" relativeHeight="251658365" behindDoc="0" locked="0" layoutInCell="1" allowOverlap="1" wp14:anchorId="249820AC" wp14:editId="00247C9A">
                <wp:simplePos x="0" y="0"/>
                <wp:positionH relativeFrom="column">
                  <wp:posOffset>1124465</wp:posOffset>
                </wp:positionH>
                <wp:positionV relativeFrom="paragraph">
                  <wp:posOffset>55605</wp:posOffset>
                </wp:positionV>
                <wp:extent cx="2955030" cy="234950"/>
                <wp:effectExtent l="0" t="0" r="0" b="12700"/>
                <wp:wrapNone/>
                <wp:docPr id="1966387224" name="テキスト ボックス 1966387224"/>
                <wp:cNvGraphicFramePr/>
                <a:graphic xmlns:a="http://schemas.openxmlformats.org/drawingml/2006/main">
                  <a:graphicData uri="http://schemas.microsoft.com/office/word/2010/wordprocessingShape">
                    <wps:wsp>
                      <wps:cNvSpPr txBox="1"/>
                      <wps:spPr>
                        <a:xfrm>
                          <a:off x="0" y="0"/>
                          <a:ext cx="2955030" cy="234950"/>
                        </a:xfrm>
                        <a:prstGeom prst="rect">
                          <a:avLst/>
                        </a:prstGeom>
                        <a:noFill/>
                        <a:ln w="6350">
                          <a:noFill/>
                        </a:ln>
                      </wps:spPr>
                      <wps:txbx>
                        <w:txbxContent>
                          <w:p w14:paraId="1C9195E2" w14:textId="763922C3" w:rsidR="00CE6DBF" w:rsidRPr="00C31344" w:rsidRDefault="00343D44" w:rsidP="00CE6DBF">
                            <w:pPr>
                              <w:rPr>
                                <w:rFonts w:ascii="ＭＳ Ｐゴシック" w:eastAsia="ＭＳ Ｐゴシック" w:hAnsi="ＭＳ Ｐゴシック"/>
                                <w:sz w:val="14"/>
                                <w:szCs w:val="14"/>
                              </w:rPr>
                            </w:pPr>
                            <w:r>
                              <w:rPr>
                                <w:rFonts w:ascii="ＭＳ Ｐゴシック" w:eastAsia="ＭＳ Ｐゴシック" w:hAnsi="ＭＳ Ｐゴシック" w:hint="eastAsia"/>
                                <w:sz w:val="14"/>
                                <w:szCs w:val="14"/>
                              </w:rPr>
                              <w:t xml:space="preserve">2025-07-07 </w:t>
                            </w:r>
                            <w:r w:rsidR="004C00BA">
                              <w:rPr>
                                <w:rFonts w:ascii="ＭＳ Ｐゴシック" w:eastAsia="ＭＳ Ｐゴシック" w:hAnsi="ＭＳ Ｐゴシック"/>
                                <w:sz w:val="14"/>
                                <w:szCs w:val="14"/>
                              </w:rPr>
                              <w:t>0</w:t>
                            </w:r>
                            <w:r>
                              <w:rPr>
                                <w:rFonts w:ascii="ＭＳ Ｐゴシック" w:eastAsia="ＭＳ Ｐゴシック" w:hAnsi="ＭＳ Ｐゴシック" w:hint="eastAsia"/>
                                <w:sz w:val="14"/>
                                <w:szCs w:val="14"/>
                              </w:rPr>
                              <w:t>9:45～11:00</w:t>
                            </w:r>
                            <w:r w:rsidR="00AF74D4">
                              <w:rPr>
                                <w:rFonts w:ascii="ＭＳ Ｐゴシック" w:eastAsia="ＭＳ Ｐゴシック" w:hAnsi="ＭＳ Ｐゴシック" w:hint="eastAsia"/>
                                <w:sz w:val="14"/>
                                <w:szCs w:val="14"/>
                              </w:rPr>
                              <w:t xml:space="preserve"> 376教室を</w:t>
                            </w:r>
                            <w:r w:rsidR="00A04CCD">
                              <w:rPr>
                                <w:rFonts w:ascii="ＭＳ Ｐゴシック" w:eastAsia="ＭＳ Ｐゴシック" w:hAnsi="ＭＳ Ｐゴシック" w:hint="eastAsia"/>
                                <w:sz w:val="14"/>
                                <w:szCs w:val="14"/>
                              </w:rPr>
                              <w:t>予約</w:t>
                            </w:r>
                            <w:r w:rsidR="00AF74D4">
                              <w:rPr>
                                <w:rFonts w:ascii="ＭＳ Ｐゴシック" w:eastAsia="ＭＳ Ｐゴシック" w:hAnsi="ＭＳ Ｐゴシック" w:hint="eastAsia"/>
                                <w:sz w:val="14"/>
                                <w:szCs w:val="14"/>
                              </w:rPr>
                              <w:t>し</w:t>
                            </w:r>
                            <w:r w:rsidR="00A04CCD">
                              <w:rPr>
                                <w:rFonts w:ascii="ＭＳ Ｐゴシック" w:eastAsia="ＭＳ Ｐゴシック" w:hAnsi="ＭＳ Ｐゴシック" w:hint="eastAsia"/>
                                <w:sz w:val="14"/>
                                <w:szCs w:val="14"/>
                              </w:rPr>
                              <w:t>ました</w:t>
                            </w:r>
                            <w:r w:rsidR="00D2414C">
                              <w:rPr>
                                <w:rFonts w:ascii="ＭＳ Ｐゴシック" w:eastAsia="ＭＳ Ｐゴシック" w:hAnsi="ＭＳ Ｐゴシック" w:hint="eastAsia"/>
                                <w:sz w:val="14"/>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9820AC" id="テキスト ボックス 1966387224" o:spid="_x0000_s1545" type="#_x0000_t202" style="position:absolute;left:0;text-align:left;margin-left:88.55pt;margin-top:4.4pt;width:232.7pt;height:18.5pt;z-index:2516583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" filled="f" stroked="f" strokeweight=".5pt">
                <v:textbox inset="0,0,0,0">
                  <w:txbxContent>
                    <w:p w14:paraId="1C9195E2" w14:textId="763922C3" w:rsidR="00CE6DBF" w:rsidRPr="00C31344" w:rsidRDefault="00343D44" w:rsidP="00CE6DBF">
                      <w:pPr>
                        <w:rPr>
                          <w:rFonts w:ascii="ＭＳ Ｐゴシック" w:eastAsia="ＭＳ Ｐゴシック" w:hAnsi="ＭＳ Ｐゴシック"/>
                          <w:sz w:val="14"/>
                          <w:szCs w:val="14"/>
                        </w:rPr>
                      </w:pPr>
                      <w:r>
                        <w:rPr>
                          <w:rFonts w:ascii="ＭＳ Ｐゴシック" w:eastAsia="ＭＳ Ｐゴシック" w:hAnsi="ＭＳ Ｐゴシック" w:hint="eastAsia"/>
                          <w:sz w:val="14"/>
                          <w:szCs w:val="14"/>
                        </w:rPr>
                        <w:t xml:space="preserve">2025-07-07 </w:t>
                      </w:r>
                      <w:r w:rsidR="004C00BA">
                        <w:rPr>
                          <w:rFonts w:ascii="ＭＳ Ｐゴシック" w:eastAsia="ＭＳ Ｐゴシック" w:hAnsi="ＭＳ Ｐゴシック"/>
                          <w:sz w:val="14"/>
                          <w:szCs w:val="14"/>
                        </w:rPr>
                        <w:t>0</w:t>
                      </w:r>
                      <w:r>
                        <w:rPr>
                          <w:rFonts w:ascii="ＭＳ Ｐゴシック" w:eastAsia="ＭＳ Ｐゴシック" w:hAnsi="ＭＳ Ｐゴシック" w:hint="eastAsia"/>
                          <w:sz w:val="14"/>
                          <w:szCs w:val="14"/>
                        </w:rPr>
                        <w:t>9:45～11:00</w:t>
                      </w:r>
                      <w:r w:rsidR="00AF74D4">
                        <w:rPr>
                          <w:rFonts w:ascii="ＭＳ Ｐゴシック" w:eastAsia="ＭＳ Ｐゴシック" w:hAnsi="ＭＳ Ｐゴシック" w:hint="eastAsia"/>
                          <w:sz w:val="14"/>
                          <w:szCs w:val="14"/>
                        </w:rPr>
                        <w:t xml:space="preserve"> 376教室を</w:t>
                      </w:r>
                      <w:r w:rsidR="00A04CCD">
                        <w:rPr>
                          <w:rFonts w:ascii="ＭＳ Ｐゴシック" w:eastAsia="ＭＳ Ｐゴシック" w:hAnsi="ＭＳ Ｐゴシック" w:hint="eastAsia"/>
                          <w:sz w:val="14"/>
                          <w:szCs w:val="14"/>
                        </w:rPr>
                        <w:t>予約</w:t>
                      </w:r>
                      <w:r w:rsidR="00AF74D4">
                        <w:rPr>
                          <w:rFonts w:ascii="ＭＳ Ｐゴシック" w:eastAsia="ＭＳ Ｐゴシック" w:hAnsi="ＭＳ Ｐゴシック" w:hint="eastAsia"/>
                          <w:sz w:val="14"/>
                          <w:szCs w:val="14"/>
                        </w:rPr>
                        <w:t>し</w:t>
                      </w:r>
                      <w:r w:rsidR="00A04CCD">
                        <w:rPr>
                          <w:rFonts w:ascii="ＭＳ Ｐゴシック" w:eastAsia="ＭＳ Ｐゴシック" w:hAnsi="ＭＳ Ｐゴシック" w:hint="eastAsia"/>
                          <w:sz w:val="14"/>
                          <w:szCs w:val="14"/>
                        </w:rPr>
                        <w:t>ました</w:t>
                      </w:r>
                      <w:r w:rsidR="00D2414C">
                        <w:rPr>
                          <w:rFonts w:ascii="ＭＳ Ｐゴシック" w:eastAsia="ＭＳ Ｐゴシック" w:hAnsi="ＭＳ Ｐゴシック" w:hint="eastAsia"/>
                          <w:sz w:val="14"/>
                          <w:szCs w:val="14"/>
                        </w:rPr>
                        <w:t>。</w:t>
                      </w:r>
                    </w:p>
                  </w:txbxContent>
                </v:textbox>
              </v:shape>
            </w:pict>
          </mc:Fallback>
        </mc:AlternateContent>
      </w:r>
    </w:p>
    <w:p w14:paraId="1EFD4D0E" w14:textId="24E527B4" w:rsidR="00404E9C" w:rsidRDefault="00404E9C" w:rsidP="00414DA8">
      <w:pPr>
        <w:widowControl/>
        <w:ind w:leftChars="600" w:left="1260"/>
        <w:jc w:val="left"/>
      </w:pPr>
    </w:p>
    <w:p w14:paraId="6C25EFBD" w14:textId="23514F22" w:rsidR="00404E9C" w:rsidRDefault="00404E9C" w:rsidP="00414DA8">
      <w:pPr>
        <w:widowControl/>
        <w:ind w:leftChars="600" w:left="1260"/>
        <w:jc w:val="left"/>
      </w:pPr>
    </w:p>
    <w:p w14:paraId="5775E295" w14:textId="2515A71C" w:rsidR="00404E9C" w:rsidRDefault="00404E9C" w:rsidP="00414DA8">
      <w:pPr>
        <w:widowControl/>
        <w:ind w:leftChars="600" w:left="1260"/>
        <w:jc w:val="left"/>
      </w:pPr>
    </w:p>
    <w:p w14:paraId="03B34861" w14:textId="62172319" w:rsidR="00404E9C" w:rsidRDefault="00404E9C" w:rsidP="00414DA8">
      <w:pPr>
        <w:widowControl/>
        <w:ind w:leftChars="600" w:left="1260"/>
        <w:jc w:val="left"/>
      </w:pPr>
    </w:p>
    <w:p w14:paraId="79680317" w14:textId="79408FD4" w:rsidR="00404E9C" w:rsidRDefault="00404E9C" w:rsidP="00414DA8">
      <w:pPr>
        <w:widowControl/>
        <w:ind w:leftChars="600" w:left="1260"/>
        <w:jc w:val="left"/>
      </w:pPr>
    </w:p>
    <w:p w14:paraId="3B4220C3" w14:textId="21D63228" w:rsidR="00404E9C" w:rsidRDefault="0023396D" w:rsidP="00414DA8">
      <w:pPr>
        <w:widowControl/>
        <w:ind w:leftChars="600" w:left="1260"/>
        <w:jc w:val="left"/>
      </w:pPr>
      <w:r>
        <w:rPr>
          <w:noProof/>
        </w:rPr>
        <mc:AlternateContent>
          <mc:Choice Requires="wps">
            <w:drawing>
              <wp:anchor distT="0" distB="0" distL="114300" distR="114300" simplePos="0" relativeHeight="251658548" behindDoc="0" locked="0" layoutInCell="1" allowOverlap="1" wp14:anchorId="5AB52853" wp14:editId="403717E5">
                <wp:simplePos x="0" y="0"/>
                <wp:positionH relativeFrom="column">
                  <wp:posOffset>4705350</wp:posOffset>
                </wp:positionH>
                <wp:positionV relativeFrom="paragraph">
                  <wp:posOffset>121920</wp:posOffset>
                </wp:positionV>
                <wp:extent cx="471158" cy="233670"/>
                <wp:effectExtent l="0" t="0" r="0" b="0"/>
                <wp:wrapNone/>
                <wp:docPr id="1738716148"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7A3394B7" w14:textId="4DB23BAF" w:rsidR="0023396D" w:rsidRPr="00A5547C" w:rsidRDefault="0023396D" w:rsidP="0023396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5AB52853" id="_x0000_s1546" type="#_x0000_t109" style="position:absolute;left:0;text-align:left;margin-left:370.5pt;margin-top:9.6pt;width:37.1pt;height:18.4pt;z-index:2516585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" fillcolor="#e7e6e6" strokecolor="#f2f2f2" strokeweight="1pt">
                <v:shadow on="t" color="black" opacity="26214f" origin="-.5,-.5" offset=".24944mm,.24944mm"/>
                <v:textbox inset="0,0,0,0">
                  <w:txbxContent>
                    <w:p w14:paraId="7A3394B7" w14:textId="4DB23BAF" w:rsidR="0023396D" w:rsidRPr="00A5547C" w:rsidRDefault="0023396D" w:rsidP="0023396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r w:rsidR="00707BAD">
        <w:rPr>
          <w:noProof/>
        </w:rPr>
        <mc:AlternateContent>
          <mc:Choice Requires="wps">
            <w:drawing>
              <wp:anchor distT="0" distB="0" distL="114300" distR="114300" simplePos="0" relativeHeight="251658506" behindDoc="0" locked="0" layoutInCell="1" allowOverlap="1" wp14:anchorId="0872AA7F" wp14:editId="4D9DB474">
                <wp:simplePos x="0" y="0"/>
                <wp:positionH relativeFrom="column">
                  <wp:posOffset>3538220</wp:posOffset>
                </wp:positionH>
                <wp:positionV relativeFrom="paragraph">
                  <wp:posOffset>112395</wp:posOffset>
                </wp:positionV>
                <wp:extent cx="657727" cy="236010"/>
                <wp:effectExtent l="57150" t="57150" r="85725" b="69215"/>
                <wp:wrapNone/>
                <wp:docPr id="1091285681" name="フローチャート: 処理 1"/>
                <wp:cNvGraphicFramePr/>
                <a:graphic xmlns:a="http://schemas.openxmlformats.org/drawingml/2006/main">
                  <a:graphicData uri="http://schemas.microsoft.com/office/word/2010/wordprocessingShape">
                    <wps:wsp>
                      <wps:cNvSpPr/>
                      <wps:spPr>
                        <a:xfrm>
                          <a:off x="0" y="0"/>
                          <a:ext cx="657727" cy="23601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2DA148F1" w14:textId="352A7C01"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2AA7F" id="_x0000_s1547" type="#_x0000_t109" style="position:absolute;left:0;text-align:left;margin-left:278.6pt;margin-top:8.85pt;width:51.8pt;height:18.6pt;z-index:251658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" fillcolor="#e7e6e6" strokecolor="#f2f2f2" strokeweight="1pt">
                <v:shadow on="t" color="black" opacity="26214f" origin="-.5,-.5" offset=".24944mm,.24944mm"/>
                <v:textbox inset="0,0,0,0">
                  <w:txbxContent>
                    <w:p w14:paraId="2DA148F1" w14:textId="352A7C01"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70C62D75" w14:textId="0A896669" w:rsidR="00404E9C" w:rsidRDefault="00404E9C" w:rsidP="00414DA8">
      <w:pPr>
        <w:widowControl/>
        <w:ind w:leftChars="600" w:left="1260"/>
        <w:jc w:val="left"/>
      </w:pPr>
    </w:p>
    <w:p w14:paraId="05640212" w14:textId="4B995B4C" w:rsidR="001E7DD7" w:rsidRDefault="001E7DD7" w:rsidP="001E7DD7">
      <w:pPr>
        <w:widowControl/>
        <w:ind w:leftChars="700" w:left="1470"/>
        <w:jc w:val="left"/>
      </w:pPr>
      <w:r>
        <w:rPr>
          <w:rFonts w:hint="eastAsia"/>
        </w:rPr>
        <w:t xml:space="preserve">　結果表示用テキストエリアに</w:t>
      </w:r>
      <w:r w:rsidR="00AF74D4">
        <w:rPr>
          <w:rFonts w:hint="eastAsia"/>
        </w:rPr>
        <w:t>予約が完了した旨</w:t>
      </w:r>
      <w:r>
        <w:rPr>
          <w:rFonts w:hint="eastAsia"/>
        </w:rPr>
        <w:t>を表示する</w:t>
      </w:r>
      <w:r w:rsidR="00F60242">
        <w:rPr>
          <w:rFonts w:hint="eastAsia"/>
        </w:rPr>
        <w:t>。</w:t>
      </w:r>
    </w:p>
    <w:p w14:paraId="051303A2" w14:textId="56FDEE19" w:rsidR="00AF74D4" w:rsidRPr="00AF74D4" w:rsidRDefault="00AF74D4" w:rsidP="001E7DD7">
      <w:pPr>
        <w:widowControl/>
        <w:ind w:leftChars="700" w:left="1470"/>
        <w:jc w:val="left"/>
      </w:pPr>
      <w:r>
        <w:rPr>
          <w:rFonts w:hint="eastAsia"/>
        </w:rPr>
        <w:t>上記の例では、2025年7月7日の9:45～11:00</w:t>
      </w:r>
      <w:r w:rsidR="00AB3837">
        <w:rPr>
          <w:rFonts w:hint="eastAsia"/>
        </w:rPr>
        <w:t>の376教室を予約した例である。</w:t>
      </w:r>
    </w:p>
    <w:p w14:paraId="6A27FB2C" w14:textId="7DE138A6" w:rsidR="00404E9C" w:rsidRDefault="001E7DD7" w:rsidP="001E7DD7">
      <w:pPr>
        <w:widowControl/>
        <w:ind w:leftChars="700" w:left="1470"/>
        <w:jc w:val="left"/>
      </w:pPr>
      <w:r>
        <w:rPr>
          <w:rFonts w:hint="eastAsia"/>
        </w:rPr>
        <w:t xml:space="preserve">　テキストエリアに表示を行った後は</w:t>
      </w:r>
      <w:r w:rsidR="00F60242">
        <w:rPr>
          <w:rFonts w:hint="eastAsia"/>
        </w:rPr>
        <w:t>、</w:t>
      </w:r>
      <w:r>
        <w:rPr>
          <w:rFonts w:hint="eastAsia"/>
        </w:rPr>
        <w:t>4.3.3に自動的に遷移する</w:t>
      </w:r>
      <w:r w:rsidR="00F60242">
        <w:rPr>
          <w:rFonts w:hint="eastAsia"/>
        </w:rPr>
        <w:t>。</w:t>
      </w:r>
      <w:r>
        <w:rPr>
          <w:rFonts w:hint="eastAsia"/>
        </w:rPr>
        <w:t>ただし</w:t>
      </w:r>
      <w:r w:rsidR="00F60242">
        <w:rPr>
          <w:rFonts w:hint="eastAsia"/>
        </w:rPr>
        <w:t>、</w:t>
      </w:r>
      <w:r>
        <w:rPr>
          <w:rFonts w:hint="eastAsia"/>
        </w:rPr>
        <w:t>結果表示用テキストエリアの表示はそのまま残す</w:t>
      </w:r>
      <w:r w:rsidR="00F60242">
        <w:rPr>
          <w:rFonts w:hint="eastAsia"/>
        </w:rPr>
        <w:t>。</w:t>
      </w:r>
    </w:p>
    <w:p w14:paraId="7ABAA206" w14:textId="77777777" w:rsidR="00404E9C" w:rsidRDefault="00404E9C" w:rsidP="00414DA8">
      <w:pPr>
        <w:widowControl/>
        <w:ind w:leftChars="600" w:left="1260"/>
        <w:jc w:val="left"/>
      </w:pPr>
    </w:p>
    <w:p w14:paraId="1618DD58" w14:textId="7F1F774C" w:rsidR="00414DA8" w:rsidRDefault="00CE6DBF" w:rsidP="00AC5AF5">
      <w:pPr>
        <w:pStyle w:val="a4"/>
        <w:widowControl/>
        <w:numPr>
          <w:ilvl w:val="3"/>
          <w:numId w:val="1"/>
        </w:numPr>
        <w:ind w:leftChars="0"/>
        <w:jc w:val="left"/>
        <w:outlineLvl w:val="3"/>
      </w:pPr>
      <w:bookmarkStart w:id="229" w:name="_Toc234940542"/>
      <w:r>
        <w:rPr>
          <w:noProof/>
        </w:rPr>
        <mc:AlternateContent>
          <mc:Choice Requires="wpg">
            <w:drawing>
              <wp:anchor distT="0" distB="0" distL="114300" distR="114300" simplePos="0" relativeHeight="251658627" behindDoc="1" locked="0" layoutInCell="1" allowOverlap="1" wp14:anchorId="36DFFA62" wp14:editId="5FE59E79">
                <wp:simplePos x="0" y="0"/>
                <wp:positionH relativeFrom="column">
                  <wp:posOffset>910590</wp:posOffset>
                </wp:positionH>
                <wp:positionV relativeFrom="paragraph">
                  <wp:posOffset>205740</wp:posOffset>
                </wp:positionV>
                <wp:extent cx="5769610" cy="2679700"/>
                <wp:effectExtent l="57150" t="0" r="59690" b="44450"/>
                <wp:wrapNone/>
                <wp:docPr id="858013522" name="グループ化 1"/>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1271021545" name="グループ化 1271021545"/>
                        <wpg:cNvGrpSpPr/>
                        <wpg:grpSpPr>
                          <a:xfrm>
                            <a:off x="0" y="0"/>
                            <a:ext cx="5769610" cy="2679700"/>
                            <a:chOff x="0" y="0"/>
                            <a:chExt cx="5769763" cy="2679818"/>
                          </a:xfrm>
                        </wpg:grpSpPr>
                        <wps:wsp>
                          <wps:cNvPr id="2067510682" name="正方形/長方形 2067510682"/>
                          <wps:cNvSpPr/>
                          <wps:spPr>
                            <a:xfrm>
                              <a:off x="0" y="47130"/>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4641864" name="フローチャート: 処理 1714641864"/>
                          <wps:cNvSpPr/>
                          <wps:spPr>
                            <a:xfrm>
                              <a:off x="223594" y="928165"/>
                              <a:ext cx="5368290" cy="1389686"/>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2B383603" w14:textId="77777777" w:rsidR="00CE6DBF" w:rsidRPr="008E4BAC" w:rsidRDefault="00CE6DBF" w:rsidP="00CE6DBF">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12780222" name="テキスト ボックス 412780222"/>
                          <wps:cNvSpPr txBox="1"/>
                          <wps:spPr>
                            <a:xfrm>
                              <a:off x="4661688" y="0"/>
                              <a:ext cx="1108075" cy="324485"/>
                            </a:xfrm>
                            <a:prstGeom prst="rect">
                              <a:avLst/>
                            </a:prstGeom>
                            <a:noFill/>
                            <a:ln w="6350">
                              <a:noFill/>
                            </a:ln>
                          </wps:spPr>
                          <wps:txbx>
                            <w:txbxContent>
                              <w:p w14:paraId="20E8E2A9" w14:textId="77777777" w:rsidR="00CE6DBF" w:rsidRPr="00DC0354" w:rsidRDefault="00CE6DBF" w:rsidP="00CE6DBF">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5286315" name="テキスト ボックス 995286315"/>
                          <wps:cNvSpPr txBox="1"/>
                          <wps:spPr>
                            <a:xfrm>
                              <a:off x="897296" y="233606"/>
                              <a:ext cx="1100455" cy="260985"/>
                            </a:xfrm>
                            <a:prstGeom prst="rect">
                              <a:avLst/>
                            </a:prstGeom>
                            <a:noFill/>
                            <a:ln w="6350">
                              <a:noFill/>
                            </a:ln>
                          </wps:spPr>
                          <wps:txbx>
                            <w:txbxContent>
                              <w:p w14:paraId="04E2CB28" w14:textId="77777777" w:rsidR="00CE6DBF" w:rsidRPr="00AD64C6" w:rsidRDefault="00CE6DBF" w:rsidP="00CE6DBF">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5467498" name="テキスト ボックス 975467498"/>
                          <wps:cNvSpPr txBox="1"/>
                          <wps:spPr>
                            <a:xfrm>
                              <a:off x="2819539" y="223594"/>
                              <a:ext cx="791210" cy="260985"/>
                            </a:xfrm>
                            <a:prstGeom prst="rect">
                              <a:avLst/>
                            </a:prstGeom>
                            <a:noFill/>
                            <a:ln w="6350">
                              <a:noFill/>
                            </a:ln>
                          </wps:spPr>
                          <wps:txbx>
                            <w:txbxContent>
                              <w:p w14:paraId="7151159D" w14:textId="77777777" w:rsidR="00CE6DBF" w:rsidRPr="00AD64C6" w:rsidRDefault="00CE6DBF" w:rsidP="00CE6DBF">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66391146" name="フローチャート: 処理 1666391146"/>
                          <wps:cNvSpPr/>
                          <wps:spPr>
                            <a:xfrm>
                              <a:off x="3530785" y="270733"/>
                              <a:ext cx="1172845" cy="22669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608A40C5" w14:textId="77777777" w:rsidR="00CE6DBF" w:rsidRPr="008E4BAC" w:rsidRDefault="00CE6DBF" w:rsidP="00CE6DBF">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 xml:space="preserve">TK190000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8413760" name="フローチャート: 処理 158413760"/>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2D43A07" w14:textId="77777777" w:rsidR="00CE6DBF" w:rsidRPr="00A5547C" w:rsidRDefault="00CE6DBF" w:rsidP="00CE6DBF">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67793560" name="テキスト ボックス 1867793560"/>
                          <wps:cNvSpPr txBox="1"/>
                          <wps:spPr>
                            <a:xfrm>
                              <a:off x="1998581" y="540631"/>
                              <a:ext cx="520608" cy="287002"/>
                            </a:xfrm>
                            <a:prstGeom prst="rect">
                              <a:avLst/>
                            </a:prstGeom>
                            <a:noFill/>
                            <a:ln w="6350">
                              <a:noFill/>
                            </a:ln>
                          </wps:spPr>
                          <wps:txbx>
                            <w:txbxContent>
                              <w:p w14:paraId="0EBC6263" w14:textId="77777777" w:rsidR="00CE6DBF" w:rsidRPr="00AD64C6" w:rsidRDefault="00CE6DBF" w:rsidP="00CE6DBF">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9444964" name="正方形/長方形 689444964"/>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0141532" name="テキスト ボックス 1520141532"/>
                          <wps:cNvSpPr txBox="1"/>
                          <wps:spPr>
                            <a:xfrm>
                              <a:off x="2359002" y="530619"/>
                              <a:ext cx="378497" cy="287002"/>
                            </a:xfrm>
                            <a:prstGeom prst="rect">
                              <a:avLst/>
                            </a:prstGeom>
                            <a:noFill/>
                            <a:ln w="6350">
                              <a:noFill/>
                            </a:ln>
                          </wps:spPr>
                          <wps:txbx>
                            <w:txbxContent>
                              <w:p w14:paraId="4E923068" w14:textId="3ABC66B3" w:rsidR="00CE6DBF" w:rsidRPr="0075349F" w:rsidRDefault="00CE6DBF" w:rsidP="00CE6DBF">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sidR="00D87625">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576028071" name="グループ化 1576028071"/>
                          <wpg:cNvGrpSpPr/>
                          <wpg:grpSpPr>
                            <a:xfrm>
                              <a:off x="2706073" y="637410"/>
                              <a:ext cx="153512" cy="90105"/>
                              <a:chOff x="0" y="0"/>
                              <a:chExt cx="153512" cy="90105"/>
                            </a:xfrm>
                          </wpg:grpSpPr>
                          <wps:wsp>
                            <wps:cNvPr id="1459113316" name="フローチャート: 組合せ 1459113316"/>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6296636" name="正方形/長方形 996296636"/>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07598394" name="フローチャート: 処理 707598394"/>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1C051E9B" w14:textId="77777777" w:rsidR="00CE6DBF" w:rsidRPr="00A5547C" w:rsidRDefault="00CE6DBF" w:rsidP="00CE6DB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084894958" name="フローチャート: 処理 1"/>
                        <wps:cNvSpPr/>
                        <wps:spPr>
                          <a:xfrm>
                            <a:off x="1957070" y="236855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A4DA11D" w14:textId="77777777" w:rsidR="00CE6DBF" w:rsidRPr="00A5547C" w:rsidRDefault="00CE6DBF" w:rsidP="00CE6DB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36DFFA62" id="_x0000_s1548" style="position:absolute;left:0;text-align:left;margin-left:71.7pt;margin-top:16.2pt;width:454.3pt;height:211pt;z-index:-251657853" coordsize="57696,267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">
                <v:group id="グループ化 1271021545" o:spid="_x0000_s1549"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">
                  <v:rect id="正方形/長方形 2067510682" o:spid="_x0000_s1550"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" fillcolor="white [3212]" strokecolor="black [3213]" strokeweight="1pt"/>
                  <v:shape id="フローチャート: 処理 1714641864" o:spid="_x0000_s1551"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" fillcolor="#d8d8d8 [2732]" strokecolor="white [3212]" strokeweight="1pt">
                    <v:textbox inset="0,0,0,0">
                      <w:txbxContent>
                        <w:p w14:paraId="2B383603" w14:textId="77777777" w:rsidR="00CE6DBF" w:rsidRPr="008E4BAC" w:rsidRDefault="00CE6DBF" w:rsidP="00CE6DBF">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412780222" o:spid="_x0000_s1552"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" filled="f" stroked="f" strokeweight=".5pt">
                    <v:textbox>
                      <w:txbxContent>
                        <w:p w14:paraId="20E8E2A9" w14:textId="77777777" w:rsidR="00CE6DBF" w:rsidRPr="00DC0354" w:rsidRDefault="00CE6DBF" w:rsidP="00CE6DBF">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995286315" o:spid="_x0000_s1553"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" filled="f" stroked="f" strokeweight=".5pt">
                    <v:textbox>
                      <w:txbxContent>
                        <w:p w14:paraId="04E2CB28" w14:textId="77777777" w:rsidR="00CE6DBF" w:rsidRPr="00AD64C6" w:rsidRDefault="00CE6DBF" w:rsidP="00CE6DBF">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975467498" o:spid="_x0000_s1554"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" filled="f" stroked="f" strokeweight=".5pt">
                    <v:textbox>
                      <w:txbxContent>
                        <w:p w14:paraId="7151159D" w14:textId="77777777" w:rsidR="00CE6DBF" w:rsidRPr="00AD64C6" w:rsidRDefault="00CE6DBF" w:rsidP="00CE6DBF">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1666391146" o:spid="_x0000_s1555" type="#_x0000_t109" style="position:absolute;left:35307;top:2707;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" fillcolor="#d8d8d8 [2732]" strokecolor="white [3212]" strokeweight="1pt">
                    <v:textbox inset="0,0,0,0">
                      <w:txbxContent>
                        <w:p w14:paraId="608A40C5" w14:textId="77777777" w:rsidR="00CE6DBF" w:rsidRPr="008E4BAC" w:rsidRDefault="00CE6DBF" w:rsidP="00CE6DBF">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 xml:space="preserve">TK190000　　　　　</w:t>
                          </w:r>
                        </w:p>
                      </w:txbxContent>
                    </v:textbox>
                  </v:shape>
                  <v:shape id="フローチャート: 処理 158413760" o:spid="_x0000_s1556"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" fillcolor="#e7e6e6 [3214]" strokecolor="#f2f2f2 [3052]" strokeweight="1pt">
                    <v:shadow on="t" color="black" opacity="26214f" origin="-.5,-.5" offset=".24944mm,.24944mm"/>
                    <v:textbox inset="0,0,0,0">
                      <w:txbxContent>
                        <w:p w14:paraId="62D43A07" w14:textId="77777777" w:rsidR="00CE6DBF" w:rsidRPr="00A5547C" w:rsidRDefault="00CE6DBF" w:rsidP="00CE6DBF">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v:textbox>
                  </v:shape>
                  <v:shape id="テキスト ボックス 1867793560" o:spid="_x0000_s1557"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" filled="f" stroked="f" strokeweight=".5pt">
                    <v:textbox>
                      <w:txbxContent>
                        <w:p w14:paraId="0EBC6263" w14:textId="77777777" w:rsidR="00CE6DBF" w:rsidRPr="00AD64C6" w:rsidRDefault="00CE6DBF" w:rsidP="00CE6DBF">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689444964" o:spid="_x0000_s1558"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" fillcolor="white [3212]" strokecolor="#a5a5a5 [2092]" strokeweight=".5pt"/>
                  <v:shape id="テキスト ボックス 1520141532" o:spid="_x0000_s1559"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" filled="f" stroked="f" strokeweight=".5pt">
                    <v:textbox>
                      <w:txbxContent>
                        <w:p w14:paraId="4E923068" w14:textId="3ABC66B3" w:rsidR="00CE6DBF" w:rsidRPr="0075349F" w:rsidRDefault="00CE6DBF" w:rsidP="00CE6DBF">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sidR="00D87625">
                            <w:rPr>
                              <w:rFonts w:ascii="ＭＳ Ｐゴシック" w:eastAsia="ＭＳ Ｐゴシック" w:hAnsi="ＭＳ Ｐゴシック" w:hint="eastAsia"/>
                              <w:b/>
                              <w:bCs/>
                              <w:color w:val="000000" w:themeColor="text1"/>
                              <w:sz w:val="18"/>
                              <w:szCs w:val="18"/>
                            </w:rPr>
                            <w:t>6</w:t>
                          </w:r>
                        </w:p>
                      </w:txbxContent>
                    </v:textbox>
                  </v:shape>
                  <v:group id="グループ化 1576028071" o:spid="_x0000_s1560"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">
                    <v:shape id="フローチャート: 組合せ 1459113316" o:spid="_x0000_s1561"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" filled="f" strokecolor="black [3213]" strokeweight=".5pt"/>
                    <v:rect id="正方形/長方形 996296636" o:spid="_x0000_s1562"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" fillcolor="white [3212]" strokecolor="white [3212]" strokeweight="1pt"/>
                  </v:group>
                  <v:shape id="フローチャート: 処理 707598394" o:spid="_x0000_s1563"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" fillcolor="#e7e6e6 [3214]" strokecolor="#f2f2f2 [3052]" strokeweight="1pt">
                    <v:shadow on="t" color="black" opacity="26214f" origin="-.5,-.5" offset=".24944mm,.24944mm"/>
                    <v:textbox inset="0,0,0,0">
                      <w:txbxContent>
                        <w:p w14:paraId="1C051E9B" w14:textId="77777777" w:rsidR="00CE6DBF" w:rsidRPr="00A5547C" w:rsidRDefault="00CE6DBF" w:rsidP="00CE6DB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564" type="#_x0000_t109" style="position:absolute;left:19570;top:23685;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" fillcolor="#e7e6e6 [3214]" strokecolor="#f2f2f2 [3052]" strokeweight="1pt">
                  <v:shadow on="t" color="black" opacity="26214f" origin="-.5,-.5" offset=".24944mm,.24944mm"/>
                  <v:textbox inset="0,0,0,0">
                    <w:txbxContent>
                      <w:p w14:paraId="7A4DA11D" w14:textId="77777777" w:rsidR="00CE6DBF" w:rsidRPr="00A5547C" w:rsidRDefault="00CE6DBF" w:rsidP="00CE6DB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w:pict>
          </mc:Fallback>
        </mc:AlternateContent>
      </w:r>
      <w:r w:rsidR="00414DA8">
        <w:rPr>
          <w:rFonts w:hint="eastAsia"/>
        </w:rPr>
        <w:t>新規予約失敗</w:t>
      </w:r>
      <w:bookmarkEnd w:id="229"/>
    </w:p>
    <w:p w14:paraId="0468DC41" w14:textId="2BA1512C" w:rsidR="00414DA8" w:rsidRDefault="00414DA8" w:rsidP="00414DA8">
      <w:pPr>
        <w:widowControl/>
        <w:ind w:leftChars="600" w:left="1260"/>
        <w:jc w:val="left"/>
      </w:pPr>
    </w:p>
    <w:p w14:paraId="16740FE0" w14:textId="4E4BB108" w:rsidR="00CE6DBF" w:rsidRDefault="00CE6DBF" w:rsidP="00414DA8">
      <w:pPr>
        <w:widowControl/>
        <w:ind w:leftChars="600" w:left="1260"/>
        <w:jc w:val="left"/>
      </w:pPr>
    </w:p>
    <w:p w14:paraId="5D775323" w14:textId="233D3D1A" w:rsidR="00CE6DBF" w:rsidRDefault="002D2DA2" w:rsidP="00414DA8">
      <w:pPr>
        <w:widowControl/>
        <w:ind w:leftChars="600" w:left="1260"/>
        <w:jc w:val="left"/>
      </w:pPr>
      <w:r>
        <w:rPr>
          <w:noProof/>
        </w:rPr>
        <mc:AlternateContent>
          <mc:Choice Requires="wps">
            <w:drawing>
              <wp:anchor distT="0" distB="0" distL="114300" distR="114300" simplePos="0" relativeHeight="251658476" behindDoc="0" locked="0" layoutInCell="1" allowOverlap="1" wp14:anchorId="3C9240FF" wp14:editId="56CC589A">
                <wp:simplePos x="0" y="0"/>
                <wp:positionH relativeFrom="column">
                  <wp:posOffset>4766706</wp:posOffset>
                </wp:positionH>
                <wp:positionV relativeFrom="paragraph">
                  <wp:posOffset>144080</wp:posOffset>
                </wp:positionV>
                <wp:extent cx="471158" cy="233670"/>
                <wp:effectExtent l="0" t="0" r="0" b="0"/>
                <wp:wrapNone/>
                <wp:docPr id="1581707544"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8812752" w14:textId="77777777" w:rsidR="002D2DA2" w:rsidRPr="00A5547C" w:rsidRDefault="002D2DA2" w:rsidP="002D2DA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3C9240FF" id="_x0000_s1565" type="#_x0000_t109" style="position:absolute;left:0;text-align:left;margin-left:375.35pt;margin-top:11.35pt;width:37.1pt;height:18.4pt;z-index:2516584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" fillcolor="#e7e6e6 [3214]" strokecolor="#f2f2f2 [3052]" strokeweight="1pt">
                <v:shadow on="t" color="black" opacity="26214f" origin="-.5,-.5" offset=".24944mm,.24944mm"/>
                <v:textbox inset="0,0,0,0">
                  <w:txbxContent>
                    <w:p w14:paraId="68812752" w14:textId="77777777" w:rsidR="002D2DA2" w:rsidRPr="00A5547C" w:rsidRDefault="002D2DA2" w:rsidP="002D2DA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0B04DC30" w14:textId="38DC0846" w:rsidR="00CE6DBF" w:rsidRDefault="00CE6DBF" w:rsidP="00414DA8">
      <w:pPr>
        <w:widowControl/>
        <w:ind w:leftChars="600" w:left="1260"/>
        <w:jc w:val="left"/>
      </w:pPr>
    </w:p>
    <w:p w14:paraId="487E1BA9" w14:textId="1A90FBF9" w:rsidR="00CE6DBF" w:rsidRDefault="00A23C4A" w:rsidP="00414DA8">
      <w:pPr>
        <w:widowControl/>
        <w:ind w:leftChars="600" w:left="1260"/>
        <w:jc w:val="left"/>
      </w:pPr>
      <w:r>
        <w:rPr>
          <w:noProof/>
        </w:rPr>
        <mc:AlternateContent>
          <mc:Choice Requires="wps">
            <w:drawing>
              <wp:anchor distT="0" distB="0" distL="114300" distR="114300" simplePos="0" relativeHeight="251658366" behindDoc="0" locked="0" layoutInCell="1" allowOverlap="1" wp14:anchorId="0A9F5685" wp14:editId="12CCC437">
                <wp:simplePos x="0" y="0"/>
                <wp:positionH relativeFrom="column">
                  <wp:posOffset>1181100</wp:posOffset>
                </wp:positionH>
                <wp:positionV relativeFrom="paragraph">
                  <wp:posOffset>6350</wp:posOffset>
                </wp:positionV>
                <wp:extent cx="825500" cy="203200"/>
                <wp:effectExtent l="0" t="0" r="15240" b="0"/>
                <wp:wrapNone/>
                <wp:docPr id="446386873" name="テキスト ボックス 446386873"/>
                <wp:cNvGraphicFramePr/>
                <a:graphic xmlns:a="http://schemas.openxmlformats.org/drawingml/2006/main">
                  <a:graphicData uri="http://schemas.microsoft.com/office/word/2010/wordprocessingShape">
                    <wps:wsp>
                      <wps:cNvSpPr txBox="1"/>
                      <wps:spPr>
                        <a:xfrm>
                          <a:off x="0" y="0"/>
                          <a:ext cx="825500" cy="203200"/>
                        </a:xfrm>
                        <a:prstGeom prst="rect">
                          <a:avLst/>
                        </a:prstGeom>
                        <a:noFill/>
                        <a:ln w="6350">
                          <a:noFill/>
                        </a:ln>
                      </wps:spPr>
                      <wps:txbx>
                        <w:txbxContent>
                          <w:p w14:paraId="76B960E4" w14:textId="0196D7DC" w:rsidR="00A23C4A" w:rsidRPr="00C31344" w:rsidRDefault="00A23C4A" w:rsidP="00A23C4A">
                            <w:pPr>
                              <w:rPr>
                                <w:rFonts w:ascii="ＭＳ Ｐゴシック" w:eastAsia="ＭＳ Ｐゴシック" w:hAnsi="ＭＳ Ｐゴシック"/>
                                <w:sz w:val="14"/>
                                <w:szCs w:val="14"/>
                              </w:rPr>
                            </w:pPr>
                            <w:r>
                              <w:rPr>
                                <w:rFonts w:ascii="ＭＳ Ｐゴシック" w:eastAsia="ＭＳ Ｐゴシック" w:hAnsi="ＭＳ Ｐゴシック" w:hint="eastAsia"/>
                                <w:sz w:val="14"/>
                                <w:szCs w:val="14"/>
                              </w:rPr>
                              <w:t>予約日が無効です</w:t>
                            </w:r>
                            <w:r w:rsidR="00E762BE">
                              <w:rPr>
                                <w:rFonts w:ascii="ＭＳ Ｐゴシック" w:eastAsia="ＭＳ Ｐゴシック" w:hAnsi="ＭＳ Ｐゴシック" w:hint="eastAsia"/>
                                <w:sz w:val="14"/>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F5685" id="テキスト ボックス 446386873" o:spid="_x0000_s1566" type="#_x0000_t202" style="position:absolute;left:0;text-align:left;margin-left:93pt;margin-top:.5pt;width:65pt;height:16pt;z-index:2516583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" filled="f" stroked="f" strokeweight=".5pt">
                <v:textbox inset="0,0,0,0">
                  <w:txbxContent>
                    <w:p w14:paraId="76B960E4" w14:textId="0196D7DC" w:rsidR="00A23C4A" w:rsidRPr="00C31344" w:rsidRDefault="00A23C4A" w:rsidP="00A23C4A">
                      <w:pPr>
                        <w:rPr>
                          <w:rFonts w:ascii="ＭＳ Ｐゴシック" w:eastAsia="ＭＳ Ｐゴシック" w:hAnsi="ＭＳ Ｐゴシック"/>
                          <w:sz w:val="14"/>
                          <w:szCs w:val="14"/>
                        </w:rPr>
                      </w:pPr>
                      <w:r>
                        <w:rPr>
                          <w:rFonts w:ascii="ＭＳ Ｐゴシック" w:eastAsia="ＭＳ Ｐゴシック" w:hAnsi="ＭＳ Ｐゴシック" w:hint="eastAsia"/>
                          <w:sz w:val="14"/>
                          <w:szCs w:val="14"/>
                        </w:rPr>
                        <w:t>予約日が無効です</w:t>
                      </w:r>
                      <w:r w:rsidR="00E762BE">
                        <w:rPr>
                          <w:rFonts w:ascii="ＭＳ Ｐゴシック" w:eastAsia="ＭＳ Ｐゴシック" w:hAnsi="ＭＳ Ｐゴシック" w:hint="eastAsia"/>
                          <w:sz w:val="14"/>
                          <w:szCs w:val="14"/>
                        </w:rPr>
                        <w:t>。</w:t>
                      </w:r>
                    </w:p>
                  </w:txbxContent>
                </v:textbox>
              </v:shape>
            </w:pict>
          </mc:Fallback>
        </mc:AlternateContent>
      </w:r>
    </w:p>
    <w:p w14:paraId="4BD0E443" w14:textId="471F3A47" w:rsidR="00CE6DBF" w:rsidRDefault="00A43A58" w:rsidP="00414DA8">
      <w:pPr>
        <w:widowControl/>
        <w:ind w:leftChars="600" w:left="1260"/>
        <w:jc w:val="left"/>
      </w:pPr>
      <w:r>
        <w:rPr>
          <w:noProof/>
        </w:rPr>
        <mc:AlternateContent>
          <mc:Choice Requires="wps">
            <w:drawing>
              <wp:anchor distT="0" distB="0" distL="114300" distR="114300" simplePos="0" relativeHeight="251658523" behindDoc="0" locked="0" layoutInCell="1" allowOverlap="1" wp14:anchorId="0477A76D" wp14:editId="424D9C8A">
                <wp:simplePos x="0" y="0"/>
                <wp:positionH relativeFrom="column">
                  <wp:posOffset>1234440</wp:posOffset>
                </wp:positionH>
                <wp:positionV relativeFrom="paragraph">
                  <wp:posOffset>205740</wp:posOffset>
                </wp:positionV>
                <wp:extent cx="825500" cy="203200"/>
                <wp:effectExtent l="0" t="0" r="12700" b="6350"/>
                <wp:wrapNone/>
                <wp:docPr id="2115565633" name="テキスト ボックス 2115565633"/>
                <wp:cNvGraphicFramePr/>
                <a:graphic xmlns:a="http://schemas.openxmlformats.org/drawingml/2006/main">
                  <a:graphicData uri="http://schemas.microsoft.com/office/word/2010/wordprocessingShape">
                    <wps:wsp>
                      <wps:cNvSpPr txBox="1"/>
                      <wps:spPr>
                        <a:xfrm>
                          <a:off x="0" y="0"/>
                          <a:ext cx="825500" cy="203200"/>
                        </a:xfrm>
                        <a:prstGeom prst="rect">
                          <a:avLst/>
                        </a:prstGeom>
                        <a:noFill/>
                        <a:ln w="6350">
                          <a:noFill/>
                        </a:ln>
                      </wps:spPr>
                      <wps:txbx>
                        <w:txbxContent>
                          <w:p w14:paraId="2D024851" w14:textId="183386D0" w:rsidR="00564EC9" w:rsidRPr="00C31344" w:rsidRDefault="00564EC9" w:rsidP="00564EC9">
                            <w:pPr>
                              <w:rPr>
                                <w:rFonts w:ascii="ＭＳ Ｐゴシック" w:eastAsia="ＭＳ Ｐゴシック" w:hAnsi="ＭＳ Ｐゴシック"/>
                                <w:sz w:val="14"/>
                                <w:szCs w:val="1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7A76D" id="テキスト ボックス 2115565633" o:spid="_x0000_s1567" type="#_x0000_t202" style="position:absolute;left:0;text-align:left;margin-left:97.2pt;margin-top:16.2pt;width:65pt;height:16pt;z-index:2516585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" filled="f" stroked="f" strokeweight=".5pt">
                <v:textbox inset="0,0,0,0">
                  <w:txbxContent>
                    <w:p w14:paraId="2D024851" w14:textId="183386D0" w:rsidR="00564EC9" w:rsidRPr="00C31344" w:rsidRDefault="00564EC9" w:rsidP="00564EC9">
                      <w:pPr>
                        <w:rPr>
                          <w:rFonts w:ascii="ＭＳ Ｐゴシック" w:eastAsia="ＭＳ Ｐゴシック" w:hAnsi="ＭＳ Ｐゴシック"/>
                          <w:sz w:val="14"/>
                          <w:szCs w:val="14"/>
                        </w:rPr>
                      </w:pPr>
                    </w:p>
                  </w:txbxContent>
                </v:textbox>
              </v:shape>
            </w:pict>
          </mc:Fallback>
        </mc:AlternateContent>
      </w:r>
    </w:p>
    <w:p w14:paraId="3542BAFC" w14:textId="77777777" w:rsidR="00CE6DBF" w:rsidRDefault="00CE6DBF" w:rsidP="00414DA8">
      <w:pPr>
        <w:widowControl/>
        <w:ind w:leftChars="600" w:left="1260"/>
        <w:jc w:val="left"/>
      </w:pPr>
    </w:p>
    <w:p w14:paraId="59CAC2EA" w14:textId="77777777" w:rsidR="00CE6DBF" w:rsidRDefault="00CE6DBF" w:rsidP="00414DA8">
      <w:pPr>
        <w:widowControl/>
        <w:ind w:leftChars="600" w:left="1260"/>
        <w:jc w:val="left"/>
      </w:pPr>
    </w:p>
    <w:p w14:paraId="06F4738F" w14:textId="77777777" w:rsidR="00CE6DBF" w:rsidRDefault="00CE6DBF" w:rsidP="00414DA8">
      <w:pPr>
        <w:widowControl/>
        <w:ind w:leftChars="600" w:left="1260"/>
        <w:jc w:val="left"/>
      </w:pPr>
    </w:p>
    <w:p w14:paraId="4629CDA5" w14:textId="77777777" w:rsidR="00CE6DBF" w:rsidRDefault="00CE6DBF" w:rsidP="00414DA8">
      <w:pPr>
        <w:widowControl/>
        <w:ind w:leftChars="600" w:left="1260"/>
        <w:jc w:val="left"/>
      </w:pPr>
    </w:p>
    <w:p w14:paraId="722A2230" w14:textId="583C4298" w:rsidR="00CE6DBF" w:rsidRDefault="000F78CF" w:rsidP="00414DA8">
      <w:pPr>
        <w:widowControl/>
        <w:ind w:leftChars="600" w:left="1260"/>
        <w:jc w:val="left"/>
      </w:pPr>
      <w:r>
        <w:rPr>
          <w:noProof/>
        </w:rPr>
        <mc:AlternateContent>
          <mc:Choice Requires="wps">
            <w:drawing>
              <wp:anchor distT="0" distB="0" distL="114300" distR="114300" simplePos="0" relativeHeight="251658550" behindDoc="0" locked="0" layoutInCell="1" allowOverlap="1" wp14:anchorId="0F6702DF" wp14:editId="39422FF0">
                <wp:simplePos x="0" y="0"/>
                <wp:positionH relativeFrom="column">
                  <wp:posOffset>4697730</wp:posOffset>
                </wp:positionH>
                <wp:positionV relativeFrom="paragraph">
                  <wp:posOffset>38100</wp:posOffset>
                </wp:positionV>
                <wp:extent cx="471158" cy="233670"/>
                <wp:effectExtent l="0" t="0" r="0" b="0"/>
                <wp:wrapNone/>
                <wp:docPr id="118989631"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4EFF0E11" w14:textId="3D3BB1EC" w:rsidR="000F78CF" w:rsidRPr="00A5547C" w:rsidRDefault="000F78CF" w:rsidP="000F78C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0F6702DF" id="_x0000_s1568" type="#_x0000_t109" style="position:absolute;left:0;text-align:left;margin-left:369.9pt;margin-top:3pt;width:37.1pt;height:18.4pt;z-index:2516585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" fillcolor="#e7e6e6" strokecolor="#f2f2f2" strokeweight="1pt">
                <v:shadow on="t" color="black" opacity="26214f" origin="-.5,-.5" offset=".24944mm,.24944mm"/>
                <v:textbox inset="0,0,0,0">
                  <w:txbxContent>
                    <w:p w14:paraId="4EFF0E11" w14:textId="3D3BB1EC" w:rsidR="000F78CF" w:rsidRPr="00A5547C" w:rsidRDefault="000F78CF" w:rsidP="000F78C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r w:rsidR="00707BAD">
        <w:rPr>
          <w:noProof/>
        </w:rPr>
        <mc:AlternateContent>
          <mc:Choice Requires="wps">
            <w:drawing>
              <wp:anchor distT="0" distB="0" distL="114300" distR="114300" simplePos="0" relativeHeight="251658505" behindDoc="0" locked="0" layoutInCell="1" allowOverlap="1" wp14:anchorId="2D22D25E" wp14:editId="1DF7FC7B">
                <wp:simplePos x="0" y="0"/>
                <wp:positionH relativeFrom="column">
                  <wp:posOffset>3679889</wp:posOffset>
                </wp:positionH>
                <wp:positionV relativeFrom="paragraph">
                  <wp:posOffset>67945</wp:posOffset>
                </wp:positionV>
                <wp:extent cx="657727" cy="236010"/>
                <wp:effectExtent l="57150" t="57150" r="85725" b="69215"/>
                <wp:wrapNone/>
                <wp:docPr id="755318319" name="フローチャート: 処理 1"/>
                <wp:cNvGraphicFramePr/>
                <a:graphic xmlns:a="http://schemas.openxmlformats.org/drawingml/2006/main">
                  <a:graphicData uri="http://schemas.microsoft.com/office/word/2010/wordprocessingShape">
                    <wps:wsp>
                      <wps:cNvSpPr/>
                      <wps:spPr>
                        <a:xfrm>
                          <a:off x="0" y="0"/>
                          <a:ext cx="657727" cy="23601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676955F6" w14:textId="7CA0D977"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2D25E" id="_x0000_s1569" type="#_x0000_t109" style="position:absolute;left:0;text-align:left;margin-left:289.75pt;margin-top:5.35pt;width:51.8pt;height:18.6pt;z-index:2516585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" fillcolor="#e7e6e6" strokecolor="#f2f2f2" strokeweight="1pt">
                <v:shadow on="t" color="black" opacity="26214f" origin="-.5,-.5" offset=".24944mm,.24944mm"/>
                <v:textbox inset="0,0,0,0">
                  <w:txbxContent>
                    <w:p w14:paraId="676955F6" w14:textId="7CA0D977"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0A5AC213" w14:textId="77777777" w:rsidR="00CE6DBF" w:rsidRDefault="00CE6DBF" w:rsidP="00414DA8">
      <w:pPr>
        <w:widowControl/>
        <w:ind w:leftChars="600" w:left="1260"/>
        <w:jc w:val="left"/>
      </w:pPr>
    </w:p>
    <w:p w14:paraId="588E6999" w14:textId="7B3B85CD" w:rsidR="00A04CCD" w:rsidRDefault="00A04CCD" w:rsidP="00A04CCD">
      <w:pPr>
        <w:widowControl/>
        <w:ind w:leftChars="700" w:left="1470"/>
        <w:jc w:val="left"/>
      </w:pPr>
      <w:r>
        <w:rPr>
          <w:rFonts w:hint="eastAsia"/>
        </w:rPr>
        <w:t xml:space="preserve">　結果表示用テキストエリアにエラー要因に</w:t>
      </w:r>
      <w:r w:rsidR="00956745">
        <w:rPr>
          <w:rFonts w:hint="eastAsia"/>
        </w:rPr>
        <w:t>従ったメッセージ</w:t>
      </w:r>
      <w:r>
        <w:rPr>
          <w:rFonts w:hint="eastAsia"/>
        </w:rPr>
        <w:t>を表示する</w:t>
      </w:r>
      <w:r w:rsidR="00F60242">
        <w:rPr>
          <w:rFonts w:hint="eastAsia"/>
        </w:rPr>
        <w:t>。</w:t>
      </w:r>
      <w:r w:rsidR="00956745">
        <w:rPr>
          <w:rFonts w:hint="eastAsia"/>
        </w:rPr>
        <w:t>エラーの要因と表示メッセージ内容は</w:t>
      </w:r>
      <w:r w:rsidR="00F60242">
        <w:rPr>
          <w:rFonts w:hint="eastAsia"/>
        </w:rPr>
        <w:t>、</w:t>
      </w:r>
      <w:r w:rsidR="00956745">
        <w:rPr>
          <w:rFonts w:hint="eastAsia"/>
        </w:rPr>
        <w:t>3.1.3 の「新規予約時」を参照</w:t>
      </w:r>
      <w:r w:rsidR="00F60242">
        <w:rPr>
          <w:rFonts w:hint="eastAsia"/>
        </w:rPr>
        <w:t>。</w:t>
      </w:r>
      <w:r w:rsidR="00A23C4A">
        <w:rPr>
          <w:rFonts w:hint="eastAsia"/>
        </w:rPr>
        <w:t>（上記の例は予約日が当日かそれ以前だった場合）</w:t>
      </w:r>
    </w:p>
    <w:p w14:paraId="6A760AC4" w14:textId="2CE7BCCB" w:rsidR="00A04CCD" w:rsidRDefault="00A04CCD" w:rsidP="00A04CCD">
      <w:pPr>
        <w:widowControl/>
        <w:ind w:leftChars="700" w:left="1470"/>
        <w:jc w:val="left"/>
      </w:pPr>
      <w:r>
        <w:rPr>
          <w:rFonts w:hint="eastAsia"/>
        </w:rPr>
        <w:t xml:space="preserve">　テキストエリアに表示を行った後は</w:t>
      </w:r>
      <w:r w:rsidR="00F60242">
        <w:rPr>
          <w:rFonts w:hint="eastAsia"/>
        </w:rPr>
        <w:t>、</w:t>
      </w:r>
      <w:r>
        <w:rPr>
          <w:rFonts w:hint="eastAsia"/>
        </w:rPr>
        <w:t>4.3.3に自動的に遷移する</w:t>
      </w:r>
      <w:r w:rsidR="00F60242">
        <w:rPr>
          <w:rFonts w:hint="eastAsia"/>
        </w:rPr>
        <w:t>。</w:t>
      </w:r>
      <w:r>
        <w:rPr>
          <w:rFonts w:hint="eastAsia"/>
        </w:rPr>
        <w:t>ただし</w:t>
      </w:r>
      <w:r w:rsidR="00F60242">
        <w:rPr>
          <w:rFonts w:hint="eastAsia"/>
        </w:rPr>
        <w:t>、</w:t>
      </w:r>
      <w:r>
        <w:rPr>
          <w:rFonts w:hint="eastAsia"/>
        </w:rPr>
        <w:t>結果表示用テキストエリアの表示はそのまま残す</w:t>
      </w:r>
      <w:r w:rsidR="00F60242">
        <w:rPr>
          <w:rFonts w:hint="eastAsia"/>
        </w:rPr>
        <w:t>。</w:t>
      </w:r>
    </w:p>
    <w:p w14:paraId="1E50710F" w14:textId="038086AA" w:rsidR="003F13E2" w:rsidRDefault="003F13E2">
      <w:pPr>
        <w:widowControl/>
        <w:jc w:val="left"/>
      </w:pPr>
      <w:r>
        <w:br w:type="page"/>
      </w:r>
    </w:p>
    <w:p w14:paraId="47F36EF8" w14:textId="3EF2F0BC" w:rsidR="00414DA8" w:rsidRDefault="00414DA8" w:rsidP="00AC5AF5">
      <w:pPr>
        <w:pStyle w:val="a4"/>
        <w:widowControl/>
        <w:numPr>
          <w:ilvl w:val="3"/>
          <w:numId w:val="1"/>
        </w:numPr>
        <w:ind w:leftChars="0"/>
        <w:jc w:val="left"/>
        <w:outlineLvl w:val="3"/>
      </w:pPr>
      <w:bookmarkStart w:id="230" w:name="_Toc234940543"/>
      <w:r>
        <w:rPr>
          <w:rFonts w:hint="eastAsia"/>
        </w:rPr>
        <w:lastRenderedPageBreak/>
        <w:t>未ログイン中の新規予約ボタン押下</w:t>
      </w:r>
      <w:bookmarkEnd w:id="230"/>
    </w:p>
    <w:p w14:paraId="33E1D262" w14:textId="164A4A26" w:rsidR="00414DA8" w:rsidRDefault="004D6E02" w:rsidP="00414DA8">
      <w:pPr>
        <w:widowControl/>
        <w:ind w:leftChars="600" w:left="1260"/>
        <w:jc w:val="left"/>
      </w:pPr>
      <w:r>
        <w:rPr>
          <w:noProof/>
        </w:rPr>
        <mc:AlternateContent>
          <mc:Choice Requires="wpg">
            <w:drawing>
              <wp:anchor distT="0" distB="0" distL="114300" distR="114300" simplePos="0" relativeHeight="251658628" behindDoc="1" locked="0" layoutInCell="1" allowOverlap="1" wp14:anchorId="5BCCD183" wp14:editId="06FD5FED">
                <wp:simplePos x="0" y="0"/>
                <wp:positionH relativeFrom="column">
                  <wp:posOffset>781050</wp:posOffset>
                </wp:positionH>
                <wp:positionV relativeFrom="paragraph">
                  <wp:posOffset>45720</wp:posOffset>
                </wp:positionV>
                <wp:extent cx="5769610" cy="2679700"/>
                <wp:effectExtent l="57150" t="0" r="59690" b="44450"/>
                <wp:wrapNone/>
                <wp:docPr id="943192255" name="グループ化 1"/>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939283119" name="グループ化 939283119"/>
                        <wpg:cNvGrpSpPr/>
                        <wpg:grpSpPr>
                          <a:xfrm>
                            <a:off x="0" y="0"/>
                            <a:ext cx="5769610" cy="2679700"/>
                            <a:chOff x="0" y="0"/>
                            <a:chExt cx="5769763" cy="2679818"/>
                          </a:xfrm>
                        </wpg:grpSpPr>
                        <wps:wsp>
                          <wps:cNvPr id="171532152" name="正方形/長方形 171532152"/>
                          <wps:cNvSpPr/>
                          <wps:spPr>
                            <a:xfrm>
                              <a:off x="0" y="47130"/>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0313112" name="フローチャート: 処理 1960313112"/>
                          <wps:cNvSpPr/>
                          <wps:spPr>
                            <a:xfrm>
                              <a:off x="223594" y="928165"/>
                              <a:ext cx="5368290" cy="1389686"/>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7D41BA5" w14:textId="77777777" w:rsidR="004D6E02" w:rsidRPr="008E4BAC" w:rsidRDefault="004D6E02" w:rsidP="004D6E02">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14634952" name="テキスト ボックス 2014634952"/>
                          <wps:cNvSpPr txBox="1"/>
                          <wps:spPr>
                            <a:xfrm>
                              <a:off x="4661688" y="0"/>
                              <a:ext cx="1108075" cy="324485"/>
                            </a:xfrm>
                            <a:prstGeom prst="rect">
                              <a:avLst/>
                            </a:prstGeom>
                            <a:noFill/>
                            <a:ln w="6350">
                              <a:noFill/>
                            </a:ln>
                          </wps:spPr>
                          <wps:txbx>
                            <w:txbxContent>
                              <w:p w14:paraId="629650E0" w14:textId="77777777" w:rsidR="004D6E02" w:rsidRPr="00DC0354" w:rsidRDefault="004D6E02" w:rsidP="004D6E02">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66171443" name="テキスト ボックス 1966171443"/>
                          <wps:cNvSpPr txBox="1"/>
                          <wps:spPr>
                            <a:xfrm>
                              <a:off x="897296" y="233606"/>
                              <a:ext cx="1100455" cy="260985"/>
                            </a:xfrm>
                            <a:prstGeom prst="rect">
                              <a:avLst/>
                            </a:prstGeom>
                            <a:noFill/>
                            <a:ln w="6350">
                              <a:noFill/>
                            </a:ln>
                          </wps:spPr>
                          <wps:txbx>
                            <w:txbxContent>
                              <w:p w14:paraId="72BA3E30" w14:textId="77777777" w:rsidR="004D6E02" w:rsidRPr="00AD64C6" w:rsidRDefault="004D6E02" w:rsidP="004D6E02">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14943998" name="テキスト ボックス 2114943998"/>
                          <wps:cNvSpPr txBox="1"/>
                          <wps:spPr>
                            <a:xfrm>
                              <a:off x="2819539" y="223594"/>
                              <a:ext cx="791210" cy="260985"/>
                            </a:xfrm>
                            <a:prstGeom prst="rect">
                              <a:avLst/>
                            </a:prstGeom>
                            <a:noFill/>
                            <a:ln w="6350">
                              <a:noFill/>
                            </a:ln>
                          </wps:spPr>
                          <wps:txbx>
                            <w:txbxContent>
                              <w:p w14:paraId="46E73E92" w14:textId="77777777" w:rsidR="004D6E02" w:rsidRPr="00AD64C6" w:rsidRDefault="004D6E02" w:rsidP="004D6E02">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1916858" name="フローチャート: 処理 521916858"/>
                          <wps:cNvSpPr/>
                          <wps:spPr>
                            <a:xfrm>
                              <a:off x="3530785" y="270733"/>
                              <a:ext cx="1172845" cy="22669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4267E44F" w14:textId="77777777" w:rsidR="004D6E02" w:rsidRPr="008E4BAC" w:rsidRDefault="004D6E02" w:rsidP="004D6E02">
                                <w:pPr>
                                  <w:ind w:firstLineChars="100" w:firstLine="160"/>
                                  <w:jc w:val="left"/>
                                  <w:rPr>
                                    <w:rFonts w:ascii="ＭＳ ゴシック" w:eastAsia="ＭＳ ゴシック" w:hAnsi="ＭＳ ゴシック"/>
                                    <w:color w:val="000000" w:themeColor="text1"/>
                                    <w:sz w:val="16"/>
                                    <w:szCs w:val="16"/>
                                  </w:rPr>
                                </w:pPr>
                                <w:r w:rsidRPr="008E4BAC">
                                  <w:rPr>
                                    <w:rFonts w:ascii="ＭＳ ゴシック" w:eastAsia="ＭＳ ゴシック" w:hAnsi="ＭＳ ゴシック" w:hint="eastAsia"/>
                                    <w:color w:val="000000" w:themeColor="text1"/>
                                    <w:sz w:val="16"/>
                                    <w:szCs w:val="16"/>
                                  </w:rPr>
                                  <w:t>未ログイン</w:t>
                                </w: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86615630" name="フローチャート: 処理 1686615630"/>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12081DD3" w14:textId="77777777" w:rsidR="004D6E02" w:rsidRPr="00A5547C" w:rsidRDefault="004D6E02" w:rsidP="004D6E02">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ログイン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03275559" name="テキスト ボックス 903275559"/>
                          <wps:cNvSpPr txBox="1"/>
                          <wps:spPr>
                            <a:xfrm>
                              <a:off x="1998581" y="540631"/>
                              <a:ext cx="520608" cy="287002"/>
                            </a:xfrm>
                            <a:prstGeom prst="rect">
                              <a:avLst/>
                            </a:prstGeom>
                            <a:noFill/>
                            <a:ln w="6350">
                              <a:noFill/>
                            </a:ln>
                          </wps:spPr>
                          <wps:txbx>
                            <w:txbxContent>
                              <w:p w14:paraId="558CE4C4" w14:textId="77777777" w:rsidR="004D6E02" w:rsidRPr="00AD64C6" w:rsidRDefault="004D6E02" w:rsidP="004D6E02">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22260385" name="正方形/長方形 2022260385"/>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1433201" name="テキスト ボックス 1951433201"/>
                          <wps:cNvSpPr txBox="1"/>
                          <wps:spPr>
                            <a:xfrm>
                              <a:off x="2359002" y="530619"/>
                              <a:ext cx="378497" cy="287002"/>
                            </a:xfrm>
                            <a:prstGeom prst="rect">
                              <a:avLst/>
                            </a:prstGeom>
                            <a:noFill/>
                            <a:ln w="6350">
                              <a:noFill/>
                            </a:ln>
                          </wps:spPr>
                          <wps:txbx>
                            <w:txbxContent>
                              <w:p w14:paraId="09F66EDC" w14:textId="7664C5C0" w:rsidR="004D6E02" w:rsidRPr="0075349F" w:rsidRDefault="004D6E02" w:rsidP="004D6E02">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sidR="00D87625">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575977705" name="グループ化 1575977705"/>
                          <wpg:cNvGrpSpPr/>
                          <wpg:grpSpPr>
                            <a:xfrm>
                              <a:off x="2706073" y="637410"/>
                              <a:ext cx="153512" cy="90105"/>
                              <a:chOff x="0" y="0"/>
                              <a:chExt cx="153512" cy="90105"/>
                            </a:xfrm>
                          </wpg:grpSpPr>
                          <wps:wsp>
                            <wps:cNvPr id="447946456" name="フローチャート: 組合せ 447946456"/>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0421022" name="正方形/長方形 1290421022"/>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5543981" name="フローチャート: 処理 175543981"/>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189077A8" w14:textId="77777777" w:rsidR="004D6E02" w:rsidRPr="00A5547C" w:rsidRDefault="004D6E02" w:rsidP="004D6E0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2043821072" name="フローチャート: 処理 1"/>
                        <wps:cNvSpPr/>
                        <wps:spPr>
                          <a:xfrm>
                            <a:off x="1918970" y="236601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536AC4E1" w14:textId="77777777" w:rsidR="004D6E02" w:rsidRPr="00A5547C" w:rsidRDefault="004D6E02" w:rsidP="004D6E0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5BCCD183" id="_x0000_s1570" style="position:absolute;left:0;text-align:left;margin-left:61.5pt;margin-top:3.6pt;width:454.3pt;height:211pt;z-index:-251657852" coordsize="57696,267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">
                <v:group id="グループ化 939283119" o:spid="_x0000_s1571"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">
                  <v:rect id="正方形/長方形 171532152" o:spid="_x0000_s1572"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" fillcolor="white [3212]" strokecolor="black [3213]" strokeweight="1pt"/>
                  <v:shape id="フローチャート: 処理 1960313112" o:spid="_x0000_s1573"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" fillcolor="#d8d8d8 [2732]" strokecolor="white [3212]" strokeweight="1pt">
                    <v:textbox inset="0,0,0,0">
                      <w:txbxContent>
                        <w:p w14:paraId="77D41BA5" w14:textId="77777777" w:rsidR="004D6E02" w:rsidRPr="008E4BAC" w:rsidRDefault="004D6E02" w:rsidP="004D6E02">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2014634952" o:spid="_x0000_s1574"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" filled="f" stroked="f" strokeweight=".5pt">
                    <v:textbox>
                      <w:txbxContent>
                        <w:p w14:paraId="629650E0" w14:textId="77777777" w:rsidR="004D6E02" w:rsidRPr="00DC0354" w:rsidRDefault="004D6E02" w:rsidP="004D6E02">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1966171443" o:spid="_x0000_s1575"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" filled="f" stroked="f" strokeweight=".5pt">
                    <v:textbox>
                      <w:txbxContent>
                        <w:p w14:paraId="72BA3E30" w14:textId="77777777" w:rsidR="004D6E02" w:rsidRPr="00AD64C6" w:rsidRDefault="004D6E02" w:rsidP="004D6E02">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2114943998" o:spid="_x0000_s1576"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" filled="f" stroked="f" strokeweight=".5pt">
                    <v:textbox>
                      <w:txbxContent>
                        <w:p w14:paraId="46E73E92" w14:textId="77777777" w:rsidR="004D6E02" w:rsidRPr="00AD64C6" w:rsidRDefault="004D6E02" w:rsidP="004D6E02">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521916858" o:spid="_x0000_s1577" type="#_x0000_t109" style="position:absolute;left:35307;top:2707;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" fillcolor="#d8d8d8 [2732]" strokecolor="white [3212]" strokeweight="1pt">
                    <v:textbox inset="0,0,0,0">
                      <w:txbxContent>
                        <w:p w14:paraId="4267E44F" w14:textId="77777777" w:rsidR="004D6E02" w:rsidRPr="008E4BAC" w:rsidRDefault="004D6E02" w:rsidP="004D6E02">
                          <w:pPr>
                            <w:ind w:firstLineChars="100" w:firstLine="160"/>
                            <w:jc w:val="left"/>
                            <w:rPr>
                              <w:rFonts w:ascii="ＭＳ ゴシック" w:eastAsia="ＭＳ ゴシック" w:hAnsi="ＭＳ ゴシック"/>
                              <w:color w:val="000000" w:themeColor="text1"/>
                              <w:sz w:val="16"/>
                              <w:szCs w:val="16"/>
                            </w:rPr>
                          </w:pPr>
                          <w:r w:rsidRPr="008E4BAC">
                            <w:rPr>
                              <w:rFonts w:ascii="ＭＳ ゴシック" w:eastAsia="ＭＳ ゴシック" w:hAnsi="ＭＳ ゴシック" w:hint="eastAsia"/>
                              <w:color w:val="000000" w:themeColor="text1"/>
                              <w:sz w:val="16"/>
                              <w:szCs w:val="16"/>
                            </w:rPr>
                            <w:t>未ログイン</w:t>
                          </w:r>
                          <w:r>
                            <w:rPr>
                              <w:rFonts w:ascii="ＭＳ ゴシック" w:eastAsia="ＭＳ ゴシック" w:hAnsi="ＭＳ ゴシック" w:hint="eastAsia"/>
                              <w:color w:val="000000" w:themeColor="text1"/>
                              <w:sz w:val="16"/>
                              <w:szCs w:val="16"/>
                            </w:rPr>
                            <w:t xml:space="preserve">　　　　　　</w:t>
                          </w:r>
                        </w:p>
                      </w:txbxContent>
                    </v:textbox>
                  </v:shape>
                  <v:shape id="フローチャート: 処理 1686615630" o:spid="_x0000_s1578"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" fillcolor="#e7e6e6 [3214]" strokecolor="#f2f2f2 [3052]" strokeweight="1pt">
                    <v:shadow on="t" color="black" opacity="26214f" origin="-.5,-.5" offset=".24944mm,.24944mm"/>
                    <v:textbox inset="0,0,0,0">
                      <w:txbxContent>
                        <w:p w14:paraId="12081DD3" w14:textId="77777777" w:rsidR="004D6E02" w:rsidRPr="00A5547C" w:rsidRDefault="004D6E02" w:rsidP="004D6E02">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ログイン　</w:t>
                          </w:r>
                        </w:p>
                      </w:txbxContent>
                    </v:textbox>
                  </v:shape>
                  <v:shape id="テキスト ボックス 903275559" o:spid="_x0000_s1579"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" filled="f" stroked="f" strokeweight=".5pt">
                    <v:textbox>
                      <w:txbxContent>
                        <w:p w14:paraId="558CE4C4" w14:textId="77777777" w:rsidR="004D6E02" w:rsidRPr="00AD64C6" w:rsidRDefault="004D6E02" w:rsidP="004D6E02">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2022260385" o:spid="_x0000_s1580"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" fillcolor="white [3212]" strokecolor="#a5a5a5 [2092]" strokeweight=".5pt"/>
                  <v:shape id="テキスト ボックス 1951433201" o:spid="_x0000_s1581"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" filled="f" stroked="f" strokeweight=".5pt">
                    <v:textbox>
                      <w:txbxContent>
                        <w:p w14:paraId="09F66EDC" w14:textId="7664C5C0" w:rsidR="004D6E02" w:rsidRPr="0075349F" w:rsidRDefault="004D6E02" w:rsidP="004D6E02">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sidR="00D87625">
                            <w:rPr>
                              <w:rFonts w:ascii="ＭＳ Ｐゴシック" w:eastAsia="ＭＳ Ｐゴシック" w:hAnsi="ＭＳ Ｐゴシック" w:hint="eastAsia"/>
                              <w:b/>
                              <w:bCs/>
                              <w:color w:val="000000" w:themeColor="text1"/>
                              <w:sz w:val="18"/>
                              <w:szCs w:val="18"/>
                            </w:rPr>
                            <w:t>6</w:t>
                          </w:r>
                        </w:p>
                      </w:txbxContent>
                    </v:textbox>
                  </v:shape>
                  <v:group id="グループ化 1575977705" o:spid="_x0000_s1582"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">
                    <v:shape id="フローチャート: 組合せ 447946456" o:spid="_x0000_s1583"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" filled="f" strokecolor="black [3213]" strokeweight=".5pt"/>
                    <v:rect id="正方形/長方形 1290421022" o:spid="_x0000_s1584"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" fillcolor="white [3212]" strokecolor="white [3212]" strokeweight="1pt"/>
                  </v:group>
                  <v:shape id="フローチャート: 処理 175543981" o:spid="_x0000_s1585"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" fillcolor="#e7e6e6 [3214]" strokecolor="#f2f2f2 [3052]" strokeweight="1pt">
                    <v:shadow on="t" color="black" opacity="26214f" origin="-.5,-.5" offset=".24944mm,.24944mm"/>
                    <v:textbox inset="0,0,0,0">
                      <w:txbxContent>
                        <w:p w14:paraId="189077A8" w14:textId="77777777" w:rsidR="004D6E02" w:rsidRPr="00A5547C" w:rsidRDefault="004D6E02" w:rsidP="004D6E0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586" type="#_x0000_t109" style="position:absolute;left:19189;top:23660;width:4712;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" fillcolor="#e7e6e6 [3214]" strokecolor="#f2f2f2 [3052]" strokeweight="1pt">
                  <v:shadow on="t" color="black" opacity="26214f" origin="-.5,-.5" offset=".24944mm,.24944mm"/>
                  <v:textbox inset="0,0,0,0">
                    <w:txbxContent>
                      <w:p w14:paraId="536AC4E1" w14:textId="77777777" w:rsidR="004D6E02" w:rsidRPr="00A5547C" w:rsidRDefault="004D6E02" w:rsidP="004D6E0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w:pict>
          </mc:Fallback>
        </mc:AlternateContent>
      </w:r>
    </w:p>
    <w:p w14:paraId="56B7C48B" w14:textId="0D5F81FC" w:rsidR="003F13E2" w:rsidRDefault="003F13E2" w:rsidP="00414DA8">
      <w:pPr>
        <w:widowControl/>
        <w:ind w:leftChars="600" w:left="1260"/>
        <w:jc w:val="left"/>
      </w:pPr>
    </w:p>
    <w:p w14:paraId="748B6A62" w14:textId="67AFB63C" w:rsidR="003F13E2" w:rsidRDefault="002D2DA2" w:rsidP="00414DA8">
      <w:pPr>
        <w:widowControl/>
        <w:ind w:leftChars="600" w:left="1260"/>
        <w:jc w:val="left"/>
      </w:pPr>
      <w:r>
        <w:rPr>
          <w:noProof/>
        </w:rPr>
        <mc:AlternateContent>
          <mc:Choice Requires="wps">
            <w:drawing>
              <wp:anchor distT="0" distB="0" distL="114300" distR="114300" simplePos="0" relativeHeight="251658477" behindDoc="0" locked="0" layoutInCell="1" allowOverlap="1" wp14:anchorId="3C798ACA" wp14:editId="786FFFB5">
                <wp:simplePos x="0" y="0"/>
                <wp:positionH relativeFrom="column">
                  <wp:posOffset>4654945</wp:posOffset>
                </wp:positionH>
                <wp:positionV relativeFrom="paragraph">
                  <wp:posOffset>184341</wp:posOffset>
                </wp:positionV>
                <wp:extent cx="471158" cy="233670"/>
                <wp:effectExtent l="0" t="0" r="0" b="0"/>
                <wp:wrapNone/>
                <wp:docPr id="1064350980"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6AAF353" w14:textId="77777777" w:rsidR="002D2DA2" w:rsidRPr="00A5547C" w:rsidRDefault="002D2DA2" w:rsidP="002D2DA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3C798ACA" id="_x0000_s1587" type="#_x0000_t109" style="position:absolute;left:0;text-align:left;margin-left:366.55pt;margin-top:14.5pt;width:37.1pt;height:18.4pt;z-index:25165847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" fillcolor="#e7e6e6 [3214]" strokecolor="#f2f2f2 [3052]" strokeweight="1pt">
                <v:shadow on="t" color="black" opacity="26214f" origin="-.5,-.5" offset=".24944mm,.24944mm"/>
                <v:textbox inset="0,0,0,0">
                  <w:txbxContent>
                    <w:p w14:paraId="66AAF353" w14:textId="77777777" w:rsidR="002D2DA2" w:rsidRPr="00A5547C" w:rsidRDefault="002D2DA2" w:rsidP="002D2DA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163CCE61" w14:textId="35A45E5A" w:rsidR="003F13E2" w:rsidRDefault="003F13E2" w:rsidP="00414DA8">
      <w:pPr>
        <w:widowControl/>
        <w:ind w:leftChars="600" w:left="1260"/>
        <w:jc w:val="left"/>
      </w:pPr>
    </w:p>
    <w:p w14:paraId="0D32CC5A" w14:textId="0FC3737A" w:rsidR="003F13E2" w:rsidRDefault="00CD63AC" w:rsidP="00414DA8">
      <w:pPr>
        <w:widowControl/>
        <w:ind w:leftChars="600" w:left="1260"/>
        <w:jc w:val="left"/>
      </w:pPr>
      <w:r>
        <w:rPr>
          <w:noProof/>
        </w:rPr>
        <mc:AlternateContent>
          <mc:Choice Requires="wps">
            <w:drawing>
              <wp:anchor distT="0" distB="0" distL="114300" distR="114300" simplePos="0" relativeHeight="251658524" behindDoc="0" locked="0" layoutInCell="1" allowOverlap="1" wp14:anchorId="7B6E319B" wp14:editId="367B2211">
                <wp:simplePos x="0" y="0"/>
                <wp:positionH relativeFrom="column">
                  <wp:posOffset>1043940</wp:posOffset>
                </wp:positionH>
                <wp:positionV relativeFrom="paragraph">
                  <wp:posOffset>138430</wp:posOffset>
                </wp:positionV>
                <wp:extent cx="825500" cy="203200"/>
                <wp:effectExtent l="0" t="0" r="12700" b="6350"/>
                <wp:wrapNone/>
                <wp:docPr id="1758172224" name="テキスト ボックス 1758172224"/>
                <wp:cNvGraphicFramePr/>
                <a:graphic xmlns:a="http://schemas.openxmlformats.org/drawingml/2006/main">
                  <a:graphicData uri="http://schemas.microsoft.com/office/word/2010/wordprocessingShape">
                    <wps:wsp>
                      <wps:cNvSpPr txBox="1"/>
                      <wps:spPr>
                        <a:xfrm>
                          <a:off x="0" y="0"/>
                          <a:ext cx="825500" cy="203200"/>
                        </a:xfrm>
                        <a:prstGeom prst="rect">
                          <a:avLst/>
                        </a:prstGeom>
                        <a:noFill/>
                        <a:ln w="6350">
                          <a:noFill/>
                        </a:ln>
                      </wps:spPr>
                      <wps:txbx>
                        <w:txbxContent>
                          <w:p w14:paraId="23540542" w14:textId="1F7CDB6B" w:rsidR="00CD63AC" w:rsidRPr="00C31344" w:rsidRDefault="00CD63AC" w:rsidP="00CD63AC">
                            <w:pPr>
                              <w:rPr>
                                <w:rFonts w:ascii="ＭＳ Ｐゴシック" w:eastAsia="ＭＳ Ｐゴシック" w:hAnsi="ＭＳ Ｐゴシック"/>
                                <w:sz w:val="14"/>
                                <w:szCs w:val="1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E319B" id="テキスト ボックス 1758172224" o:spid="_x0000_s1588" type="#_x0000_t202" style="position:absolute;left:0;text-align:left;margin-left:82.2pt;margin-top:10.9pt;width:65pt;height:16pt;z-index:2516585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" filled="f" stroked="f" strokeweight=".5pt">
                <v:textbox inset="0,0,0,0">
                  <w:txbxContent>
                    <w:p w14:paraId="23540542" w14:textId="1F7CDB6B" w:rsidR="00CD63AC" w:rsidRPr="00C31344" w:rsidRDefault="00CD63AC" w:rsidP="00CD63AC">
                      <w:pPr>
                        <w:rPr>
                          <w:rFonts w:ascii="ＭＳ Ｐゴシック" w:eastAsia="ＭＳ Ｐゴシック" w:hAnsi="ＭＳ Ｐゴシック"/>
                          <w:sz w:val="14"/>
                          <w:szCs w:val="14"/>
                        </w:rPr>
                      </w:pPr>
                    </w:p>
                  </w:txbxContent>
                </v:textbox>
              </v:shape>
            </w:pict>
          </mc:Fallback>
        </mc:AlternateContent>
      </w:r>
      <w:r w:rsidR="004D6E02">
        <w:rPr>
          <w:noProof/>
        </w:rPr>
        <mc:AlternateContent>
          <mc:Choice Requires="wps">
            <w:drawing>
              <wp:anchor distT="0" distB="0" distL="114300" distR="114300" simplePos="0" relativeHeight="251658367" behindDoc="0" locked="0" layoutInCell="1" allowOverlap="1" wp14:anchorId="4238F85D" wp14:editId="54902229">
                <wp:simplePos x="0" y="0"/>
                <wp:positionH relativeFrom="column">
                  <wp:posOffset>1041400</wp:posOffset>
                </wp:positionH>
                <wp:positionV relativeFrom="paragraph">
                  <wp:posOffset>38735</wp:posOffset>
                </wp:positionV>
                <wp:extent cx="825500" cy="203200"/>
                <wp:effectExtent l="0" t="0" r="12700" b="6350"/>
                <wp:wrapNone/>
                <wp:docPr id="1296244484" name="テキスト ボックス 1296244484"/>
                <wp:cNvGraphicFramePr/>
                <a:graphic xmlns:a="http://schemas.openxmlformats.org/drawingml/2006/main">
                  <a:graphicData uri="http://schemas.microsoft.com/office/word/2010/wordprocessingShape">
                    <wps:wsp>
                      <wps:cNvSpPr txBox="1"/>
                      <wps:spPr>
                        <a:xfrm>
                          <a:off x="0" y="0"/>
                          <a:ext cx="825500" cy="203200"/>
                        </a:xfrm>
                        <a:prstGeom prst="rect">
                          <a:avLst/>
                        </a:prstGeom>
                        <a:noFill/>
                        <a:ln w="6350">
                          <a:noFill/>
                        </a:ln>
                      </wps:spPr>
                      <wps:txbx>
                        <w:txbxContent>
                          <w:p w14:paraId="1875347B" w14:textId="26CA3000" w:rsidR="004D6E02" w:rsidRPr="00C31344" w:rsidRDefault="000023AA" w:rsidP="004D6E02">
                            <w:pPr>
                              <w:rPr>
                                <w:rFonts w:ascii="ＭＳ Ｐゴシック" w:eastAsia="ＭＳ Ｐゴシック" w:hAnsi="ＭＳ Ｐゴシック"/>
                                <w:sz w:val="14"/>
                                <w:szCs w:val="14"/>
                              </w:rPr>
                            </w:pPr>
                            <w:r>
                              <w:rPr>
                                <w:rFonts w:ascii="ＭＳ Ｐゴシック" w:eastAsia="ＭＳ Ｐゴシック" w:hAnsi="ＭＳ Ｐゴシック" w:hint="eastAsia"/>
                                <w:sz w:val="14"/>
                                <w:szCs w:val="14"/>
                              </w:rPr>
                              <w:t>ログインして下さい</w:t>
                            </w:r>
                            <w:r w:rsidR="007023DC">
                              <w:rPr>
                                <w:rFonts w:ascii="ＭＳ Ｐゴシック" w:eastAsia="ＭＳ Ｐゴシック" w:hAnsi="ＭＳ Ｐゴシック" w:hint="eastAsia"/>
                                <w:sz w:val="14"/>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8F85D" id="テキスト ボックス 1296244484" o:spid="_x0000_s1589" type="#_x0000_t202" style="position:absolute;left:0;text-align:left;margin-left:82pt;margin-top:3.05pt;width:65pt;height:16pt;z-index:2516583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" filled="f" stroked="f" strokeweight=".5pt">
                <v:textbox inset="0,0,0,0">
                  <w:txbxContent>
                    <w:p w14:paraId="1875347B" w14:textId="26CA3000" w:rsidR="004D6E02" w:rsidRPr="00C31344" w:rsidRDefault="000023AA" w:rsidP="004D6E02">
                      <w:pPr>
                        <w:rPr>
                          <w:rFonts w:ascii="ＭＳ Ｐゴシック" w:eastAsia="ＭＳ Ｐゴシック" w:hAnsi="ＭＳ Ｐゴシック"/>
                          <w:sz w:val="14"/>
                          <w:szCs w:val="14"/>
                        </w:rPr>
                      </w:pPr>
                      <w:r>
                        <w:rPr>
                          <w:rFonts w:ascii="ＭＳ Ｐゴシック" w:eastAsia="ＭＳ Ｐゴシック" w:hAnsi="ＭＳ Ｐゴシック" w:hint="eastAsia"/>
                          <w:sz w:val="14"/>
                          <w:szCs w:val="14"/>
                        </w:rPr>
                        <w:t>ログインして下さい</w:t>
                      </w:r>
                      <w:r w:rsidR="007023DC">
                        <w:rPr>
                          <w:rFonts w:ascii="ＭＳ Ｐゴシック" w:eastAsia="ＭＳ Ｐゴシック" w:hAnsi="ＭＳ Ｐゴシック" w:hint="eastAsia"/>
                          <w:sz w:val="14"/>
                          <w:szCs w:val="14"/>
                        </w:rPr>
                        <w:t>。</w:t>
                      </w:r>
                    </w:p>
                  </w:txbxContent>
                </v:textbox>
              </v:shape>
            </w:pict>
          </mc:Fallback>
        </mc:AlternateContent>
      </w:r>
    </w:p>
    <w:p w14:paraId="6796ECC4" w14:textId="0018096E" w:rsidR="003F13E2" w:rsidRDefault="003F13E2" w:rsidP="00414DA8">
      <w:pPr>
        <w:widowControl/>
        <w:ind w:leftChars="600" w:left="1260"/>
        <w:jc w:val="left"/>
      </w:pPr>
    </w:p>
    <w:p w14:paraId="18C0BD2E" w14:textId="3EBE7E98" w:rsidR="003F13E2" w:rsidRDefault="003F13E2" w:rsidP="00414DA8">
      <w:pPr>
        <w:widowControl/>
        <w:ind w:leftChars="600" w:left="1260"/>
        <w:jc w:val="left"/>
      </w:pPr>
    </w:p>
    <w:p w14:paraId="1AECBA17" w14:textId="16764725" w:rsidR="003F13E2" w:rsidRDefault="003F13E2" w:rsidP="00414DA8">
      <w:pPr>
        <w:widowControl/>
        <w:ind w:leftChars="600" w:left="1260"/>
        <w:jc w:val="left"/>
      </w:pPr>
    </w:p>
    <w:p w14:paraId="070E1D28" w14:textId="32C1DAAA" w:rsidR="003F13E2" w:rsidRDefault="003F13E2" w:rsidP="00414DA8">
      <w:pPr>
        <w:widowControl/>
        <w:ind w:leftChars="600" w:left="1260"/>
        <w:jc w:val="left"/>
      </w:pPr>
    </w:p>
    <w:p w14:paraId="4DB664EF" w14:textId="77777777" w:rsidR="003F13E2" w:rsidRDefault="003F13E2" w:rsidP="00414DA8">
      <w:pPr>
        <w:widowControl/>
        <w:ind w:leftChars="600" w:left="1260"/>
        <w:jc w:val="left"/>
      </w:pPr>
    </w:p>
    <w:p w14:paraId="0031EDBD" w14:textId="47402E76" w:rsidR="003F13E2" w:rsidRDefault="000F78CF" w:rsidP="00414DA8">
      <w:pPr>
        <w:widowControl/>
        <w:ind w:leftChars="600" w:left="1260"/>
        <w:jc w:val="left"/>
      </w:pPr>
      <w:r>
        <w:rPr>
          <w:noProof/>
        </w:rPr>
        <mc:AlternateContent>
          <mc:Choice Requires="wps">
            <w:drawing>
              <wp:anchor distT="0" distB="0" distL="114300" distR="114300" simplePos="0" relativeHeight="251658551" behindDoc="0" locked="0" layoutInCell="1" allowOverlap="1" wp14:anchorId="33BA774A" wp14:editId="3B35CBFA">
                <wp:simplePos x="0" y="0"/>
                <wp:positionH relativeFrom="column">
                  <wp:posOffset>4652010</wp:posOffset>
                </wp:positionH>
                <wp:positionV relativeFrom="paragraph">
                  <wp:posOffset>99060</wp:posOffset>
                </wp:positionV>
                <wp:extent cx="471158" cy="233670"/>
                <wp:effectExtent l="0" t="0" r="0" b="0"/>
                <wp:wrapNone/>
                <wp:docPr id="1762855236"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2ED9BFF4" w14:textId="5F1BDDEF" w:rsidR="000F78CF" w:rsidRPr="00A5547C" w:rsidRDefault="000F78CF" w:rsidP="000F78C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33BA774A" id="_x0000_s1590" type="#_x0000_t109" style="position:absolute;left:0;text-align:left;margin-left:366.3pt;margin-top:7.8pt;width:37.1pt;height:18.4pt;z-index:2516585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" fillcolor="#e7e6e6" strokecolor="#f2f2f2" strokeweight="1pt">
                <v:shadow on="t" color="black" opacity="26214f" origin="-.5,-.5" offset=".24944mm,.24944mm"/>
                <v:textbox inset="0,0,0,0">
                  <w:txbxContent>
                    <w:p w14:paraId="2ED9BFF4" w14:textId="5F1BDDEF" w:rsidR="000F78CF" w:rsidRPr="00A5547C" w:rsidRDefault="000F78CF" w:rsidP="000F78C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r w:rsidR="00707BAD">
        <w:rPr>
          <w:noProof/>
        </w:rPr>
        <mc:AlternateContent>
          <mc:Choice Requires="wps">
            <w:drawing>
              <wp:anchor distT="0" distB="0" distL="114300" distR="114300" simplePos="0" relativeHeight="251658504" behindDoc="0" locked="0" layoutInCell="1" allowOverlap="1" wp14:anchorId="1B012AEB" wp14:editId="14D0812B">
                <wp:simplePos x="0" y="0"/>
                <wp:positionH relativeFrom="column">
                  <wp:posOffset>3640559</wp:posOffset>
                </wp:positionH>
                <wp:positionV relativeFrom="paragraph">
                  <wp:posOffset>121275</wp:posOffset>
                </wp:positionV>
                <wp:extent cx="657727" cy="236010"/>
                <wp:effectExtent l="57150" t="57150" r="85725" b="69215"/>
                <wp:wrapNone/>
                <wp:docPr id="635988704" name="フローチャート: 処理 1"/>
                <wp:cNvGraphicFramePr/>
                <a:graphic xmlns:a="http://schemas.openxmlformats.org/drawingml/2006/main">
                  <a:graphicData uri="http://schemas.microsoft.com/office/word/2010/wordprocessingShape">
                    <wps:wsp>
                      <wps:cNvSpPr/>
                      <wps:spPr>
                        <a:xfrm>
                          <a:off x="0" y="0"/>
                          <a:ext cx="657727" cy="23601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1A2A342D" w14:textId="08EFE75A"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012AEB" id="_x0000_s1591" type="#_x0000_t109" style="position:absolute;left:0;text-align:left;margin-left:286.65pt;margin-top:9.55pt;width:51.8pt;height:18.6pt;z-index:251658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" fillcolor="#e7e6e6" strokecolor="#f2f2f2" strokeweight="1pt">
                <v:shadow on="t" color="black" opacity="26214f" origin="-.5,-.5" offset=".24944mm,.24944mm"/>
                <v:textbox inset="0,0,0,0">
                  <w:txbxContent>
                    <w:p w14:paraId="1A2A342D" w14:textId="08EFE75A"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67FD7CE2" w14:textId="77777777" w:rsidR="003F13E2" w:rsidRDefault="003F13E2" w:rsidP="00414DA8">
      <w:pPr>
        <w:widowControl/>
        <w:ind w:leftChars="600" w:left="1260"/>
        <w:jc w:val="left"/>
      </w:pPr>
    </w:p>
    <w:p w14:paraId="1DBD5B35" w14:textId="090CF261" w:rsidR="000023AA" w:rsidRDefault="000023AA" w:rsidP="000023AA">
      <w:pPr>
        <w:widowControl/>
        <w:ind w:leftChars="700" w:left="1470"/>
        <w:jc w:val="left"/>
      </w:pPr>
      <w:r>
        <w:rPr>
          <w:rFonts w:hint="eastAsia"/>
        </w:rPr>
        <w:t xml:space="preserve">　結果表示用テキストエリアに「ログインして下さい」を表示する</w:t>
      </w:r>
      <w:r w:rsidR="00F60242">
        <w:rPr>
          <w:rFonts w:hint="eastAsia"/>
        </w:rPr>
        <w:t>。</w:t>
      </w:r>
      <w:r>
        <w:t xml:space="preserve"> </w:t>
      </w:r>
    </w:p>
    <w:p w14:paraId="3CC1E1C9" w14:textId="0AAF0523" w:rsidR="003F13E2" w:rsidRDefault="000023AA" w:rsidP="000023AA">
      <w:pPr>
        <w:widowControl/>
        <w:ind w:leftChars="700" w:left="1470"/>
        <w:jc w:val="left"/>
      </w:pPr>
      <w:r>
        <w:rPr>
          <w:rFonts w:hint="eastAsia"/>
        </w:rPr>
        <w:t xml:space="preserve">　テキストエリアに表示を行った後は</w:t>
      </w:r>
      <w:r w:rsidR="00F60242">
        <w:rPr>
          <w:rFonts w:hint="eastAsia"/>
        </w:rPr>
        <w:t>、</w:t>
      </w:r>
      <w:r>
        <w:rPr>
          <w:rFonts w:hint="eastAsia"/>
        </w:rPr>
        <w:t>4.3.</w:t>
      </w:r>
      <w:r w:rsidR="00694A19">
        <w:rPr>
          <w:rFonts w:hint="eastAsia"/>
        </w:rPr>
        <w:t>1</w:t>
      </w:r>
      <w:r>
        <w:rPr>
          <w:rFonts w:hint="eastAsia"/>
        </w:rPr>
        <w:t>に自動的に遷移する</w:t>
      </w:r>
      <w:r w:rsidR="00F60242">
        <w:rPr>
          <w:rFonts w:hint="eastAsia"/>
        </w:rPr>
        <w:t>。</w:t>
      </w:r>
      <w:r>
        <w:rPr>
          <w:rFonts w:hint="eastAsia"/>
        </w:rPr>
        <w:t>ただし</w:t>
      </w:r>
      <w:r w:rsidR="00F60242">
        <w:rPr>
          <w:rFonts w:hint="eastAsia"/>
        </w:rPr>
        <w:t>、</w:t>
      </w:r>
      <w:r>
        <w:rPr>
          <w:rFonts w:hint="eastAsia"/>
        </w:rPr>
        <w:t>結果表示用テキストエリアの表示はそのまま残す</w:t>
      </w:r>
      <w:r w:rsidR="00F60242">
        <w:rPr>
          <w:rFonts w:hint="eastAsia"/>
        </w:rPr>
        <w:t>。</w:t>
      </w:r>
    </w:p>
    <w:p w14:paraId="19174A98" w14:textId="77777777" w:rsidR="002D2DA2" w:rsidRDefault="002D2DA2" w:rsidP="002D2DA2">
      <w:pPr>
        <w:widowControl/>
        <w:jc w:val="left"/>
      </w:pPr>
      <w:r>
        <w:br w:type="page"/>
      </w:r>
    </w:p>
    <w:p w14:paraId="59BDE00C" w14:textId="0B632F46" w:rsidR="002D2DA2" w:rsidRDefault="00605257" w:rsidP="00AC5AF5">
      <w:pPr>
        <w:pStyle w:val="a4"/>
        <w:widowControl/>
        <w:numPr>
          <w:ilvl w:val="2"/>
          <w:numId w:val="1"/>
        </w:numPr>
        <w:ind w:leftChars="0"/>
        <w:jc w:val="left"/>
        <w:outlineLvl w:val="2"/>
      </w:pPr>
      <w:bookmarkStart w:id="231" w:name="_Toc234940544"/>
      <w:r>
        <w:rPr>
          <w:rFonts w:hint="eastAsia"/>
        </w:rPr>
        <w:lastRenderedPageBreak/>
        <w:t>予約状況確認</w:t>
      </w:r>
      <w:bookmarkEnd w:id="231"/>
    </w:p>
    <w:p w14:paraId="3367A3F3" w14:textId="48EAEF13" w:rsidR="00D7437D" w:rsidRDefault="00AA5E68" w:rsidP="00AC5AF5">
      <w:pPr>
        <w:pStyle w:val="a4"/>
        <w:widowControl/>
        <w:numPr>
          <w:ilvl w:val="3"/>
          <w:numId w:val="1"/>
        </w:numPr>
        <w:ind w:leftChars="0"/>
        <w:jc w:val="left"/>
        <w:outlineLvl w:val="3"/>
      </w:pPr>
      <w:bookmarkStart w:id="232" w:name="_Toc234940545"/>
      <w:r>
        <w:rPr>
          <w:rFonts w:hint="eastAsia"/>
        </w:rPr>
        <w:t>未ログイン中の予約状況確認ダイアログ表示中</w:t>
      </w:r>
      <w:bookmarkEnd w:id="232"/>
    </w:p>
    <w:p w14:paraId="4A68823B" w14:textId="2B55143D" w:rsidR="00D7437D" w:rsidRDefault="00BD054D" w:rsidP="00D7437D">
      <w:pPr>
        <w:widowControl/>
        <w:jc w:val="left"/>
      </w:pPr>
      <w:bookmarkStart w:id="233" w:name="_Toc231950630"/>
      <w:bookmarkStart w:id="234" w:name="_Toc232068333"/>
      <w:bookmarkStart w:id="235" w:name="_Toc232632946"/>
      <w:bookmarkStart w:id="236" w:name="_Toc232635805"/>
      <w:bookmarkStart w:id="237" w:name="_Toc234575154"/>
      <w:bookmarkStart w:id="238" w:name="_Toc234575838"/>
      <w:bookmarkStart w:id="239" w:name="_Toc234940546"/>
      <w:r>
        <w:rPr>
          <w:noProof/>
        </w:rPr>
        <mc:AlternateContent>
          <mc:Choice Requires="wpg">
            <w:drawing>
              <wp:anchor distT="0" distB="0" distL="114300" distR="114300" simplePos="0" relativeHeight="251658629" behindDoc="1" locked="0" layoutInCell="1" allowOverlap="1" wp14:anchorId="5F659116" wp14:editId="16C8A302">
                <wp:simplePos x="0" y="0"/>
                <wp:positionH relativeFrom="column">
                  <wp:posOffset>581257</wp:posOffset>
                </wp:positionH>
                <wp:positionV relativeFrom="paragraph">
                  <wp:posOffset>71089</wp:posOffset>
                </wp:positionV>
                <wp:extent cx="5769610" cy="2515798"/>
                <wp:effectExtent l="38100" t="0" r="34290" b="37465"/>
                <wp:wrapNone/>
                <wp:docPr id="1390762538" name="グループ化 1"/>
                <wp:cNvGraphicFramePr/>
                <a:graphic xmlns:a="http://schemas.openxmlformats.org/drawingml/2006/main">
                  <a:graphicData uri="http://schemas.microsoft.com/office/word/2010/wordprocessingGroup">
                    <wpg:wgp>
                      <wpg:cNvGrpSpPr/>
                      <wpg:grpSpPr>
                        <a:xfrm>
                          <a:off x="0" y="0"/>
                          <a:ext cx="5769610" cy="2515798"/>
                          <a:chOff x="0" y="0"/>
                          <a:chExt cx="5769610" cy="2679700"/>
                        </a:xfrm>
                      </wpg:grpSpPr>
                      <wpg:grpSp>
                        <wpg:cNvPr id="1086170315" name="グループ化 1086170315"/>
                        <wpg:cNvGrpSpPr/>
                        <wpg:grpSpPr>
                          <a:xfrm>
                            <a:off x="0" y="0"/>
                            <a:ext cx="5769610" cy="2679700"/>
                            <a:chOff x="0" y="0"/>
                            <a:chExt cx="5769763" cy="2679818"/>
                          </a:xfrm>
                        </wpg:grpSpPr>
                        <wps:wsp>
                          <wps:cNvPr id="153440664" name="正方形/長方形 153440664"/>
                          <wps:cNvSpPr/>
                          <wps:spPr>
                            <a:xfrm>
                              <a:off x="0" y="47130"/>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9203934" name="フローチャート: 処理 1079203934"/>
                          <wps:cNvSpPr/>
                          <wps:spPr>
                            <a:xfrm>
                              <a:off x="223594" y="928165"/>
                              <a:ext cx="5368290" cy="1389686"/>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5526861" w14:textId="77777777" w:rsidR="00AA5E68" w:rsidRPr="008E4BAC" w:rsidRDefault="00AA5E68" w:rsidP="00AA5E68">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41183794" name="テキスト ボックス 1141183794"/>
                          <wps:cNvSpPr txBox="1"/>
                          <wps:spPr>
                            <a:xfrm>
                              <a:off x="4661688" y="0"/>
                              <a:ext cx="1108075" cy="324485"/>
                            </a:xfrm>
                            <a:prstGeom prst="rect">
                              <a:avLst/>
                            </a:prstGeom>
                            <a:noFill/>
                            <a:ln w="6350">
                              <a:noFill/>
                            </a:ln>
                          </wps:spPr>
                          <wps:txbx>
                            <w:txbxContent>
                              <w:p w14:paraId="157B1E58" w14:textId="77777777" w:rsidR="00AA5E68" w:rsidRPr="00DC0354" w:rsidRDefault="00AA5E68" w:rsidP="00AA5E68">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9413609" name="テキスト ボックス 999413609"/>
                          <wps:cNvSpPr txBox="1"/>
                          <wps:spPr>
                            <a:xfrm>
                              <a:off x="897296" y="269627"/>
                              <a:ext cx="1100455" cy="260985"/>
                            </a:xfrm>
                            <a:prstGeom prst="rect">
                              <a:avLst/>
                            </a:prstGeom>
                            <a:noFill/>
                            <a:ln w="6350">
                              <a:noFill/>
                            </a:ln>
                          </wps:spPr>
                          <wps:txbx>
                            <w:txbxContent>
                              <w:p w14:paraId="2F47C5ED" w14:textId="77777777" w:rsidR="00AA5E68" w:rsidRPr="00AD64C6" w:rsidRDefault="00AA5E68" w:rsidP="00AA5E68">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1280750" name="テキスト ボックス 581280750"/>
                          <wps:cNvSpPr txBox="1"/>
                          <wps:spPr>
                            <a:xfrm>
                              <a:off x="2819539" y="223594"/>
                              <a:ext cx="791210" cy="260985"/>
                            </a:xfrm>
                            <a:prstGeom prst="rect">
                              <a:avLst/>
                            </a:prstGeom>
                            <a:noFill/>
                            <a:ln w="6350">
                              <a:noFill/>
                            </a:ln>
                          </wps:spPr>
                          <wps:txbx>
                            <w:txbxContent>
                              <w:p w14:paraId="6F80D229" w14:textId="77777777" w:rsidR="00AA5E68" w:rsidRPr="00AD64C6" w:rsidRDefault="00AA5E68" w:rsidP="00AA5E68">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54343013" name="フローチャート: 処理 1554343013"/>
                          <wps:cNvSpPr/>
                          <wps:spPr>
                            <a:xfrm>
                              <a:off x="3530785" y="270733"/>
                              <a:ext cx="1172845" cy="22669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3C0B7085" w14:textId="77777777" w:rsidR="00AA5E68" w:rsidRPr="008E4BAC" w:rsidRDefault="00AA5E68" w:rsidP="00AA5E68">
                                <w:pPr>
                                  <w:ind w:firstLineChars="100" w:firstLine="160"/>
                                  <w:jc w:val="left"/>
                                  <w:rPr>
                                    <w:rFonts w:ascii="ＭＳ ゴシック" w:eastAsia="ＭＳ ゴシック" w:hAnsi="ＭＳ ゴシック"/>
                                    <w:color w:val="000000" w:themeColor="text1"/>
                                    <w:sz w:val="16"/>
                                    <w:szCs w:val="16"/>
                                  </w:rPr>
                                </w:pPr>
                                <w:r w:rsidRPr="008E4BAC">
                                  <w:rPr>
                                    <w:rFonts w:ascii="ＭＳ ゴシック" w:eastAsia="ＭＳ ゴシック" w:hAnsi="ＭＳ ゴシック" w:hint="eastAsia"/>
                                    <w:color w:val="000000" w:themeColor="text1"/>
                                    <w:sz w:val="16"/>
                                    <w:szCs w:val="16"/>
                                  </w:rPr>
                                  <w:t>未ログイン</w:t>
                                </w: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77203569" name="フローチャート: 処理 2077203569"/>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1DE8814D" w14:textId="77777777" w:rsidR="00AA5E68" w:rsidRPr="00A5547C" w:rsidRDefault="00AA5E68" w:rsidP="00AA5E68">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ログイン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7242270" name="テキスト ボックス 117242270"/>
                          <wps:cNvSpPr txBox="1"/>
                          <wps:spPr>
                            <a:xfrm>
                              <a:off x="1998581" y="540631"/>
                              <a:ext cx="520608" cy="287002"/>
                            </a:xfrm>
                            <a:prstGeom prst="rect">
                              <a:avLst/>
                            </a:prstGeom>
                            <a:noFill/>
                            <a:ln w="6350">
                              <a:noFill/>
                            </a:ln>
                          </wps:spPr>
                          <wps:txbx>
                            <w:txbxContent>
                              <w:p w14:paraId="7BB5186C" w14:textId="77777777" w:rsidR="00AA5E68" w:rsidRPr="00AD64C6" w:rsidRDefault="00AA5E68" w:rsidP="00AA5E68">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0173232" name="正方形/長方形 870173232"/>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5809814" name="テキスト ボックス 815809814"/>
                          <wps:cNvSpPr txBox="1"/>
                          <wps:spPr>
                            <a:xfrm>
                              <a:off x="2359002" y="530619"/>
                              <a:ext cx="378497" cy="287002"/>
                            </a:xfrm>
                            <a:prstGeom prst="rect">
                              <a:avLst/>
                            </a:prstGeom>
                            <a:noFill/>
                            <a:ln w="6350">
                              <a:noFill/>
                            </a:ln>
                          </wps:spPr>
                          <wps:txbx>
                            <w:txbxContent>
                              <w:p w14:paraId="6D76E2F0" w14:textId="77777777" w:rsidR="00AA5E68" w:rsidRPr="0075349F" w:rsidRDefault="00AA5E68" w:rsidP="00AA5E68">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02749085" name="グループ化 702749085"/>
                          <wpg:cNvGrpSpPr/>
                          <wpg:grpSpPr>
                            <a:xfrm>
                              <a:off x="2706073" y="637410"/>
                              <a:ext cx="153512" cy="90105"/>
                              <a:chOff x="0" y="0"/>
                              <a:chExt cx="153512" cy="90105"/>
                            </a:xfrm>
                          </wpg:grpSpPr>
                          <wps:wsp>
                            <wps:cNvPr id="106524324" name="フローチャート: 組合せ 106524324"/>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0541123" name="正方形/長方形 320541123"/>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9694859" name="フローチャート: 処理 49694859"/>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04ED0D33" w14:textId="77777777" w:rsidR="00AA5E68" w:rsidRPr="00A5547C" w:rsidRDefault="00AA5E68" w:rsidP="00AA5E68">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344267626" name="フローチャート: 処理 1"/>
                        <wps:cNvSpPr/>
                        <wps:spPr>
                          <a:xfrm>
                            <a:off x="1768180" y="2354297"/>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15200252" w14:textId="77777777" w:rsidR="00AA5E68" w:rsidRPr="00A5547C" w:rsidRDefault="00AA5E68" w:rsidP="00AA5E68">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F659116" id="_x0000_s1592" style="position:absolute;margin-left:45.75pt;margin-top:5.6pt;width:454.3pt;height:198.1pt;z-index:-251657851;mso-height-relative:margin" coordsize="57696,267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">
                <v:group id="グループ化 1086170315" o:spid="_x0000_s1593"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">
                  <v:rect id="正方形/長方形 153440664" o:spid="_x0000_s1594"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" fillcolor="white [3212]" strokecolor="black [3213]" strokeweight="1pt"/>
                  <v:shape id="フローチャート: 処理 1079203934" o:spid="_x0000_s1595"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" fillcolor="#d8d8d8 [2732]" strokecolor="white [3212]" strokeweight="1pt">
                    <v:textbox inset="0,0,0,0">
                      <w:txbxContent>
                        <w:p w14:paraId="15526861" w14:textId="77777777" w:rsidR="00AA5E68" w:rsidRPr="008E4BAC" w:rsidRDefault="00AA5E68" w:rsidP="00AA5E68">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1141183794" o:spid="_x0000_s1596"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" filled="f" stroked="f" strokeweight=".5pt">
                    <v:textbox>
                      <w:txbxContent>
                        <w:p w14:paraId="157B1E58" w14:textId="77777777" w:rsidR="00AA5E68" w:rsidRPr="00DC0354" w:rsidRDefault="00AA5E68" w:rsidP="00AA5E68">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999413609" o:spid="_x0000_s1597" type="#_x0000_t202" style="position:absolute;left:8972;top:2696;width:11005;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" filled="f" stroked="f" strokeweight=".5pt">
                    <v:textbox>
                      <w:txbxContent>
                        <w:p w14:paraId="2F47C5ED" w14:textId="77777777" w:rsidR="00AA5E68" w:rsidRPr="00AD64C6" w:rsidRDefault="00AA5E68" w:rsidP="00AA5E68">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581280750" o:spid="_x0000_s1598"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" filled="f" stroked="f" strokeweight=".5pt">
                    <v:textbox>
                      <w:txbxContent>
                        <w:p w14:paraId="6F80D229" w14:textId="77777777" w:rsidR="00AA5E68" w:rsidRPr="00AD64C6" w:rsidRDefault="00AA5E68" w:rsidP="00AA5E68">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1554343013" o:spid="_x0000_s1599" type="#_x0000_t109" style="position:absolute;left:35307;top:2707;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" fillcolor="#d8d8d8 [2732]" strokecolor="white [3212]" strokeweight="1pt">
                    <v:textbox inset="0,0,0,0">
                      <w:txbxContent>
                        <w:p w14:paraId="3C0B7085" w14:textId="77777777" w:rsidR="00AA5E68" w:rsidRPr="008E4BAC" w:rsidRDefault="00AA5E68" w:rsidP="00AA5E68">
                          <w:pPr>
                            <w:ind w:firstLineChars="100" w:firstLine="160"/>
                            <w:jc w:val="left"/>
                            <w:rPr>
                              <w:rFonts w:ascii="ＭＳ ゴシック" w:eastAsia="ＭＳ ゴシック" w:hAnsi="ＭＳ ゴシック"/>
                              <w:color w:val="000000" w:themeColor="text1"/>
                              <w:sz w:val="16"/>
                              <w:szCs w:val="16"/>
                            </w:rPr>
                          </w:pPr>
                          <w:r w:rsidRPr="008E4BAC">
                            <w:rPr>
                              <w:rFonts w:ascii="ＭＳ ゴシック" w:eastAsia="ＭＳ ゴシック" w:hAnsi="ＭＳ ゴシック" w:hint="eastAsia"/>
                              <w:color w:val="000000" w:themeColor="text1"/>
                              <w:sz w:val="16"/>
                              <w:szCs w:val="16"/>
                            </w:rPr>
                            <w:t>未ログイン</w:t>
                          </w:r>
                          <w:r>
                            <w:rPr>
                              <w:rFonts w:ascii="ＭＳ ゴシック" w:eastAsia="ＭＳ ゴシック" w:hAnsi="ＭＳ ゴシック" w:hint="eastAsia"/>
                              <w:color w:val="000000" w:themeColor="text1"/>
                              <w:sz w:val="16"/>
                              <w:szCs w:val="16"/>
                            </w:rPr>
                            <w:t xml:space="preserve">　　　　　　</w:t>
                          </w:r>
                        </w:p>
                      </w:txbxContent>
                    </v:textbox>
                  </v:shape>
                  <v:shape id="フローチャート: 処理 2077203569" o:spid="_x0000_s1600"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" fillcolor="#e7e6e6 [3214]" strokecolor="#f2f2f2 [3052]" strokeweight="1pt">
                    <v:shadow on="t" color="black" opacity="26214f" origin="-.5,-.5" offset=".24944mm,.24944mm"/>
                    <v:textbox inset="0,0,0,0">
                      <w:txbxContent>
                        <w:p w14:paraId="1DE8814D" w14:textId="77777777" w:rsidR="00AA5E68" w:rsidRPr="00A5547C" w:rsidRDefault="00AA5E68" w:rsidP="00AA5E68">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ログイン　</w:t>
                          </w:r>
                        </w:p>
                      </w:txbxContent>
                    </v:textbox>
                  </v:shape>
                  <v:shape id="テキスト ボックス 117242270" o:spid="_x0000_s1601"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" filled="f" stroked="f" strokeweight=".5pt">
                    <v:textbox>
                      <w:txbxContent>
                        <w:p w14:paraId="7BB5186C" w14:textId="77777777" w:rsidR="00AA5E68" w:rsidRPr="00AD64C6" w:rsidRDefault="00AA5E68" w:rsidP="00AA5E68">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870173232" o:spid="_x0000_s1602"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" fillcolor="white [3212]" strokecolor="#a5a5a5 [2092]" strokeweight=".5pt"/>
                  <v:shape id="テキスト ボックス 815809814" o:spid="_x0000_s1603"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" filled="f" stroked="f" strokeweight=".5pt">
                    <v:textbox>
                      <w:txbxContent>
                        <w:p w14:paraId="6D76E2F0" w14:textId="77777777" w:rsidR="00AA5E68" w:rsidRPr="0075349F" w:rsidRDefault="00AA5E68" w:rsidP="00AA5E68">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v:textbox>
                  </v:shape>
                  <v:group id="グループ化 702749085" o:spid="_x0000_s1604"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">
                    <v:shape id="フローチャート: 組合せ 106524324" o:spid="_x0000_s1605"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" filled="f" strokecolor="black [3213]" strokeweight=".5pt"/>
                    <v:rect id="正方形/長方形 320541123" o:spid="_x0000_s1606"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" fillcolor="white [3212]" strokecolor="white [3212]" strokeweight="1pt"/>
                  </v:group>
                  <v:shape id="フローチャート: 処理 49694859" o:spid="_x0000_s1607"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" fillcolor="#e7e6e6 [3214]" strokecolor="#f2f2f2 [3052]" strokeweight="1pt">
                    <v:shadow on="t" color="black" opacity="26214f" origin="-.5,-.5" offset=".24944mm,.24944mm"/>
                    <v:textbox inset="0,0,0,0">
                      <w:txbxContent>
                        <w:p w14:paraId="04ED0D33" w14:textId="77777777" w:rsidR="00AA5E68" w:rsidRPr="00A5547C" w:rsidRDefault="00AA5E68" w:rsidP="00AA5E68">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608" type="#_x0000_t109" style="position:absolute;left:17681;top:23542;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" fillcolor="#e7e6e6 [3214]" strokecolor="#f2f2f2 [3052]" strokeweight="1pt">
                  <v:shadow on="t" color="black" opacity="26214f" origin="-.5,-.5" offset=".24944mm,.24944mm"/>
                  <v:textbox inset="0,0,0,0">
                    <w:txbxContent>
                      <w:p w14:paraId="15200252" w14:textId="77777777" w:rsidR="00AA5E68" w:rsidRPr="00A5547C" w:rsidRDefault="00AA5E68" w:rsidP="00AA5E68">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w:pict>
          </mc:Fallback>
        </mc:AlternateContent>
      </w:r>
      <w:bookmarkEnd w:id="233"/>
      <w:bookmarkEnd w:id="234"/>
      <w:bookmarkEnd w:id="235"/>
      <w:bookmarkEnd w:id="236"/>
      <w:bookmarkEnd w:id="237"/>
      <w:bookmarkEnd w:id="238"/>
      <w:bookmarkEnd w:id="239"/>
    </w:p>
    <w:p w14:paraId="2D98483D" w14:textId="74F1A918" w:rsidR="00BD054D" w:rsidRPr="00BD054D" w:rsidRDefault="00BD054D" w:rsidP="00D7437D">
      <w:pPr>
        <w:widowControl/>
        <w:jc w:val="left"/>
      </w:pPr>
    </w:p>
    <w:p w14:paraId="12B44290" w14:textId="2060B3F0" w:rsidR="00D7437D" w:rsidRDefault="00D7437D" w:rsidP="00D7437D">
      <w:pPr>
        <w:widowControl/>
        <w:jc w:val="left"/>
      </w:pPr>
    </w:p>
    <w:p w14:paraId="0F81B306" w14:textId="41B0B92B" w:rsidR="00D7437D" w:rsidRDefault="00D7437D" w:rsidP="00D7437D">
      <w:pPr>
        <w:widowControl/>
        <w:jc w:val="left"/>
      </w:pPr>
      <w:bookmarkStart w:id="240" w:name="_Toc231950631"/>
      <w:bookmarkStart w:id="241" w:name="_Toc232068334"/>
      <w:bookmarkStart w:id="242" w:name="_Toc232632948"/>
      <w:bookmarkStart w:id="243" w:name="_Toc232635806"/>
      <w:bookmarkStart w:id="244" w:name="_Toc234575155"/>
      <w:bookmarkStart w:id="245" w:name="_Toc234575839"/>
      <w:bookmarkStart w:id="246" w:name="_Toc234940547"/>
      <w:r>
        <w:rPr>
          <w:noProof/>
        </w:rPr>
        <mc:AlternateContent>
          <mc:Choice Requires="wps">
            <w:drawing>
              <wp:anchor distT="0" distB="0" distL="114300" distR="114300" simplePos="0" relativeHeight="251658478" behindDoc="0" locked="0" layoutInCell="1" allowOverlap="1" wp14:anchorId="4A024A76" wp14:editId="7E4A8088">
                <wp:simplePos x="0" y="0"/>
                <wp:positionH relativeFrom="column">
                  <wp:posOffset>4479254</wp:posOffset>
                </wp:positionH>
                <wp:positionV relativeFrom="paragraph">
                  <wp:posOffset>11115</wp:posOffset>
                </wp:positionV>
                <wp:extent cx="471158" cy="233670"/>
                <wp:effectExtent l="0" t="0" r="0" b="0"/>
                <wp:wrapNone/>
                <wp:docPr id="1417083543"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566FAC7" w14:textId="77777777" w:rsidR="00AA5E68" w:rsidRPr="00A5547C" w:rsidRDefault="00AA5E68" w:rsidP="00AA5E68">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4A024A76" id="_x0000_s1609" type="#_x0000_t109" style="position:absolute;margin-left:352.7pt;margin-top:.9pt;width:37.1pt;height:18.4pt;z-index:25165847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" fillcolor="#e7e6e6 [3214]" strokecolor="#f2f2f2 [3052]" strokeweight="1pt">
                <v:shadow on="t" color="black" opacity="26214f" origin="-.5,-.5" offset=".24944mm,.24944mm"/>
                <v:textbox inset="0,0,0,0">
                  <w:txbxContent>
                    <w:p w14:paraId="3566FAC7" w14:textId="77777777" w:rsidR="00AA5E68" w:rsidRPr="00A5547C" w:rsidRDefault="00AA5E68" w:rsidP="00AA5E68">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bookmarkEnd w:id="240"/>
      <w:bookmarkEnd w:id="241"/>
      <w:bookmarkEnd w:id="242"/>
      <w:bookmarkEnd w:id="243"/>
      <w:bookmarkEnd w:id="244"/>
      <w:bookmarkEnd w:id="245"/>
      <w:bookmarkEnd w:id="246"/>
    </w:p>
    <w:bookmarkStart w:id="247" w:name="_Toc231950632"/>
    <w:bookmarkStart w:id="248" w:name="_Toc232068335"/>
    <w:bookmarkStart w:id="249" w:name="_Toc232632949"/>
    <w:bookmarkStart w:id="250" w:name="_Toc232635807"/>
    <w:bookmarkStart w:id="251" w:name="_Toc234575156"/>
    <w:bookmarkStart w:id="252" w:name="_Toc234575840"/>
    <w:bookmarkStart w:id="253" w:name="_Toc234940548"/>
    <w:p w14:paraId="6F86D62A" w14:textId="03661544" w:rsidR="00D7437D" w:rsidRDefault="00AC7D78" w:rsidP="00D7437D">
      <w:pPr>
        <w:widowControl/>
        <w:jc w:val="left"/>
      </w:pPr>
      <w:r>
        <w:rPr>
          <w:noProof/>
        </w:rPr>
        <mc:AlternateContent>
          <mc:Choice Requires="wps">
            <w:drawing>
              <wp:anchor distT="0" distB="0" distL="114300" distR="114300" simplePos="0" relativeHeight="251658479" behindDoc="0" locked="0" layoutInCell="1" allowOverlap="1" wp14:anchorId="47112E0F" wp14:editId="41D326BD">
                <wp:simplePos x="0" y="0"/>
                <wp:positionH relativeFrom="column">
                  <wp:posOffset>1017270</wp:posOffset>
                </wp:positionH>
                <wp:positionV relativeFrom="paragraph">
                  <wp:posOffset>91440</wp:posOffset>
                </wp:positionV>
                <wp:extent cx="4144010" cy="1091565"/>
                <wp:effectExtent l="38100" t="38100" r="46990" b="38735"/>
                <wp:wrapNone/>
                <wp:docPr id="1899368376" name="正方形/長方形 1836275759"/>
                <wp:cNvGraphicFramePr/>
                <a:graphic xmlns:a="http://schemas.openxmlformats.org/drawingml/2006/main">
                  <a:graphicData uri="http://schemas.microsoft.com/office/word/2010/wordprocessingShape">
                    <wps:wsp>
                      <wps:cNvSpPr/>
                      <wps:spPr>
                        <a:xfrm>
                          <a:off x="0" y="0"/>
                          <a:ext cx="4144010" cy="1091565"/>
                        </a:xfrm>
                        <a:prstGeom prst="rect">
                          <a:avLst/>
                        </a:prstGeom>
                        <a:solidFill>
                          <a:schemeClr val="bg1"/>
                        </a:solidFill>
                        <a:ln w="19050">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13148E" id="正方形/長方形 1836275759" o:spid="_x0000_s1026" style="position:absolute;margin-left:80.1pt;margin-top:7.2pt;width:326.3pt;height:85.95pt;z-index:2516584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" fillcolor="white [3212]" strokecolor="black [3213]" strokeweight="1.5pt"/>
            </w:pict>
          </mc:Fallback>
        </mc:AlternateContent>
      </w:r>
      <w:r>
        <w:rPr>
          <w:noProof/>
        </w:rPr>
        <mc:AlternateContent>
          <mc:Choice Requires="wps">
            <w:drawing>
              <wp:anchor distT="0" distB="0" distL="114300" distR="114300" simplePos="0" relativeHeight="251658480" behindDoc="0" locked="0" layoutInCell="1" allowOverlap="1" wp14:anchorId="42B8CF69" wp14:editId="33C5AEE4">
                <wp:simplePos x="0" y="0"/>
                <wp:positionH relativeFrom="column">
                  <wp:posOffset>4853940</wp:posOffset>
                </wp:positionH>
                <wp:positionV relativeFrom="paragraph">
                  <wp:posOffset>38735</wp:posOffset>
                </wp:positionV>
                <wp:extent cx="302895" cy="340995"/>
                <wp:effectExtent l="0" t="0" r="0" b="0"/>
                <wp:wrapNone/>
                <wp:docPr id="439570986" name="テキスト ボックス 51"/>
                <wp:cNvGraphicFramePr/>
                <a:graphic xmlns:a="http://schemas.openxmlformats.org/drawingml/2006/main">
                  <a:graphicData uri="http://schemas.microsoft.com/office/word/2010/wordprocessingShape">
                    <wps:wsp>
                      <wps:cNvSpPr txBox="1"/>
                      <wps:spPr>
                        <a:xfrm>
                          <a:off x="0" y="0"/>
                          <a:ext cx="302895" cy="340995"/>
                        </a:xfrm>
                        <a:prstGeom prst="rect">
                          <a:avLst/>
                        </a:prstGeom>
                        <a:noFill/>
                        <a:ln w="6350">
                          <a:noFill/>
                        </a:ln>
                      </wps:spPr>
                      <wps:txbx>
                        <w:txbxContent>
                          <w:p w14:paraId="5F143AFE" w14:textId="77777777" w:rsidR="00AA5E68" w:rsidRDefault="00AA5E68" w:rsidP="00AA5E68">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8CF69" id="_x0000_s1610" type="#_x0000_t202" style="position:absolute;margin-left:382.2pt;margin-top:3.05pt;width:23.85pt;height:26.85pt;z-index:25165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" filled="f" stroked="f" strokeweight=".5pt">
                <v:textbox>
                  <w:txbxContent>
                    <w:p w14:paraId="5F143AFE" w14:textId="77777777" w:rsidR="00AA5E68" w:rsidRDefault="00AA5E68" w:rsidP="00AA5E68">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v:textbox>
              </v:shape>
            </w:pict>
          </mc:Fallback>
        </mc:AlternateContent>
      </w:r>
      <w:r>
        <w:rPr>
          <w:noProof/>
        </w:rPr>
        <mc:AlternateContent>
          <mc:Choice Requires="wpg">
            <w:drawing>
              <wp:anchor distT="0" distB="0" distL="114300" distR="114300" simplePos="0" relativeHeight="251658630" behindDoc="0" locked="0" layoutInCell="1" allowOverlap="1" wp14:anchorId="7184D765" wp14:editId="7C5A6AF2">
                <wp:simplePos x="0" y="0"/>
                <wp:positionH relativeFrom="column">
                  <wp:posOffset>1045845</wp:posOffset>
                </wp:positionH>
                <wp:positionV relativeFrom="paragraph">
                  <wp:posOffset>295275</wp:posOffset>
                </wp:positionV>
                <wp:extent cx="4105275" cy="866775"/>
                <wp:effectExtent l="57150" t="57150" r="47625" b="47625"/>
                <wp:wrapNone/>
                <wp:docPr id="1836206140" name="グループ化 455"/>
                <wp:cNvGraphicFramePr/>
                <a:graphic xmlns:a="http://schemas.openxmlformats.org/drawingml/2006/main">
                  <a:graphicData uri="http://schemas.microsoft.com/office/word/2010/wordprocessingGroup">
                    <wpg:wgp>
                      <wpg:cNvGrpSpPr/>
                      <wpg:grpSpPr>
                        <a:xfrm>
                          <a:off x="0" y="0"/>
                          <a:ext cx="4105275" cy="866775"/>
                          <a:chOff x="59905" y="262387"/>
                          <a:chExt cx="4105910" cy="867673"/>
                        </a:xfrm>
                      </wpg:grpSpPr>
                      <wps:wsp>
                        <wps:cNvPr id="679028780" name="フローチャート: 処理 388162357"/>
                        <wps:cNvSpPr/>
                        <wps:spPr>
                          <a:xfrm>
                            <a:off x="59905" y="262387"/>
                            <a:ext cx="4105910" cy="867673"/>
                          </a:xfrm>
                          <a:prstGeom prst="flowChartProcess">
                            <a:avLst/>
                          </a:prstGeom>
                          <a:solidFill>
                            <a:schemeClr val="bg1">
                              <a:lumMod val="95000"/>
                            </a:schemeClr>
                          </a:solidFill>
                          <a:ln>
                            <a:noFill/>
                          </a:ln>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53F47CCB" w14:textId="4C50AA90" w:rsidR="00AA5E68" w:rsidRDefault="00AA5E68" w:rsidP="00AA5E68">
                              <w:pPr>
                                <w:rPr>
                                  <w:rFonts w:ascii="ＭＳ ゴシック" w:eastAsia="游明朝" w:hAnsi="ＭＳ ゴシック" w:cs="Arial"/>
                                  <w:color w:val="000000"/>
                                  <w:sz w:val="16"/>
                                  <w:szCs w:val="16"/>
                                </w:rPr>
                              </w:pPr>
                            </w:p>
                          </w:txbxContent>
                        </wps:txbx>
                        <wps:bodyPr rot="0" spcFirstLastPara="0" vert="horz" wrap="square" lIns="0" tIns="0" rIns="0" bIns="0" numCol="1" spcCol="0" rtlCol="0" fromWordArt="0" anchor="ctr" anchorCtr="0" forceAA="0" compatLnSpc="1">
                          <a:prstTxWarp prst="textNoShape">
                            <a:avLst/>
                          </a:prstTxWarp>
                          <a:noAutofit/>
                        </wps:bodyPr>
                      </wps:wsp>
                      <wpg:grpSp>
                        <wpg:cNvPr id="455781688" name="グループ化 450"/>
                        <wpg:cNvGrpSpPr/>
                        <wpg:grpSpPr>
                          <a:xfrm>
                            <a:off x="362309" y="284672"/>
                            <a:ext cx="871377" cy="309916"/>
                            <a:chOff x="323290" y="259441"/>
                            <a:chExt cx="871410" cy="309929"/>
                          </a:xfrm>
                        </wpg:grpSpPr>
                        <wps:wsp>
                          <wps:cNvPr id="6605399" name="テキスト ボックス 22"/>
                          <wps:cNvSpPr txBox="1"/>
                          <wps:spPr>
                            <a:xfrm>
                              <a:off x="323290" y="259441"/>
                              <a:ext cx="515141" cy="307705"/>
                            </a:xfrm>
                            <a:prstGeom prst="rect">
                              <a:avLst/>
                            </a:prstGeom>
                            <a:noFill/>
                            <a:ln w="6350">
                              <a:noFill/>
                            </a:ln>
                          </wps:spPr>
                          <wps:txbx>
                            <w:txbxContent>
                              <w:p w14:paraId="656458B4" w14:textId="77777777" w:rsidR="00AA5E68" w:rsidRPr="009B1C3D" w:rsidRDefault="00AA5E68" w:rsidP="00AA5E6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2427743" name="グループ化 12427743"/>
                          <wpg:cNvGrpSpPr/>
                          <wpg:grpSpPr>
                            <a:xfrm>
                              <a:off x="679229" y="261665"/>
                              <a:ext cx="515471" cy="307705"/>
                              <a:chOff x="679229" y="261665"/>
                              <a:chExt cx="515471" cy="307705"/>
                            </a:xfrm>
                          </wpg:grpSpPr>
                          <wps:wsp>
                            <wps:cNvPr id="2078614610" name="正方形/長方形 2078614610"/>
                            <wps:cNvSpPr/>
                            <wps:spPr>
                              <a:xfrm>
                                <a:off x="722855" y="302921"/>
                                <a:ext cx="471845"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6883749" name="テキスト ボックス 53"/>
                            <wps:cNvSpPr txBox="1"/>
                            <wps:spPr>
                              <a:xfrm>
                                <a:off x="679229" y="261665"/>
                                <a:ext cx="410607" cy="307705"/>
                              </a:xfrm>
                              <a:prstGeom prst="rect">
                                <a:avLst/>
                              </a:prstGeom>
                              <a:noFill/>
                              <a:ln w="6350">
                                <a:noFill/>
                              </a:ln>
                            </wps:spPr>
                            <wps:txbx>
                              <w:txbxContent>
                                <w:p w14:paraId="55ABCCE1" w14:textId="77777777" w:rsidR="00AA5E68" w:rsidRDefault="00AA5E68" w:rsidP="00AA5E68">
                                  <w:pPr>
                                    <w:rPr>
                                      <w:rFonts w:eastAsia="游明朝" w:cs="Arial"/>
                                      <w:b/>
                                      <w:bCs/>
                                      <w:color w:val="000000"/>
                                      <w:sz w:val="18"/>
                                      <w:szCs w:val="18"/>
                                    </w:rPr>
                                  </w:pPr>
                                  <w:r>
                                    <w:rPr>
                                      <w:rFonts w:eastAsia="游明朝" w:cs="Arial" w:hint="eastAsia"/>
                                      <w:b/>
                                      <w:bCs/>
                                      <w:color w:val="000000"/>
                                      <w:sz w:val="18"/>
                                      <w:szCs w:val="18"/>
                                    </w:rPr>
                                    <w:t>376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80756748" name="フローチャート: 組合せ 2080756748"/>
                            <wps:cNvSpPr/>
                            <wps:spPr>
                              <a:xfrm>
                                <a:off x="1048807" y="37805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30201342" name="正方形/長方形 130201342"/>
                          <wps:cNvSpPr/>
                          <wps:spPr>
                            <a:xfrm>
                              <a:off x="1017217" y="34585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543756961" name="フローチャート: 処理 1817105384"/>
                        <wps:cNvSpPr/>
                        <wps:spPr>
                          <a:xfrm>
                            <a:off x="1306183" y="805851"/>
                            <a:ext cx="536236" cy="198976"/>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0D3C6CB" w14:textId="77777777" w:rsidR="00AA5E68" w:rsidRDefault="00AA5E68" w:rsidP="00AA5E68">
                              <w:pPr>
                                <w:jc w:val="center"/>
                                <w:rPr>
                                  <w:rFonts w:cs="Arial"/>
                                  <w:color w:val="000000"/>
                                  <w:sz w:val="16"/>
                                  <w:szCs w:val="16"/>
                                </w:rPr>
                              </w:pPr>
                              <w:r>
                                <w:rPr>
                                  <w:rFonts w:cs="Arial" w:hint="eastAsia"/>
                                  <w:color w:val="000000"/>
                                  <w:sz w:val="16"/>
                                  <w:szCs w:val="16"/>
                                </w:rPr>
                                <w:t xml:space="preserve">キャンセル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081665294" name="テキスト ボックス 22"/>
                        <wps:cNvSpPr txBox="1"/>
                        <wps:spPr>
                          <a:xfrm>
                            <a:off x="1302588" y="293298"/>
                            <a:ext cx="572662" cy="292554"/>
                          </a:xfrm>
                          <a:prstGeom prst="rect">
                            <a:avLst/>
                          </a:prstGeom>
                          <a:noFill/>
                          <a:ln w="6350">
                            <a:noFill/>
                          </a:ln>
                        </wps:spPr>
                        <wps:txbx>
                          <w:txbxContent>
                            <w:p w14:paraId="477E3037" w14:textId="77777777" w:rsidR="00AA5E68" w:rsidRPr="009B1C3D" w:rsidRDefault="00AA5E68" w:rsidP="00AA5E6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06985841" name="正方形/長方形 1796549577"/>
                        <wps:cNvSpPr/>
                        <wps:spPr>
                          <a:xfrm>
                            <a:off x="1846052" y="370936"/>
                            <a:ext cx="572662" cy="158667"/>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71308422" name="テキスト ボックス 22"/>
                        <wps:cNvSpPr txBox="1"/>
                        <wps:spPr>
                          <a:xfrm>
                            <a:off x="2355011" y="293298"/>
                            <a:ext cx="263277" cy="296472"/>
                          </a:xfrm>
                          <a:prstGeom prst="rect">
                            <a:avLst/>
                          </a:prstGeom>
                          <a:noFill/>
                          <a:ln w="6350">
                            <a:noFill/>
                          </a:ln>
                        </wps:spPr>
                        <wps:txbx>
                          <w:txbxContent>
                            <w:p w14:paraId="4F0C78FC" w14:textId="77777777" w:rsidR="00AA5E68" w:rsidRPr="009B1C3D" w:rsidRDefault="00AA5E68" w:rsidP="00AA5E6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31906008" name="正方形/長方形 1902631922"/>
                        <wps:cNvSpPr/>
                        <wps:spPr>
                          <a:xfrm>
                            <a:off x="2639683" y="370936"/>
                            <a:ext cx="310945" cy="175745"/>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52157642" name="テキスト ボックス 22"/>
                        <wps:cNvSpPr txBox="1"/>
                        <wps:spPr>
                          <a:xfrm>
                            <a:off x="2915728" y="310551"/>
                            <a:ext cx="263277" cy="285226"/>
                          </a:xfrm>
                          <a:prstGeom prst="rect">
                            <a:avLst/>
                          </a:prstGeom>
                          <a:noFill/>
                          <a:ln w="6350">
                            <a:noFill/>
                          </a:ln>
                        </wps:spPr>
                        <wps:txbx>
                          <w:txbxContent>
                            <w:p w14:paraId="2C8A2E92" w14:textId="77777777" w:rsidR="00AA5E68" w:rsidRPr="009B1C3D" w:rsidRDefault="00AA5E68" w:rsidP="00AA5E6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44326253" name="正方形/長方形 914889746"/>
                        <wps:cNvSpPr/>
                        <wps:spPr>
                          <a:xfrm>
                            <a:off x="3234905" y="370936"/>
                            <a:ext cx="310945" cy="175745"/>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50761191" name="テキスト ボックス 22"/>
                        <wps:cNvSpPr txBox="1"/>
                        <wps:spPr>
                          <a:xfrm>
                            <a:off x="3485071" y="310551"/>
                            <a:ext cx="263277" cy="280116"/>
                          </a:xfrm>
                          <a:prstGeom prst="rect">
                            <a:avLst/>
                          </a:prstGeom>
                          <a:noFill/>
                          <a:ln w="6350">
                            <a:noFill/>
                          </a:ln>
                        </wps:spPr>
                        <wps:txbx>
                          <w:txbxContent>
                            <w:p w14:paraId="6897EA8D" w14:textId="77777777" w:rsidR="00AA5E68" w:rsidRPr="009B1C3D" w:rsidRDefault="00AA5E68" w:rsidP="00AA5E6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84D765" id="グループ化 455" o:spid="_x0000_s1611" style="position:absolute;margin-left:82.35pt;margin-top:23.25pt;width:323.25pt;height:68.25pt;z-index:251658630;mso-width-relative:margin;mso-height-relative:margin" coordorigin="599,2623" coordsize="41059,86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">
                <v:shape id="フローチャート: 処理 388162357" o:spid="_x0000_s1612" type="#_x0000_t109" style="position:absolute;left:599;top:2623;width:41059;height:86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" fillcolor="#f2f2f2 [3052]" stroked="f" strokeweight="1pt">
                  <v:textbox inset="0,0,0,0">
                    <w:txbxContent>
                      <w:p w14:paraId="53F47CCB" w14:textId="4C50AA90" w:rsidR="00AA5E68" w:rsidRDefault="00AA5E68" w:rsidP="00AA5E68">
                        <w:pPr>
                          <w:rPr>
                            <w:rFonts w:ascii="ＭＳ ゴシック" w:eastAsia="游明朝" w:hAnsi="ＭＳ ゴシック" w:cs="Arial"/>
                            <w:color w:val="000000"/>
                            <w:sz w:val="16"/>
                            <w:szCs w:val="16"/>
                          </w:rPr>
                        </w:pPr>
                      </w:p>
                    </w:txbxContent>
                  </v:textbox>
                </v:shape>
                <v:group id="グループ化 450" o:spid="_x0000_s1613" style="position:absolute;left:3623;top:2846;width:8713;height:3099" coordorigin="3232,2594" coordsize="8714,30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">
                  <v:shape id="_x0000_s1614" type="#_x0000_t202" style="position:absolute;left:3232;top:2594;width:5152;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" filled="f" stroked="f" strokeweight=".5pt">
                    <v:textbox>
                      <w:txbxContent>
                        <w:p w14:paraId="656458B4" w14:textId="77777777" w:rsidR="00AA5E68" w:rsidRPr="009B1C3D" w:rsidRDefault="00AA5E68" w:rsidP="00AA5E6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v:textbox>
                  </v:shape>
                  <v:group id="グループ化 12427743" o:spid="_x0000_s1615" style="position:absolute;left:6792;top:2616;width:5155;height:3077" coordorigin="6792,2616" coordsize="5154,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">
                    <v:rect id="正方形/長方形 2078614610" o:spid="_x0000_s1616" style="position:absolute;left:7228;top:3029;width:471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" fillcolor="white [3212]" strokecolor="#a5a5a5 [2092]" strokeweight=".5pt"/>
                    <v:shape id="_x0000_s1617" type="#_x0000_t202" style="position:absolute;left:6792;top:2616;width:4106;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" filled="f" stroked="f" strokeweight=".5pt">
                      <v:textbox>
                        <w:txbxContent>
                          <w:p w14:paraId="55ABCCE1" w14:textId="77777777" w:rsidR="00AA5E68" w:rsidRDefault="00AA5E68" w:rsidP="00AA5E68">
                            <w:pPr>
                              <w:rPr>
                                <w:rFonts w:eastAsia="游明朝" w:cs="Arial"/>
                                <w:b/>
                                <w:bCs/>
                                <w:color w:val="000000"/>
                                <w:sz w:val="18"/>
                                <w:szCs w:val="18"/>
                              </w:rPr>
                            </w:pPr>
                            <w:r>
                              <w:rPr>
                                <w:rFonts w:eastAsia="游明朝" w:cs="Arial" w:hint="eastAsia"/>
                                <w:b/>
                                <w:bCs/>
                                <w:color w:val="000000"/>
                                <w:sz w:val="18"/>
                                <w:szCs w:val="18"/>
                              </w:rPr>
                              <w:t>376</w:t>
                            </w:r>
                          </w:p>
                        </w:txbxContent>
                      </v:textbox>
                    </v:shape>
                    <v:shape id="フローチャート: 組合せ 2080756748" o:spid="_x0000_s1618" type="#_x0000_t128" style="position:absolute;left:10488;top:3780;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" filled="f" strokecolor="black [3213]" strokeweight=".5pt"/>
                  </v:group>
                  <v:rect id="正方形/長方形 130201342" o:spid="_x0000_s1619" style="position:absolute;left:10172;top:3458;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" fillcolor="white [3212]" strokecolor="white [3212]" strokeweight="1pt"/>
                </v:group>
                <v:shape id="フローチャート: 処理 1817105384" o:spid="_x0000_s1620" type="#_x0000_t109" style="position:absolute;left:13061;top:8058;width:5363;height:19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" fillcolor="#e7e6e6 [3214]" strokecolor="#f2f2f2 [3052]" strokeweight="1pt">
                  <v:shadow on="t" color="black" opacity="26214f" origin="-.5,-.5" offset=".24944mm,.24944mm"/>
                  <v:textbox inset="0,0,0,0">
                    <w:txbxContent>
                      <w:p w14:paraId="30D3C6CB" w14:textId="77777777" w:rsidR="00AA5E68" w:rsidRDefault="00AA5E68" w:rsidP="00AA5E68">
                        <w:pPr>
                          <w:jc w:val="center"/>
                          <w:rPr>
                            <w:rFonts w:cs="Arial"/>
                            <w:color w:val="000000"/>
                            <w:sz w:val="16"/>
                            <w:szCs w:val="16"/>
                          </w:rPr>
                        </w:pPr>
                        <w:r>
                          <w:rPr>
                            <w:rFonts w:cs="Arial" w:hint="eastAsia"/>
                            <w:color w:val="000000"/>
                            <w:sz w:val="16"/>
                            <w:szCs w:val="16"/>
                          </w:rPr>
                          <w:t xml:space="preserve">キャンセル　</w:t>
                        </w:r>
                      </w:p>
                    </w:txbxContent>
                  </v:textbox>
                </v:shape>
                <v:shape id="_x0000_s1621" type="#_x0000_t202" style="position:absolute;left:13025;top:2932;width:5727;height:29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" filled="f" stroked="f" strokeweight=".5pt">
                  <v:textbox>
                    <w:txbxContent>
                      <w:p w14:paraId="477E3037" w14:textId="77777777" w:rsidR="00AA5E68" w:rsidRPr="009B1C3D" w:rsidRDefault="00AA5E68" w:rsidP="00AA5E6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v:textbox>
                </v:shape>
                <v:rect id="正方形/長方形 1796549577" o:spid="_x0000_s1622" style="position:absolute;left:18460;top:3709;width:5727;height:15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" fillcolor="white [3212]" stroked="f" strokeweight="0"/>
                <v:shape id="_x0000_s1623" type="#_x0000_t202" style="position:absolute;left:23550;top:2932;width:2632;height:29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" filled="f" stroked="f" strokeweight=".5pt">
                  <v:textbox>
                    <w:txbxContent>
                      <w:p w14:paraId="4F0C78FC" w14:textId="77777777" w:rsidR="00AA5E68" w:rsidRPr="009B1C3D" w:rsidRDefault="00AA5E68" w:rsidP="00AA5E6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v:textbox>
                </v:shape>
                <v:rect id="正方形/長方形 1902631922" o:spid="_x0000_s1624" style="position:absolute;left:26396;top:3709;width:3110;height:17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" fillcolor="white [3212]" stroked="f" strokeweight="0"/>
                <v:shape id="_x0000_s1625" type="#_x0000_t202" style="position:absolute;left:29157;top:3105;width:2633;height:28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" filled="f" stroked="f" strokeweight=".5pt">
                  <v:textbox>
                    <w:txbxContent>
                      <w:p w14:paraId="2C8A2E92" w14:textId="77777777" w:rsidR="00AA5E68" w:rsidRPr="009B1C3D" w:rsidRDefault="00AA5E68" w:rsidP="00AA5E6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v:textbox>
                </v:shape>
                <v:rect id="正方形/長方形 914889746" o:spid="_x0000_s1626" style="position:absolute;left:32349;top:3709;width:3109;height:17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" fillcolor="white [3212]" stroked="f" strokeweight="0"/>
                <v:shape id="_x0000_s1627" type="#_x0000_t202" style="position:absolute;left:34850;top:3105;width:2633;height:2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" filled="f" stroked="f" strokeweight=".5pt">
                  <v:textbox>
                    <w:txbxContent>
                      <w:p w14:paraId="6897EA8D" w14:textId="77777777" w:rsidR="00AA5E68" w:rsidRPr="009B1C3D" w:rsidRDefault="00AA5E68" w:rsidP="00AA5E68">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v:textbox>
                </v:shape>
              </v:group>
            </w:pict>
          </mc:Fallback>
        </mc:AlternateContent>
      </w:r>
      <w:bookmarkEnd w:id="247"/>
      <w:bookmarkEnd w:id="248"/>
      <w:bookmarkEnd w:id="249"/>
      <w:bookmarkEnd w:id="250"/>
      <w:bookmarkEnd w:id="251"/>
      <w:bookmarkEnd w:id="252"/>
      <w:bookmarkEnd w:id="253"/>
    </w:p>
    <w:p w14:paraId="14894C58" w14:textId="7465D649" w:rsidR="00D7437D" w:rsidRDefault="00D7437D" w:rsidP="00D7437D">
      <w:pPr>
        <w:widowControl/>
        <w:jc w:val="left"/>
      </w:pPr>
    </w:p>
    <w:p w14:paraId="7AB8BA40" w14:textId="43DDD9B3" w:rsidR="00D7437D" w:rsidRDefault="00D7437D" w:rsidP="00D7437D">
      <w:pPr>
        <w:widowControl/>
        <w:jc w:val="left"/>
      </w:pPr>
    </w:p>
    <w:p w14:paraId="4BC07F6D" w14:textId="323492D2" w:rsidR="00D7437D" w:rsidRDefault="00F461D0" w:rsidP="00D7437D">
      <w:pPr>
        <w:widowControl/>
        <w:jc w:val="left"/>
      </w:pPr>
      <w:bookmarkStart w:id="254" w:name="_Toc231950633"/>
      <w:bookmarkStart w:id="255" w:name="_Toc232068336"/>
      <w:bookmarkStart w:id="256" w:name="_Toc232632950"/>
      <w:bookmarkStart w:id="257" w:name="_Toc232635808"/>
      <w:bookmarkStart w:id="258" w:name="_Toc234575157"/>
      <w:bookmarkStart w:id="259" w:name="_Toc234575841"/>
      <w:bookmarkStart w:id="260" w:name="_Toc234940549"/>
      <w:r>
        <w:rPr>
          <w:noProof/>
        </w:rPr>
        <mc:AlternateContent>
          <mc:Choice Requires="wps">
            <w:drawing>
              <wp:anchor distT="0" distB="0" distL="114300" distR="114300" simplePos="0" relativeHeight="251658488" behindDoc="0" locked="0" layoutInCell="1" allowOverlap="1" wp14:anchorId="2A0EB647" wp14:editId="79FD5EE5">
                <wp:simplePos x="0" y="0"/>
                <wp:positionH relativeFrom="column">
                  <wp:posOffset>3162930</wp:posOffset>
                </wp:positionH>
                <wp:positionV relativeFrom="paragraph">
                  <wp:posOffset>78332</wp:posOffset>
                </wp:positionV>
                <wp:extent cx="536208" cy="204121"/>
                <wp:effectExtent l="0" t="0" r="0" b="0"/>
                <wp:wrapNone/>
                <wp:docPr id="1898925687" name="フローチャート: 処理 687948762"/>
                <wp:cNvGraphicFramePr/>
                <a:graphic xmlns:a="http://schemas.openxmlformats.org/drawingml/2006/main">
                  <a:graphicData uri="http://schemas.microsoft.com/office/word/2010/wordprocessingShape">
                    <wps:wsp>
                      <wps:cNvSpPr/>
                      <wps:spPr>
                        <a:xfrm>
                          <a:off x="0" y="0"/>
                          <a:ext cx="536208" cy="204121"/>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06BB9C76" w14:textId="77777777" w:rsidR="00F461D0" w:rsidRDefault="00F461D0" w:rsidP="00F461D0">
                            <w:pPr>
                              <w:jc w:val="center"/>
                              <w:rPr>
                                <w:rFonts w:cs="Arial"/>
                                <w:color w:val="000000"/>
                                <w:sz w:val="16"/>
                                <w:szCs w:val="16"/>
                              </w:rPr>
                            </w:pPr>
                            <w:r>
                              <w:rPr>
                                <w:rFonts w:cs="Arial" w:hint="eastAsia"/>
                                <w:color w:val="000000"/>
                                <w:sz w:val="16"/>
                                <w:szCs w:val="16"/>
                              </w:rPr>
                              <w:t xml:space="preserve">予約確認　</w:t>
                            </w: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2A0EB647" id="フローチャート: 処理 687948762" o:spid="_x0000_s1628" type="#_x0000_t109" style="position:absolute;margin-left:249.05pt;margin-top:6.15pt;width:42.2pt;height:16.05pt;z-index:251658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" fillcolor="#e7e6e6 [3214]" strokecolor="#f2f2f2 [3052]" strokeweight="1pt">
                <v:shadow on="t" color="black" opacity="26214f" origin="-.5,-.5" offset=".24944mm,.24944mm"/>
                <v:textbox inset="0,0,0,0">
                  <w:txbxContent>
                    <w:p w14:paraId="06BB9C76" w14:textId="77777777" w:rsidR="00F461D0" w:rsidRDefault="00F461D0" w:rsidP="00F461D0">
                      <w:pPr>
                        <w:jc w:val="center"/>
                        <w:rPr>
                          <w:rFonts w:cs="Arial"/>
                          <w:color w:val="000000"/>
                          <w:sz w:val="16"/>
                          <w:szCs w:val="16"/>
                        </w:rPr>
                      </w:pPr>
                      <w:r>
                        <w:rPr>
                          <w:rFonts w:cs="Arial" w:hint="eastAsia"/>
                          <w:color w:val="000000"/>
                          <w:sz w:val="16"/>
                          <w:szCs w:val="16"/>
                        </w:rPr>
                        <w:t xml:space="preserve">予約確認　</w:t>
                      </w:r>
                    </w:p>
                  </w:txbxContent>
                </v:textbox>
              </v:shape>
            </w:pict>
          </mc:Fallback>
        </mc:AlternateContent>
      </w:r>
      <w:bookmarkEnd w:id="254"/>
      <w:bookmarkEnd w:id="255"/>
      <w:bookmarkEnd w:id="256"/>
      <w:bookmarkEnd w:id="257"/>
      <w:bookmarkEnd w:id="258"/>
      <w:bookmarkEnd w:id="259"/>
      <w:bookmarkEnd w:id="260"/>
    </w:p>
    <w:p w14:paraId="23A3B856" w14:textId="4C3C8B32" w:rsidR="00D7437D" w:rsidRDefault="00D7437D" w:rsidP="00D7437D">
      <w:pPr>
        <w:widowControl/>
        <w:jc w:val="left"/>
      </w:pPr>
    </w:p>
    <w:p w14:paraId="62187AA5" w14:textId="7BC89E6C" w:rsidR="00D7437D" w:rsidRDefault="00AC7D78" w:rsidP="00D7437D">
      <w:pPr>
        <w:widowControl/>
        <w:jc w:val="left"/>
      </w:pPr>
      <w:bookmarkStart w:id="261" w:name="_Toc234575158"/>
      <w:bookmarkStart w:id="262" w:name="_Toc234575842"/>
      <w:bookmarkStart w:id="263" w:name="_Toc234940550"/>
      <w:r>
        <w:rPr>
          <w:noProof/>
        </w:rPr>
        <mc:AlternateContent>
          <mc:Choice Requires="wps">
            <w:drawing>
              <wp:anchor distT="0" distB="0" distL="114300" distR="114300" simplePos="0" relativeHeight="251658552" behindDoc="0" locked="0" layoutInCell="1" allowOverlap="1" wp14:anchorId="6FE5DEF4" wp14:editId="089EE427">
                <wp:simplePos x="0" y="0"/>
                <wp:positionH relativeFrom="column">
                  <wp:posOffset>4149850</wp:posOffset>
                </wp:positionH>
                <wp:positionV relativeFrom="paragraph">
                  <wp:posOffset>224140</wp:posOffset>
                </wp:positionV>
                <wp:extent cx="471158" cy="219329"/>
                <wp:effectExtent l="0" t="0" r="0" b="0"/>
                <wp:wrapNone/>
                <wp:docPr id="2030327804" name="フローチャート: 処理 1"/>
                <wp:cNvGraphicFramePr/>
                <a:graphic xmlns:a="http://schemas.openxmlformats.org/drawingml/2006/main">
                  <a:graphicData uri="http://schemas.microsoft.com/office/word/2010/wordprocessingShape">
                    <wps:wsp>
                      <wps:cNvSpPr/>
                      <wps:spPr>
                        <a:xfrm>
                          <a:off x="0" y="0"/>
                          <a:ext cx="471158" cy="219329"/>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3AD2FAB8" w14:textId="6B8A63AB" w:rsidR="00776526" w:rsidRPr="00A5547C" w:rsidRDefault="00776526" w:rsidP="00776526">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6FE5DEF4" id="_x0000_s1629" type="#_x0000_t109" style="position:absolute;margin-left:326.75pt;margin-top:17.65pt;width:37.1pt;height:17.25pt;z-index:251658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" fillcolor="#e7e6e6" strokecolor="#f2f2f2" strokeweight="1pt">
                <v:shadow on="t" color="black" opacity="26214f" origin="-.5,-.5" offset=".24944mm,.24944mm"/>
                <v:textbox inset="0,0,0,0">
                  <w:txbxContent>
                    <w:p w14:paraId="3AD2FAB8" w14:textId="6B8A63AB" w:rsidR="00776526" w:rsidRPr="00A5547C" w:rsidRDefault="00776526" w:rsidP="00776526">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bookmarkEnd w:id="261"/>
      <w:bookmarkEnd w:id="262"/>
      <w:bookmarkEnd w:id="263"/>
      <w:r>
        <w:rPr>
          <w:noProof/>
        </w:rPr>
        <mc:AlternateContent>
          <mc:Choice Requires="wps">
            <w:drawing>
              <wp:anchor distT="0" distB="0" distL="114300" distR="114300" simplePos="0" relativeHeight="251658503" behindDoc="0" locked="0" layoutInCell="1" allowOverlap="1" wp14:anchorId="24CD0B70" wp14:editId="354652BF">
                <wp:simplePos x="0" y="0"/>
                <wp:positionH relativeFrom="column">
                  <wp:posOffset>3162997</wp:posOffset>
                </wp:positionH>
                <wp:positionV relativeFrom="paragraph">
                  <wp:posOffset>224514</wp:posOffset>
                </wp:positionV>
                <wp:extent cx="657727" cy="236010"/>
                <wp:effectExtent l="57150" t="57150" r="85725" b="69215"/>
                <wp:wrapNone/>
                <wp:docPr id="1612376981" name="フローチャート: 処理 1"/>
                <wp:cNvGraphicFramePr/>
                <a:graphic xmlns:a="http://schemas.openxmlformats.org/drawingml/2006/main">
                  <a:graphicData uri="http://schemas.microsoft.com/office/word/2010/wordprocessingShape">
                    <wps:wsp>
                      <wps:cNvSpPr/>
                      <wps:spPr>
                        <a:xfrm>
                          <a:off x="0" y="0"/>
                          <a:ext cx="657727" cy="23601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2555244B" w14:textId="4F8A7095"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D0B70" id="_x0000_s1630" type="#_x0000_t109" style="position:absolute;margin-left:249.05pt;margin-top:17.7pt;width:51.8pt;height:18.6pt;z-index:2516585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" fillcolor="#e7e6e6" strokecolor="#f2f2f2" strokeweight="1pt">
                <v:shadow on="t" color="black" opacity="26214f" origin="-.5,-.5" offset=".24944mm,.24944mm"/>
                <v:textbox inset="0,0,0,0">
                  <w:txbxContent>
                    <w:p w14:paraId="2555244B" w14:textId="4F8A7095"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2979D4FE" w14:textId="40A457C9" w:rsidR="00D7437D" w:rsidRDefault="00D7437D" w:rsidP="00D7437D">
      <w:pPr>
        <w:widowControl/>
        <w:jc w:val="left"/>
      </w:pPr>
    </w:p>
    <w:p w14:paraId="06B35D95" w14:textId="5EC5BA4B" w:rsidR="00D7437D" w:rsidRDefault="00D7437D" w:rsidP="00D7437D">
      <w:pPr>
        <w:widowControl/>
        <w:jc w:val="left"/>
      </w:pPr>
    </w:p>
    <w:p w14:paraId="464B9845" w14:textId="0BF08E2D" w:rsidR="003F13E2" w:rsidRDefault="00D7437D" w:rsidP="00D7437D">
      <w:pPr>
        <w:pStyle w:val="a4"/>
        <w:ind w:leftChars="572" w:left="1201"/>
        <w:jc w:val="left"/>
      </w:pPr>
      <w:r>
        <w:rPr>
          <w:rFonts w:hint="eastAsia"/>
        </w:rPr>
        <w:t>有効操作及び遷移先：</w:t>
      </w:r>
    </w:p>
    <w:p w14:paraId="2934C0FA" w14:textId="710EC137" w:rsidR="00D7437D" w:rsidRDefault="00D7437D" w:rsidP="00D7437D">
      <w:pPr>
        <w:pStyle w:val="a4"/>
        <w:ind w:leftChars="572" w:left="1201"/>
        <w:jc w:val="left"/>
      </w:pPr>
      <w:r>
        <w:rPr>
          <w:rFonts w:hint="eastAsia"/>
        </w:rPr>
        <w:t>教室選択：「教室選択コンボボックス」にて予約確認をする教室を選択可能</w:t>
      </w:r>
    </w:p>
    <w:p w14:paraId="1482FBF2" w14:textId="641EF6E7" w:rsidR="00D7437D" w:rsidRDefault="00D7437D" w:rsidP="00D7437D">
      <w:pPr>
        <w:pStyle w:val="a4"/>
        <w:ind w:leftChars="572" w:left="1201"/>
        <w:jc w:val="left"/>
      </w:pPr>
      <w:r>
        <w:rPr>
          <w:rFonts w:hint="eastAsia"/>
        </w:rPr>
        <w:t>予約年入力：入力値をエコーバック。入力時遷移なし</w:t>
      </w:r>
    </w:p>
    <w:p w14:paraId="0B2CEC10" w14:textId="6E9D9235" w:rsidR="00D7437D" w:rsidRDefault="00D7437D" w:rsidP="00D7437D">
      <w:pPr>
        <w:pStyle w:val="a4"/>
        <w:ind w:leftChars="572" w:left="1201"/>
        <w:jc w:val="left"/>
      </w:pPr>
      <w:r>
        <w:rPr>
          <w:rFonts w:hint="eastAsia"/>
        </w:rPr>
        <w:t>予約月入力：入力値をエコーバック。入力時遷移なし</w:t>
      </w:r>
    </w:p>
    <w:p w14:paraId="25390058" w14:textId="4780E02B" w:rsidR="00D7437D" w:rsidRDefault="00D7437D" w:rsidP="00D7437D">
      <w:pPr>
        <w:pStyle w:val="a4"/>
        <w:ind w:leftChars="572" w:left="1201"/>
        <w:jc w:val="left"/>
      </w:pPr>
      <w:r>
        <w:rPr>
          <w:rFonts w:hint="eastAsia"/>
        </w:rPr>
        <w:t>予約日入力：入力値をエコーバック。入力時遷移なし</w:t>
      </w:r>
    </w:p>
    <w:p w14:paraId="38487A3D" w14:textId="20B15A03" w:rsidR="00D7437D" w:rsidRDefault="00D7437D" w:rsidP="00D7437D">
      <w:pPr>
        <w:pStyle w:val="a4"/>
        <w:ind w:leftChars="572" w:left="1201"/>
        <w:jc w:val="left"/>
      </w:pPr>
      <w:r>
        <w:rPr>
          <w:rFonts w:hint="eastAsia"/>
        </w:rPr>
        <w:t>「キャンセルボタン</w:t>
      </w:r>
      <w:r w:rsidR="00BD054D">
        <w:rPr>
          <w:rFonts w:hint="eastAsia"/>
        </w:rPr>
        <w:t>」</w:t>
      </w:r>
      <w:r>
        <w:rPr>
          <w:rFonts w:hint="eastAsia"/>
        </w:rPr>
        <w:t xml:space="preserve">押下→ </w:t>
      </w:r>
      <w:r>
        <w:t>4.3.1</w:t>
      </w:r>
      <w:r w:rsidR="00BD054D">
        <w:rPr>
          <w:rFonts w:hint="eastAsia"/>
        </w:rPr>
        <w:t xml:space="preserve">　システム起動時</w:t>
      </w:r>
      <w:r w:rsidR="00A509CB">
        <w:rPr>
          <w:rFonts w:hint="eastAsia"/>
        </w:rPr>
        <w:t>（各ボタン操作が可能）</w:t>
      </w:r>
      <w:r w:rsidR="00BD054D">
        <w:rPr>
          <w:rFonts w:hint="eastAsia"/>
        </w:rPr>
        <w:t>に遷移</w:t>
      </w:r>
    </w:p>
    <w:p w14:paraId="4B7F88BA" w14:textId="7A0F7772" w:rsidR="00BD054D" w:rsidRDefault="00BD054D" w:rsidP="00D7437D">
      <w:pPr>
        <w:pStyle w:val="a4"/>
        <w:ind w:leftChars="572" w:left="1201"/>
        <w:jc w:val="left"/>
      </w:pPr>
      <w:r>
        <w:rPr>
          <w:rFonts w:hint="eastAsia"/>
        </w:rPr>
        <w:t>「予約確認ボタン」押下→予約確認成功時</w:t>
      </w:r>
      <w:r>
        <w:t>4.3.7.2</w:t>
      </w:r>
      <w:r>
        <w:rPr>
          <w:rFonts w:hint="eastAsia"/>
        </w:rPr>
        <w:t>予約状況確認成功に遷移</w:t>
      </w:r>
    </w:p>
    <w:p w14:paraId="72D6F5AE" w14:textId="7A465C0C" w:rsidR="00BD054D" w:rsidRDefault="00BD054D" w:rsidP="00BD054D">
      <w:pPr>
        <w:pStyle w:val="a4"/>
        <w:ind w:leftChars="572" w:left="1201" w:firstLineChars="1200" w:firstLine="2520"/>
        <w:jc w:val="left"/>
      </w:pPr>
      <w:r>
        <w:rPr>
          <w:rFonts w:hint="eastAsia"/>
        </w:rPr>
        <w:t>予約確認失敗時</w:t>
      </w:r>
      <w:r>
        <w:t>4.3.7.3</w:t>
      </w:r>
      <w:r>
        <w:rPr>
          <w:rFonts w:hint="eastAsia"/>
        </w:rPr>
        <w:t>予約状況堪忍失敗に遷移</w:t>
      </w:r>
    </w:p>
    <w:p w14:paraId="36E0F5E9" w14:textId="5562A723" w:rsidR="00BD054D" w:rsidRDefault="00BD054D" w:rsidP="00BD054D">
      <w:pPr>
        <w:jc w:val="left"/>
      </w:pPr>
      <w:r>
        <w:rPr>
          <w:rFonts w:hint="eastAsia"/>
        </w:rPr>
        <w:t xml:space="preserve">　　　　　※予約状況確認失敗の要因については、</w:t>
      </w:r>
      <w:r>
        <w:t>3.1.3</w:t>
      </w:r>
      <w:r>
        <w:rPr>
          <w:rFonts w:hint="eastAsia"/>
        </w:rPr>
        <w:t>の「予約状況確認時」を参照</w:t>
      </w:r>
    </w:p>
    <w:p w14:paraId="45BDFD12" w14:textId="5905FF2D" w:rsidR="00BD054D" w:rsidRDefault="00BD054D" w:rsidP="00BD054D">
      <w:pPr>
        <w:widowControl/>
        <w:jc w:val="left"/>
      </w:pPr>
    </w:p>
    <w:p w14:paraId="51987777" w14:textId="1210440E" w:rsidR="00BD054D" w:rsidRPr="00BD054D" w:rsidRDefault="00BD054D" w:rsidP="00D10014">
      <w:pPr>
        <w:pStyle w:val="a4"/>
        <w:widowControl/>
        <w:numPr>
          <w:ilvl w:val="3"/>
          <w:numId w:val="1"/>
        </w:numPr>
        <w:ind w:leftChars="0"/>
        <w:jc w:val="left"/>
        <w:outlineLvl w:val="3"/>
      </w:pPr>
      <w:bookmarkStart w:id="264" w:name="_Toc234940551"/>
      <w:r>
        <w:rPr>
          <w:rFonts w:hint="eastAsia"/>
        </w:rPr>
        <w:t>未ログイン中の予約</w:t>
      </w:r>
      <w:r w:rsidR="00DD4D58">
        <w:rPr>
          <w:rFonts w:hint="eastAsia"/>
        </w:rPr>
        <w:t>確認状況取得成功</w:t>
      </w:r>
      <w:bookmarkEnd w:id="264"/>
    </w:p>
    <w:p w14:paraId="1CF7C47B" w14:textId="36FFA066" w:rsidR="00D55DA5" w:rsidRDefault="00D55DA5" w:rsidP="00BD054D">
      <w:pPr>
        <w:jc w:val="left"/>
      </w:pPr>
      <w:r>
        <w:rPr>
          <w:noProof/>
        </w:rPr>
        <mc:AlternateContent>
          <mc:Choice Requires="wpg">
            <w:drawing>
              <wp:anchor distT="0" distB="0" distL="114300" distR="114300" simplePos="0" relativeHeight="251658631" behindDoc="1" locked="0" layoutInCell="1" allowOverlap="1" wp14:anchorId="5441135F" wp14:editId="111791D8">
                <wp:simplePos x="0" y="0"/>
                <wp:positionH relativeFrom="column">
                  <wp:posOffset>402838</wp:posOffset>
                </wp:positionH>
                <wp:positionV relativeFrom="paragraph">
                  <wp:posOffset>7434</wp:posOffset>
                </wp:positionV>
                <wp:extent cx="5769610" cy="2679700"/>
                <wp:effectExtent l="38100" t="0" r="34290" b="38100"/>
                <wp:wrapNone/>
                <wp:docPr id="1864614143" name="グループ化 1"/>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1414719219" name="グループ化 1414719219"/>
                        <wpg:cNvGrpSpPr/>
                        <wpg:grpSpPr>
                          <a:xfrm>
                            <a:off x="0" y="0"/>
                            <a:ext cx="5769610" cy="2679700"/>
                            <a:chOff x="0" y="0"/>
                            <a:chExt cx="5769763" cy="2679818"/>
                          </a:xfrm>
                        </wpg:grpSpPr>
                        <wps:wsp>
                          <wps:cNvPr id="1828795690" name="正方形/長方形 1828795690"/>
                          <wps:cNvSpPr/>
                          <wps:spPr>
                            <a:xfrm>
                              <a:off x="0" y="47130"/>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6742036" name="フローチャート: 処理 2086742036"/>
                          <wps:cNvSpPr/>
                          <wps:spPr>
                            <a:xfrm>
                              <a:off x="223594" y="928165"/>
                              <a:ext cx="5368290" cy="1389686"/>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6772CF5" w14:textId="77777777" w:rsidR="00BD054D" w:rsidRPr="008E4BAC" w:rsidRDefault="00BD054D" w:rsidP="00BD054D">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53418035" name="テキスト ボックス 1053418035"/>
                          <wps:cNvSpPr txBox="1"/>
                          <wps:spPr>
                            <a:xfrm>
                              <a:off x="4661688" y="0"/>
                              <a:ext cx="1108075" cy="324485"/>
                            </a:xfrm>
                            <a:prstGeom prst="rect">
                              <a:avLst/>
                            </a:prstGeom>
                            <a:noFill/>
                            <a:ln w="6350">
                              <a:noFill/>
                            </a:ln>
                          </wps:spPr>
                          <wps:txbx>
                            <w:txbxContent>
                              <w:p w14:paraId="7504705E" w14:textId="77777777" w:rsidR="00BD054D" w:rsidRPr="00DC0354" w:rsidRDefault="00BD054D" w:rsidP="00BD054D">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9284277" name="テキスト ボックス 1159284277"/>
                          <wps:cNvSpPr txBox="1"/>
                          <wps:spPr>
                            <a:xfrm>
                              <a:off x="897296" y="233606"/>
                              <a:ext cx="1100455" cy="260985"/>
                            </a:xfrm>
                            <a:prstGeom prst="rect">
                              <a:avLst/>
                            </a:prstGeom>
                            <a:noFill/>
                            <a:ln w="6350">
                              <a:noFill/>
                            </a:ln>
                          </wps:spPr>
                          <wps:txbx>
                            <w:txbxContent>
                              <w:p w14:paraId="4657BD49" w14:textId="77777777" w:rsidR="00BD054D" w:rsidRPr="00AD64C6" w:rsidRDefault="00BD054D" w:rsidP="00BD054D">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7872004" name="テキスト ボックス 417872004"/>
                          <wps:cNvSpPr txBox="1"/>
                          <wps:spPr>
                            <a:xfrm>
                              <a:off x="2819539" y="223594"/>
                              <a:ext cx="791210" cy="260985"/>
                            </a:xfrm>
                            <a:prstGeom prst="rect">
                              <a:avLst/>
                            </a:prstGeom>
                            <a:noFill/>
                            <a:ln w="6350">
                              <a:noFill/>
                            </a:ln>
                          </wps:spPr>
                          <wps:txbx>
                            <w:txbxContent>
                              <w:p w14:paraId="2F056C04" w14:textId="77777777" w:rsidR="00BD054D" w:rsidRPr="00AD64C6" w:rsidRDefault="00BD054D" w:rsidP="00BD054D">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6281157" name="フローチャート: 処理 476281157"/>
                          <wps:cNvSpPr/>
                          <wps:spPr>
                            <a:xfrm>
                              <a:off x="3530785" y="270733"/>
                              <a:ext cx="1172845" cy="22669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E0DAEC4" w14:textId="77777777" w:rsidR="00BD054D" w:rsidRPr="008E4BAC" w:rsidRDefault="00BD054D" w:rsidP="00BD054D">
                                <w:pPr>
                                  <w:ind w:firstLineChars="100" w:firstLine="160"/>
                                  <w:jc w:val="left"/>
                                  <w:rPr>
                                    <w:rFonts w:ascii="ＭＳ ゴシック" w:eastAsia="ＭＳ ゴシック" w:hAnsi="ＭＳ ゴシック"/>
                                    <w:color w:val="000000" w:themeColor="text1"/>
                                    <w:sz w:val="16"/>
                                    <w:szCs w:val="16"/>
                                  </w:rPr>
                                </w:pPr>
                                <w:r w:rsidRPr="008E4BAC">
                                  <w:rPr>
                                    <w:rFonts w:ascii="ＭＳ ゴシック" w:eastAsia="ＭＳ ゴシック" w:hAnsi="ＭＳ ゴシック" w:hint="eastAsia"/>
                                    <w:color w:val="000000" w:themeColor="text1"/>
                                    <w:sz w:val="16"/>
                                    <w:szCs w:val="16"/>
                                  </w:rPr>
                                  <w:t>未ログイン</w:t>
                                </w: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14128568" name="フローチャート: 処理 2014128568"/>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DF682D2" w14:textId="77777777" w:rsidR="00BD054D" w:rsidRPr="00A5547C" w:rsidRDefault="00BD054D" w:rsidP="00BD054D">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ログイン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29920708" name="テキスト ボックス 2029920708"/>
                          <wps:cNvSpPr txBox="1"/>
                          <wps:spPr>
                            <a:xfrm>
                              <a:off x="1998581" y="540631"/>
                              <a:ext cx="520608" cy="287002"/>
                            </a:xfrm>
                            <a:prstGeom prst="rect">
                              <a:avLst/>
                            </a:prstGeom>
                            <a:noFill/>
                            <a:ln w="6350">
                              <a:noFill/>
                            </a:ln>
                          </wps:spPr>
                          <wps:txbx>
                            <w:txbxContent>
                              <w:p w14:paraId="2505A89A" w14:textId="77777777" w:rsidR="00BD054D" w:rsidRPr="00AD64C6" w:rsidRDefault="00BD054D" w:rsidP="00BD054D">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058251" name="正方形/長方形 77058251"/>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5051133" name="テキスト ボックス 1955051133"/>
                          <wps:cNvSpPr txBox="1"/>
                          <wps:spPr>
                            <a:xfrm>
                              <a:off x="2359002" y="530619"/>
                              <a:ext cx="378497" cy="287002"/>
                            </a:xfrm>
                            <a:prstGeom prst="rect">
                              <a:avLst/>
                            </a:prstGeom>
                            <a:noFill/>
                            <a:ln w="6350">
                              <a:noFill/>
                            </a:ln>
                          </wps:spPr>
                          <wps:txbx>
                            <w:txbxContent>
                              <w:p w14:paraId="6521EE97" w14:textId="77777777" w:rsidR="00BD054D" w:rsidRPr="0075349F" w:rsidRDefault="00BD054D" w:rsidP="00BD054D">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677914811" name="グループ化 1677914811"/>
                          <wpg:cNvGrpSpPr/>
                          <wpg:grpSpPr>
                            <a:xfrm>
                              <a:off x="2706073" y="637410"/>
                              <a:ext cx="153512" cy="90105"/>
                              <a:chOff x="0" y="0"/>
                              <a:chExt cx="153512" cy="90105"/>
                            </a:xfrm>
                          </wpg:grpSpPr>
                          <wps:wsp>
                            <wps:cNvPr id="1009095260" name="フローチャート: 組合せ 1009095260"/>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5418603" name="正方形/長方形 935418603"/>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37471708" name="フローチャート: 処理 837471708"/>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1CAFE1B" w14:textId="77777777" w:rsidR="00BD054D" w:rsidRPr="00A5547C" w:rsidRDefault="00BD054D" w:rsidP="00BD054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829337572" name="フローチャート: 処理 1"/>
                        <wps:cNvSpPr/>
                        <wps:spPr>
                          <a:xfrm>
                            <a:off x="1503876" y="2375241"/>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43833730" w14:textId="77777777" w:rsidR="00BD054D" w:rsidRPr="00A5547C" w:rsidRDefault="00BD054D" w:rsidP="00BD054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5441135F" id="_x0000_s1631" style="position:absolute;margin-left:31.7pt;margin-top:.6pt;width:454.3pt;height:211pt;z-index:-251657849" coordsize="57696,267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">
                <v:group id="グループ化 1414719219" o:spid="_x0000_s1632"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">
                  <v:rect id="正方形/長方形 1828795690" o:spid="_x0000_s1633"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" fillcolor="white [3212]" strokecolor="black [3213]" strokeweight="1pt"/>
                  <v:shape id="フローチャート: 処理 2086742036" o:spid="_x0000_s1634"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" fillcolor="#d8d8d8 [2732]" strokecolor="white [3212]" strokeweight="1pt">
                    <v:textbox inset="0,0,0,0">
                      <w:txbxContent>
                        <w:p w14:paraId="16772CF5" w14:textId="77777777" w:rsidR="00BD054D" w:rsidRPr="008E4BAC" w:rsidRDefault="00BD054D" w:rsidP="00BD054D">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1053418035" o:spid="_x0000_s1635"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" filled="f" stroked="f" strokeweight=".5pt">
                    <v:textbox>
                      <w:txbxContent>
                        <w:p w14:paraId="7504705E" w14:textId="77777777" w:rsidR="00BD054D" w:rsidRPr="00DC0354" w:rsidRDefault="00BD054D" w:rsidP="00BD054D">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1159284277" o:spid="_x0000_s1636"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" filled="f" stroked="f" strokeweight=".5pt">
                    <v:textbox>
                      <w:txbxContent>
                        <w:p w14:paraId="4657BD49" w14:textId="77777777" w:rsidR="00BD054D" w:rsidRPr="00AD64C6" w:rsidRDefault="00BD054D" w:rsidP="00BD054D">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417872004" o:spid="_x0000_s1637"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" filled="f" stroked="f" strokeweight=".5pt">
                    <v:textbox>
                      <w:txbxContent>
                        <w:p w14:paraId="2F056C04" w14:textId="77777777" w:rsidR="00BD054D" w:rsidRPr="00AD64C6" w:rsidRDefault="00BD054D" w:rsidP="00BD054D">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476281157" o:spid="_x0000_s1638" type="#_x0000_t109" style="position:absolute;left:35307;top:2707;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" fillcolor="#d8d8d8 [2732]" strokecolor="white [3212]" strokeweight="1pt">
                    <v:textbox inset="0,0,0,0">
                      <w:txbxContent>
                        <w:p w14:paraId="7E0DAEC4" w14:textId="77777777" w:rsidR="00BD054D" w:rsidRPr="008E4BAC" w:rsidRDefault="00BD054D" w:rsidP="00BD054D">
                          <w:pPr>
                            <w:ind w:firstLineChars="100" w:firstLine="160"/>
                            <w:jc w:val="left"/>
                            <w:rPr>
                              <w:rFonts w:ascii="ＭＳ ゴシック" w:eastAsia="ＭＳ ゴシック" w:hAnsi="ＭＳ ゴシック"/>
                              <w:color w:val="000000" w:themeColor="text1"/>
                              <w:sz w:val="16"/>
                              <w:szCs w:val="16"/>
                            </w:rPr>
                          </w:pPr>
                          <w:r w:rsidRPr="008E4BAC">
                            <w:rPr>
                              <w:rFonts w:ascii="ＭＳ ゴシック" w:eastAsia="ＭＳ ゴシック" w:hAnsi="ＭＳ ゴシック" w:hint="eastAsia"/>
                              <w:color w:val="000000" w:themeColor="text1"/>
                              <w:sz w:val="16"/>
                              <w:szCs w:val="16"/>
                            </w:rPr>
                            <w:t>未ログイン</w:t>
                          </w:r>
                          <w:r>
                            <w:rPr>
                              <w:rFonts w:ascii="ＭＳ ゴシック" w:eastAsia="ＭＳ ゴシック" w:hAnsi="ＭＳ ゴシック" w:hint="eastAsia"/>
                              <w:color w:val="000000" w:themeColor="text1"/>
                              <w:sz w:val="16"/>
                              <w:szCs w:val="16"/>
                            </w:rPr>
                            <w:t xml:space="preserve">　　　　　　</w:t>
                          </w:r>
                        </w:p>
                      </w:txbxContent>
                    </v:textbox>
                  </v:shape>
                  <v:shape id="フローチャート: 処理 2014128568" o:spid="_x0000_s1639"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" fillcolor="#e7e6e6 [3214]" strokecolor="#f2f2f2 [3052]" strokeweight="1pt">
                    <v:shadow on="t" color="black" opacity="26214f" origin="-.5,-.5" offset=".24944mm,.24944mm"/>
                    <v:textbox inset="0,0,0,0">
                      <w:txbxContent>
                        <w:p w14:paraId="6DF682D2" w14:textId="77777777" w:rsidR="00BD054D" w:rsidRPr="00A5547C" w:rsidRDefault="00BD054D" w:rsidP="00BD054D">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ログイン　</w:t>
                          </w:r>
                        </w:p>
                      </w:txbxContent>
                    </v:textbox>
                  </v:shape>
                  <v:shape id="テキスト ボックス 2029920708" o:spid="_x0000_s1640"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" filled="f" stroked="f" strokeweight=".5pt">
                    <v:textbox>
                      <w:txbxContent>
                        <w:p w14:paraId="2505A89A" w14:textId="77777777" w:rsidR="00BD054D" w:rsidRPr="00AD64C6" w:rsidRDefault="00BD054D" w:rsidP="00BD054D">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77058251" o:spid="_x0000_s1641"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" fillcolor="white [3212]" strokecolor="#a5a5a5 [2092]" strokeweight=".5pt"/>
                  <v:shape id="テキスト ボックス 1955051133" o:spid="_x0000_s1642"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" filled="f" stroked="f" strokeweight=".5pt">
                    <v:textbox>
                      <w:txbxContent>
                        <w:p w14:paraId="6521EE97" w14:textId="77777777" w:rsidR="00BD054D" w:rsidRPr="0075349F" w:rsidRDefault="00BD054D" w:rsidP="00BD054D">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v:textbox>
                  </v:shape>
                  <v:group id="グループ化 1677914811" o:spid="_x0000_s1643"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">
                    <v:shape id="フローチャート: 組合せ 1009095260" o:spid="_x0000_s1644"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" filled="f" strokecolor="black [3213]" strokeweight=".5pt"/>
                    <v:rect id="正方形/長方形 935418603" o:spid="_x0000_s1645"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" fillcolor="white [3212]" strokecolor="white [3212]" strokeweight="1pt"/>
                  </v:group>
                  <v:shape id="フローチャート: 処理 837471708" o:spid="_x0000_s1646"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" fillcolor="#e7e6e6 [3214]" strokecolor="#f2f2f2 [3052]" strokeweight="1pt">
                    <v:shadow on="t" color="black" opacity="26214f" origin="-.5,-.5" offset=".24944mm,.24944mm"/>
                    <v:textbox inset="0,0,0,0">
                      <w:txbxContent>
                        <w:p w14:paraId="61CAFE1B" w14:textId="77777777" w:rsidR="00BD054D" w:rsidRPr="00A5547C" w:rsidRDefault="00BD054D" w:rsidP="00BD054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647" type="#_x0000_t109" style="position:absolute;left:15038;top:23752;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" fillcolor="#e7e6e6 [3214]" strokecolor="#f2f2f2 [3052]" strokeweight="1pt">
                  <v:shadow on="t" color="black" opacity="26214f" origin="-.5,-.5" offset=".24944mm,.24944mm"/>
                  <v:textbox inset="0,0,0,0">
                    <w:txbxContent>
                      <w:p w14:paraId="43833730" w14:textId="77777777" w:rsidR="00BD054D" w:rsidRPr="00A5547C" w:rsidRDefault="00BD054D" w:rsidP="00BD054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w:pict>
          </mc:Fallback>
        </mc:AlternateContent>
      </w:r>
    </w:p>
    <w:p w14:paraId="7DDE6FB4" w14:textId="40F963D8" w:rsidR="00D55DA5" w:rsidRDefault="00D55DA5" w:rsidP="00BD054D">
      <w:pPr>
        <w:jc w:val="left"/>
      </w:pPr>
    </w:p>
    <w:p w14:paraId="465C3C30" w14:textId="66AAAC66" w:rsidR="00D55DA5" w:rsidRDefault="00AC7D78" w:rsidP="00BD054D">
      <w:pPr>
        <w:jc w:val="left"/>
      </w:pPr>
      <w:r>
        <w:rPr>
          <w:noProof/>
        </w:rPr>
        <mc:AlternateContent>
          <mc:Choice Requires="wps">
            <w:drawing>
              <wp:anchor distT="0" distB="0" distL="114300" distR="114300" simplePos="0" relativeHeight="251658481" behindDoc="0" locked="0" layoutInCell="1" allowOverlap="1" wp14:anchorId="6ED6775C" wp14:editId="418500F2">
                <wp:simplePos x="0" y="0"/>
                <wp:positionH relativeFrom="column">
                  <wp:posOffset>4335145</wp:posOffset>
                </wp:positionH>
                <wp:positionV relativeFrom="paragraph">
                  <wp:posOffset>152296</wp:posOffset>
                </wp:positionV>
                <wp:extent cx="471158" cy="233670"/>
                <wp:effectExtent l="0" t="0" r="0" b="0"/>
                <wp:wrapNone/>
                <wp:docPr id="1426917602"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66FB2A0" w14:textId="77777777" w:rsidR="00BD054D" w:rsidRPr="00A5547C" w:rsidRDefault="00BD054D" w:rsidP="00BD054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6ED6775C" id="_x0000_s1648" type="#_x0000_t109" style="position:absolute;margin-left:341.35pt;margin-top:12pt;width:37.1pt;height:18.4pt;z-index:25165848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" fillcolor="#e7e6e6 [3214]" strokecolor="#f2f2f2 [3052]" strokeweight="1pt">
                <v:shadow on="t" color="black" opacity="26214f" origin="-.5,-.5" offset=".24944mm,.24944mm"/>
                <v:textbox inset="0,0,0,0">
                  <w:txbxContent>
                    <w:p w14:paraId="366FB2A0" w14:textId="77777777" w:rsidR="00BD054D" w:rsidRPr="00A5547C" w:rsidRDefault="00BD054D" w:rsidP="00BD054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086D514D" w14:textId="3A944F15" w:rsidR="00D55DA5" w:rsidRDefault="00D55DA5" w:rsidP="00BD054D">
      <w:pPr>
        <w:jc w:val="left"/>
      </w:pPr>
    </w:p>
    <w:p w14:paraId="4E2E68DA" w14:textId="75563615" w:rsidR="00D55DA5" w:rsidRDefault="00D55DA5" w:rsidP="00BD054D">
      <w:pPr>
        <w:jc w:val="left"/>
      </w:pPr>
      <w:r>
        <w:rPr>
          <w:noProof/>
        </w:rPr>
        <mc:AlternateContent>
          <mc:Choice Requires="wps">
            <w:drawing>
              <wp:anchor distT="0" distB="0" distL="114300" distR="114300" simplePos="0" relativeHeight="251658482" behindDoc="0" locked="0" layoutInCell="1" allowOverlap="1" wp14:anchorId="527D37EE" wp14:editId="09D1037B">
                <wp:simplePos x="0" y="0"/>
                <wp:positionH relativeFrom="column">
                  <wp:posOffset>590366</wp:posOffset>
                </wp:positionH>
                <wp:positionV relativeFrom="paragraph">
                  <wp:posOffset>210131</wp:posOffset>
                </wp:positionV>
                <wp:extent cx="5833465" cy="210240"/>
                <wp:effectExtent l="0" t="0" r="15240" b="0"/>
                <wp:wrapNone/>
                <wp:docPr id="2051459467" name="テキスト ボックス 1"/>
                <wp:cNvGraphicFramePr/>
                <a:graphic xmlns:a="http://schemas.openxmlformats.org/drawingml/2006/main">
                  <a:graphicData uri="http://schemas.microsoft.com/office/word/2010/wordprocessingShape">
                    <wps:wsp>
                      <wps:cNvSpPr txBox="1"/>
                      <wps:spPr>
                        <a:xfrm>
                          <a:off x="0" y="0"/>
                          <a:ext cx="5833465" cy="210240"/>
                        </a:xfrm>
                        <a:prstGeom prst="rect">
                          <a:avLst/>
                        </a:prstGeom>
                        <a:noFill/>
                        <a:ln w="6350">
                          <a:noFill/>
                        </a:ln>
                      </wps:spPr>
                      <wps:txbx>
                        <w:txbxContent>
                          <w:p w14:paraId="39304F6B" w14:textId="2F78E71B" w:rsidR="00BD054D" w:rsidRPr="00C31344" w:rsidRDefault="00331A84" w:rsidP="00BD054D">
                            <w:pPr>
                              <w:rPr>
                                <w:rFonts w:ascii="ＭＳ Ｐゴシック" w:eastAsia="ＭＳ Ｐゴシック" w:hAnsi="ＭＳ Ｐゴシック"/>
                                <w:sz w:val="14"/>
                                <w:szCs w:val="14"/>
                              </w:rPr>
                            </w:pPr>
                            <w:r>
                              <w:t>「予約ID | 利用日付 | 利用者ID | 開始時刻 ~ 終了時刻」</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27D37EE" id="テキスト ボックス 1" o:spid="_x0000_s1649" type="#_x0000_t202" style="position:absolute;margin-left:46.5pt;margin-top:16.55pt;width:459.35pt;height:16.55pt;z-index:2516584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" filled="f" stroked="f" strokeweight=".5pt">
                <v:textbox inset="0,0,0,0">
                  <w:txbxContent>
                    <w:p w14:paraId="39304F6B" w14:textId="2F78E71B" w:rsidR="00BD054D" w:rsidRPr="00C31344" w:rsidRDefault="00331A84" w:rsidP="00BD054D">
                      <w:pPr>
                        <w:rPr>
                          <w:rFonts w:ascii="ＭＳ Ｐゴシック" w:eastAsia="ＭＳ Ｐゴシック" w:hAnsi="ＭＳ Ｐゴシック"/>
                          <w:sz w:val="14"/>
                          <w:szCs w:val="14"/>
                        </w:rPr>
                      </w:pPr>
                      <w:r>
                        <w:t>「予約ID | 利用日付 | 利用者ID | 開始時刻 ~ 終了時刻」</w:t>
                      </w:r>
                    </w:p>
                  </w:txbxContent>
                </v:textbox>
              </v:shape>
            </w:pict>
          </mc:Fallback>
        </mc:AlternateContent>
      </w:r>
    </w:p>
    <w:p w14:paraId="7C7B622F" w14:textId="0AA630D2" w:rsidR="00D55DA5" w:rsidRDefault="00D55DA5" w:rsidP="00BD054D">
      <w:pPr>
        <w:jc w:val="left"/>
      </w:pPr>
    </w:p>
    <w:p w14:paraId="5CF389B2" w14:textId="74FB8EEC" w:rsidR="00D55DA5" w:rsidRDefault="00D55DA5" w:rsidP="00BD054D">
      <w:pPr>
        <w:jc w:val="left"/>
      </w:pPr>
    </w:p>
    <w:p w14:paraId="589B18EB" w14:textId="36ECC488" w:rsidR="00D55DA5" w:rsidRDefault="00D55DA5" w:rsidP="00BD054D">
      <w:pPr>
        <w:jc w:val="left"/>
      </w:pPr>
    </w:p>
    <w:p w14:paraId="18249314" w14:textId="79C06B33" w:rsidR="00D55DA5" w:rsidRDefault="00D55DA5" w:rsidP="00BD054D">
      <w:pPr>
        <w:jc w:val="left"/>
      </w:pPr>
    </w:p>
    <w:p w14:paraId="6650C227" w14:textId="4BCB8490" w:rsidR="00D55DA5" w:rsidRDefault="00D55DA5" w:rsidP="00BD054D">
      <w:pPr>
        <w:jc w:val="left"/>
      </w:pPr>
    </w:p>
    <w:p w14:paraId="30A23E4B" w14:textId="3AF539B6" w:rsidR="00D55DA5" w:rsidRDefault="00AC7D78" w:rsidP="00BD054D">
      <w:pPr>
        <w:jc w:val="left"/>
      </w:pPr>
      <w:r>
        <w:rPr>
          <w:noProof/>
        </w:rPr>
        <mc:AlternateContent>
          <mc:Choice Requires="wps">
            <w:drawing>
              <wp:anchor distT="0" distB="0" distL="114300" distR="114300" simplePos="0" relativeHeight="251658553" behindDoc="0" locked="0" layoutInCell="1" allowOverlap="1" wp14:anchorId="6FE58973" wp14:editId="2E1EC98A">
                <wp:simplePos x="0" y="0"/>
                <wp:positionH relativeFrom="column">
                  <wp:posOffset>4055651</wp:posOffset>
                </wp:positionH>
                <wp:positionV relativeFrom="paragraph">
                  <wp:posOffset>98812</wp:posOffset>
                </wp:positionV>
                <wp:extent cx="471158" cy="219329"/>
                <wp:effectExtent l="0" t="0" r="0" b="0"/>
                <wp:wrapNone/>
                <wp:docPr id="1041480002" name="フローチャート: 処理 1"/>
                <wp:cNvGraphicFramePr/>
                <a:graphic xmlns:a="http://schemas.openxmlformats.org/drawingml/2006/main">
                  <a:graphicData uri="http://schemas.microsoft.com/office/word/2010/wordprocessingShape">
                    <wps:wsp>
                      <wps:cNvSpPr/>
                      <wps:spPr>
                        <a:xfrm>
                          <a:off x="0" y="0"/>
                          <a:ext cx="471158" cy="219329"/>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4E03A718" w14:textId="34A9A3E6" w:rsidR="00776526" w:rsidRPr="00A5547C" w:rsidRDefault="00776526" w:rsidP="00776526">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6FE58973" id="_x0000_s1650" type="#_x0000_t109" style="position:absolute;margin-left:319.35pt;margin-top:7.8pt;width:37.1pt;height:17.25pt;z-index:2516585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" fillcolor="#e7e6e6" strokecolor="#f2f2f2" strokeweight="1pt">
                <v:shadow on="t" color="black" opacity="26214f" origin="-.5,-.5" offset=".24944mm,.24944mm"/>
                <v:textbox inset="0,0,0,0">
                  <w:txbxContent>
                    <w:p w14:paraId="4E03A718" w14:textId="34A9A3E6" w:rsidR="00776526" w:rsidRPr="00A5547C" w:rsidRDefault="00776526" w:rsidP="00776526">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r>
        <w:rPr>
          <w:noProof/>
        </w:rPr>
        <mc:AlternateContent>
          <mc:Choice Requires="wps">
            <w:drawing>
              <wp:anchor distT="0" distB="0" distL="114300" distR="114300" simplePos="0" relativeHeight="251658502" behindDoc="0" locked="0" layoutInCell="1" allowOverlap="1" wp14:anchorId="296965EF" wp14:editId="79583538">
                <wp:simplePos x="0" y="0"/>
                <wp:positionH relativeFrom="column">
                  <wp:posOffset>2854992</wp:posOffset>
                </wp:positionH>
                <wp:positionV relativeFrom="paragraph">
                  <wp:posOffset>96520</wp:posOffset>
                </wp:positionV>
                <wp:extent cx="657727" cy="236010"/>
                <wp:effectExtent l="57150" t="57150" r="85725" b="69215"/>
                <wp:wrapNone/>
                <wp:docPr id="594422704" name="フローチャート: 処理 1"/>
                <wp:cNvGraphicFramePr/>
                <a:graphic xmlns:a="http://schemas.openxmlformats.org/drawingml/2006/main">
                  <a:graphicData uri="http://schemas.microsoft.com/office/word/2010/wordprocessingShape">
                    <wps:wsp>
                      <wps:cNvSpPr/>
                      <wps:spPr>
                        <a:xfrm>
                          <a:off x="0" y="0"/>
                          <a:ext cx="657727" cy="23601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27ABEFB5" w14:textId="67400DD1"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965EF" id="_x0000_s1651" type="#_x0000_t109" style="position:absolute;margin-left:224.8pt;margin-top:7.6pt;width:51.8pt;height:18.6pt;z-index:2516585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" fillcolor="#e7e6e6" strokecolor="#f2f2f2" strokeweight="1pt">
                <v:shadow on="t" color="black" opacity="26214f" origin="-.5,-.5" offset=".24944mm,.24944mm"/>
                <v:textbox inset="0,0,0,0">
                  <w:txbxContent>
                    <w:p w14:paraId="27ABEFB5" w14:textId="67400DD1"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21564038" w14:textId="4E8E5260" w:rsidR="00D55DA5" w:rsidRDefault="00D55DA5" w:rsidP="00BD054D">
      <w:pPr>
        <w:jc w:val="left"/>
      </w:pPr>
    </w:p>
    <w:p w14:paraId="09F750BA" w14:textId="6220500E" w:rsidR="00D55DA5" w:rsidRDefault="00D55DA5" w:rsidP="00D55DA5">
      <w:pPr>
        <w:pStyle w:val="a4"/>
        <w:ind w:leftChars="572" w:left="1201"/>
        <w:jc w:val="left"/>
      </w:pPr>
      <w:r>
        <w:rPr>
          <w:rFonts w:hint="eastAsia"/>
        </w:rPr>
        <w:t>結果表示エリアに、該当教室・該当日の予約状況を表示する。</w:t>
      </w:r>
    </w:p>
    <w:p w14:paraId="430C5550" w14:textId="2D2AEFAC" w:rsidR="00D55DA5" w:rsidRDefault="00D55DA5" w:rsidP="00D55DA5">
      <w:pPr>
        <w:pStyle w:val="a4"/>
        <w:ind w:leftChars="572" w:left="1201"/>
        <w:jc w:val="left"/>
      </w:pPr>
      <w:r>
        <w:rPr>
          <w:rFonts w:hint="eastAsia"/>
        </w:rPr>
        <w:t>表示項目：</w:t>
      </w:r>
      <w:r w:rsidR="00D30362">
        <w:rPr>
          <w:rFonts w:hint="eastAsia"/>
        </w:rPr>
        <w:t>予約ID</w:t>
      </w:r>
      <w:r>
        <w:t>/</w:t>
      </w:r>
      <w:r w:rsidR="00D30362">
        <w:rPr>
          <w:rFonts w:hint="eastAsia"/>
        </w:rPr>
        <w:t>利用日付</w:t>
      </w:r>
      <w:r>
        <w:t>/</w:t>
      </w:r>
      <w:r w:rsidR="00D30362">
        <w:rPr>
          <w:rFonts w:hint="eastAsia"/>
        </w:rPr>
        <w:t>利用者ID</w:t>
      </w:r>
      <w:r>
        <w:t>/</w:t>
      </w:r>
      <w:r w:rsidR="00D30362">
        <w:rPr>
          <w:rFonts w:hint="eastAsia"/>
        </w:rPr>
        <w:t>開始時刻</w:t>
      </w:r>
      <w:r w:rsidR="00D30362">
        <w:t>~</w:t>
      </w:r>
      <w:r w:rsidR="00D30362">
        <w:rPr>
          <w:rFonts w:hint="eastAsia"/>
        </w:rPr>
        <w:t>終了時刻</w:t>
      </w:r>
    </w:p>
    <w:p w14:paraId="70E5C74E" w14:textId="168187E2" w:rsidR="00D55DA5" w:rsidRDefault="00D55DA5" w:rsidP="00D55DA5">
      <w:pPr>
        <w:pStyle w:val="a4"/>
        <w:ind w:leftChars="572" w:left="1201"/>
        <w:jc w:val="left"/>
      </w:pPr>
      <w:r>
        <w:rPr>
          <w:rFonts w:hint="eastAsia"/>
        </w:rPr>
        <w:t>※該当する予約が複数ある場合は、</w:t>
      </w:r>
      <w:r>
        <w:t>1</w:t>
      </w:r>
      <w:r>
        <w:rPr>
          <w:rFonts w:hint="eastAsia"/>
        </w:rPr>
        <w:t>件につき</w:t>
      </w:r>
      <w:r>
        <w:t>1</w:t>
      </w:r>
      <w:r>
        <w:rPr>
          <w:rFonts w:hint="eastAsia"/>
        </w:rPr>
        <w:t>行で全件を表示する。</w:t>
      </w:r>
    </w:p>
    <w:p w14:paraId="3281C80D" w14:textId="3CA4A1BE" w:rsidR="00D55DA5" w:rsidRDefault="00D55DA5" w:rsidP="00AC7D78">
      <w:pPr>
        <w:pStyle w:val="a4"/>
        <w:ind w:leftChars="572" w:left="1201"/>
        <w:jc w:val="left"/>
      </w:pPr>
      <w:r>
        <w:rPr>
          <w:rFonts w:hint="eastAsia"/>
        </w:rPr>
        <w:t xml:space="preserve">　表示後は</w:t>
      </w:r>
      <w:r>
        <w:t>4.3.1</w:t>
      </w:r>
      <w:r>
        <w:rPr>
          <w:rFonts w:hint="eastAsia"/>
        </w:rPr>
        <w:t>システム起動時の状態（各ボタン操作が可能）に戻る。</w:t>
      </w:r>
    </w:p>
    <w:p w14:paraId="747A64BA" w14:textId="75FD029A" w:rsidR="00BD054D" w:rsidRPr="00D55DA5" w:rsidRDefault="00AC7D78" w:rsidP="00BD054D">
      <w:pPr>
        <w:pStyle w:val="a4"/>
        <w:widowControl/>
        <w:numPr>
          <w:ilvl w:val="3"/>
          <w:numId w:val="1"/>
        </w:numPr>
        <w:ind w:leftChars="0"/>
        <w:jc w:val="left"/>
        <w:outlineLvl w:val="3"/>
      </w:pPr>
      <w:bookmarkStart w:id="265" w:name="_Toc234940552"/>
      <w:r>
        <w:rPr>
          <w:noProof/>
        </w:rPr>
        <w:lastRenderedPageBreak/>
        <mc:AlternateContent>
          <mc:Choice Requires="wpg">
            <w:drawing>
              <wp:anchor distT="0" distB="0" distL="114300" distR="114300" simplePos="0" relativeHeight="251658632" behindDoc="1" locked="0" layoutInCell="1" allowOverlap="1" wp14:anchorId="6960DA3F" wp14:editId="261C6966">
                <wp:simplePos x="0" y="0"/>
                <wp:positionH relativeFrom="column">
                  <wp:posOffset>445770</wp:posOffset>
                </wp:positionH>
                <wp:positionV relativeFrom="paragraph">
                  <wp:posOffset>214770</wp:posOffset>
                </wp:positionV>
                <wp:extent cx="5769610" cy="2679700"/>
                <wp:effectExtent l="57150" t="0" r="59690" b="44450"/>
                <wp:wrapNone/>
                <wp:docPr id="138750080" name="グループ化 1"/>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398588915" name="グループ化 398588915"/>
                        <wpg:cNvGrpSpPr/>
                        <wpg:grpSpPr>
                          <a:xfrm>
                            <a:off x="0" y="0"/>
                            <a:ext cx="5769610" cy="2679700"/>
                            <a:chOff x="0" y="0"/>
                            <a:chExt cx="5769763" cy="2679818"/>
                          </a:xfrm>
                        </wpg:grpSpPr>
                        <wps:wsp>
                          <wps:cNvPr id="405932744" name="正方形/長方形 405932744"/>
                          <wps:cNvSpPr/>
                          <wps:spPr>
                            <a:xfrm>
                              <a:off x="0" y="47130"/>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8722430" name="フローチャート: 処理 1908722430"/>
                          <wps:cNvSpPr/>
                          <wps:spPr>
                            <a:xfrm>
                              <a:off x="223594" y="928165"/>
                              <a:ext cx="5368290" cy="1389686"/>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34DFE27E" w14:textId="77777777" w:rsidR="00D55DA5" w:rsidRPr="008E4BAC" w:rsidRDefault="00D55DA5" w:rsidP="00D55DA5">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86875981" name="テキスト ボックス 786875981"/>
                          <wps:cNvSpPr txBox="1"/>
                          <wps:spPr>
                            <a:xfrm>
                              <a:off x="4661688" y="0"/>
                              <a:ext cx="1108075" cy="324485"/>
                            </a:xfrm>
                            <a:prstGeom prst="rect">
                              <a:avLst/>
                            </a:prstGeom>
                            <a:noFill/>
                            <a:ln w="6350">
                              <a:noFill/>
                            </a:ln>
                          </wps:spPr>
                          <wps:txbx>
                            <w:txbxContent>
                              <w:p w14:paraId="1313479F" w14:textId="77777777" w:rsidR="00D55DA5" w:rsidRPr="00DC0354" w:rsidRDefault="00D55DA5" w:rsidP="00D55DA5">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6157134" name="テキスト ボックス 1056157134"/>
                          <wps:cNvSpPr txBox="1"/>
                          <wps:spPr>
                            <a:xfrm>
                              <a:off x="897296" y="233606"/>
                              <a:ext cx="1100455" cy="260985"/>
                            </a:xfrm>
                            <a:prstGeom prst="rect">
                              <a:avLst/>
                            </a:prstGeom>
                            <a:noFill/>
                            <a:ln w="6350">
                              <a:noFill/>
                            </a:ln>
                          </wps:spPr>
                          <wps:txbx>
                            <w:txbxContent>
                              <w:p w14:paraId="12A7D7B0" w14:textId="77777777" w:rsidR="00D55DA5" w:rsidRPr="00AD64C6" w:rsidRDefault="00D55DA5" w:rsidP="00D55DA5">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7749525" name="テキスト ボックス 1467749525"/>
                          <wps:cNvSpPr txBox="1"/>
                          <wps:spPr>
                            <a:xfrm>
                              <a:off x="2819539" y="223594"/>
                              <a:ext cx="791210" cy="260985"/>
                            </a:xfrm>
                            <a:prstGeom prst="rect">
                              <a:avLst/>
                            </a:prstGeom>
                            <a:noFill/>
                            <a:ln w="6350">
                              <a:noFill/>
                            </a:ln>
                          </wps:spPr>
                          <wps:txbx>
                            <w:txbxContent>
                              <w:p w14:paraId="3EE83B91" w14:textId="77777777" w:rsidR="00D55DA5" w:rsidRPr="00AD64C6" w:rsidRDefault="00D55DA5" w:rsidP="00D55DA5">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2478972" name="フローチャート: 処理 552478972"/>
                          <wps:cNvSpPr/>
                          <wps:spPr>
                            <a:xfrm>
                              <a:off x="3530785" y="270733"/>
                              <a:ext cx="1172845" cy="22669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4B05A95" w14:textId="77777777" w:rsidR="00D55DA5" w:rsidRPr="008E4BAC" w:rsidRDefault="00D55DA5" w:rsidP="00D55DA5">
                                <w:pPr>
                                  <w:ind w:firstLineChars="100" w:firstLine="160"/>
                                  <w:jc w:val="left"/>
                                  <w:rPr>
                                    <w:rFonts w:ascii="ＭＳ ゴシック" w:eastAsia="ＭＳ ゴシック" w:hAnsi="ＭＳ ゴシック"/>
                                    <w:color w:val="000000" w:themeColor="text1"/>
                                    <w:sz w:val="16"/>
                                    <w:szCs w:val="16"/>
                                  </w:rPr>
                                </w:pPr>
                                <w:r w:rsidRPr="008E4BAC">
                                  <w:rPr>
                                    <w:rFonts w:ascii="ＭＳ ゴシック" w:eastAsia="ＭＳ ゴシック" w:hAnsi="ＭＳ ゴシック" w:hint="eastAsia"/>
                                    <w:color w:val="000000" w:themeColor="text1"/>
                                    <w:sz w:val="16"/>
                                    <w:szCs w:val="16"/>
                                  </w:rPr>
                                  <w:t>未ログイン</w:t>
                                </w: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3958257" name="フローチャート: 処理 283958257"/>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8112D83" w14:textId="77777777" w:rsidR="00D55DA5" w:rsidRPr="00A5547C" w:rsidRDefault="00D55DA5" w:rsidP="00D55DA5">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ログイン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78999635" name="テキスト ボックス 678999635"/>
                          <wps:cNvSpPr txBox="1"/>
                          <wps:spPr>
                            <a:xfrm>
                              <a:off x="1998581" y="540631"/>
                              <a:ext cx="520608" cy="287002"/>
                            </a:xfrm>
                            <a:prstGeom prst="rect">
                              <a:avLst/>
                            </a:prstGeom>
                            <a:noFill/>
                            <a:ln w="6350">
                              <a:noFill/>
                            </a:ln>
                          </wps:spPr>
                          <wps:txbx>
                            <w:txbxContent>
                              <w:p w14:paraId="7D96C080" w14:textId="77777777" w:rsidR="00D55DA5" w:rsidRPr="00AD64C6" w:rsidRDefault="00D55DA5" w:rsidP="00D55DA5">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2445310" name="正方形/長方形 1942445310"/>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1796708" name="テキスト ボックス 1671796708"/>
                          <wps:cNvSpPr txBox="1"/>
                          <wps:spPr>
                            <a:xfrm>
                              <a:off x="2359002" y="530619"/>
                              <a:ext cx="378497" cy="287002"/>
                            </a:xfrm>
                            <a:prstGeom prst="rect">
                              <a:avLst/>
                            </a:prstGeom>
                            <a:noFill/>
                            <a:ln w="6350">
                              <a:noFill/>
                            </a:ln>
                          </wps:spPr>
                          <wps:txbx>
                            <w:txbxContent>
                              <w:p w14:paraId="65C04A6E" w14:textId="77777777" w:rsidR="00D55DA5" w:rsidRPr="0075349F" w:rsidRDefault="00D55DA5" w:rsidP="00D55DA5">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456703552" name="グループ化 1456703552"/>
                          <wpg:cNvGrpSpPr/>
                          <wpg:grpSpPr>
                            <a:xfrm>
                              <a:off x="2706073" y="637410"/>
                              <a:ext cx="153512" cy="90105"/>
                              <a:chOff x="0" y="0"/>
                              <a:chExt cx="153512" cy="90105"/>
                            </a:xfrm>
                          </wpg:grpSpPr>
                          <wps:wsp>
                            <wps:cNvPr id="203963634" name="フローチャート: 組合せ 203963634"/>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529331" name="正方形/長方形 46529331"/>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6780567" name="フローチャート: 処理 26780567"/>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1245899" w14:textId="77777777" w:rsidR="00D55DA5" w:rsidRPr="00A5547C" w:rsidRDefault="00D55DA5" w:rsidP="00D55DA5">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324790425" name="フローチャート: 処理 1"/>
                        <wps:cNvSpPr/>
                        <wps:spPr>
                          <a:xfrm>
                            <a:off x="2101850" y="237744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0C6BDE47" w14:textId="77777777" w:rsidR="00D55DA5" w:rsidRPr="00A5547C" w:rsidRDefault="00D55DA5" w:rsidP="00D55DA5">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6960DA3F" id="_x0000_s1652" style="position:absolute;left:0;text-align:left;margin-left:35.1pt;margin-top:16.9pt;width:454.3pt;height:211pt;z-index:-251657848" coordsize="57696,267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">
                <v:group id="グループ化 398588915" o:spid="_x0000_s1653"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">
                  <v:rect id="正方形/長方形 405932744" o:spid="_x0000_s1654"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" fillcolor="white [3212]" strokecolor="black [3213]" strokeweight="1pt"/>
                  <v:shape id="フローチャート: 処理 1908722430" o:spid="_x0000_s1655"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" fillcolor="#d8d8d8 [2732]" strokecolor="white [3212]" strokeweight="1pt">
                    <v:textbox inset="0,0,0,0">
                      <w:txbxContent>
                        <w:p w14:paraId="34DFE27E" w14:textId="77777777" w:rsidR="00D55DA5" w:rsidRPr="008E4BAC" w:rsidRDefault="00D55DA5" w:rsidP="00D55DA5">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786875981" o:spid="_x0000_s1656"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" filled="f" stroked="f" strokeweight=".5pt">
                    <v:textbox>
                      <w:txbxContent>
                        <w:p w14:paraId="1313479F" w14:textId="77777777" w:rsidR="00D55DA5" w:rsidRPr="00DC0354" w:rsidRDefault="00D55DA5" w:rsidP="00D55DA5">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1056157134" o:spid="_x0000_s1657"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" filled="f" stroked="f" strokeweight=".5pt">
                    <v:textbox>
                      <w:txbxContent>
                        <w:p w14:paraId="12A7D7B0" w14:textId="77777777" w:rsidR="00D55DA5" w:rsidRPr="00AD64C6" w:rsidRDefault="00D55DA5" w:rsidP="00D55DA5">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1467749525" o:spid="_x0000_s1658"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" filled="f" stroked="f" strokeweight=".5pt">
                    <v:textbox>
                      <w:txbxContent>
                        <w:p w14:paraId="3EE83B91" w14:textId="77777777" w:rsidR="00D55DA5" w:rsidRPr="00AD64C6" w:rsidRDefault="00D55DA5" w:rsidP="00D55DA5">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552478972" o:spid="_x0000_s1659" type="#_x0000_t109" style="position:absolute;left:35307;top:2707;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" fillcolor="#d8d8d8 [2732]" strokecolor="white [3212]" strokeweight="1pt">
                    <v:textbox inset="0,0,0,0">
                      <w:txbxContent>
                        <w:p w14:paraId="74B05A95" w14:textId="77777777" w:rsidR="00D55DA5" w:rsidRPr="008E4BAC" w:rsidRDefault="00D55DA5" w:rsidP="00D55DA5">
                          <w:pPr>
                            <w:ind w:firstLineChars="100" w:firstLine="160"/>
                            <w:jc w:val="left"/>
                            <w:rPr>
                              <w:rFonts w:ascii="ＭＳ ゴシック" w:eastAsia="ＭＳ ゴシック" w:hAnsi="ＭＳ ゴシック"/>
                              <w:color w:val="000000" w:themeColor="text1"/>
                              <w:sz w:val="16"/>
                              <w:szCs w:val="16"/>
                            </w:rPr>
                          </w:pPr>
                          <w:r w:rsidRPr="008E4BAC">
                            <w:rPr>
                              <w:rFonts w:ascii="ＭＳ ゴシック" w:eastAsia="ＭＳ ゴシック" w:hAnsi="ＭＳ ゴシック" w:hint="eastAsia"/>
                              <w:color w:val="000000" w:themeColor="text1"/>
                              <w:sz w:val="16"/>
                              <w:szCs w:val="16"/>
                            </w:rPr>
                            <w:t>未ログイン</w:t>
                          </w:r>
                          <w:r>
                            <w:rPr>
                              <w:rFonts w:ascii="ＭＳ ゴシック" w:eastAsia="ＭＳ ゴシック" w:hAnsi="ＭＳ ゴシック" w:hint="eastAsia"/>
                              <w:color w:val="000000" w:themeColor="text1"/>
                              <w:sz w:val="16"/>
                              <w:szCs w:val="16"/>
                            </w:rPr>
                            <w:t xml:space="preserve">　　　　　　</w:t>
                          </w:r>
                        </w:p>
                      </w:txbxContent>
                    </v:textbox>
                  </v:shape>
                  <v:shape id="フローチャート: 処理 283958257" o:spid="_x0000_s1660"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" fillcolor="#e7e6e6 [3214]" strokecolor="#f2f2f2 [3052]" strokeweight="1pt">
                    <v:shadow on="t" color="black" opacity="26214f" origin="-.5,-.5" offset=".24944mm,.24944mm"/>
                    <v:textbox inset="0,0,0,0">
                      <w:txbxContent>
                        <w:p w14:paraId="28112D83" w14:textId="77777777" w:rsidR="00D55DA5" w:rsidRPr="00A5547C" w:rsidRDefault="00D55DA5" w:rsidP="00D55DA5">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ログイン　</w:t>
                          </w:r>
                        </w:p>
                      </w:txbxContent>
                    </v:textbox>
                  </v:shape>
                  <v:shape id="テキスト ボックス 678999635" o:spid="_x0000_s1661"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" filled="f" stroked="f" strokeweight=".5pt">
                    <v:textbox>
                      <w:txbxContent>
                        <w:p w14:paraId="7D96C080" w14:textId="77777777" w:rsidR="00D55DA5" w:rsidRPr="00AD64C6" w:rsidRDefault="00D55DA5" w:rsidP="00D55DA5">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1942445310" o:spid="_x0000_s1662"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" fillcolor="white [3212]" strokecolor="#a5a5a5 [2092]" strokeweight=".5pt"/>
                  <v:shape id="テキスト ボックス 1671796708" o:spid="_x0000_s1663"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" filled="f" stroked="f" strokeweight=".5pt">
                    <v:textbox>
                      <w:txbxContent>
                        <w:p w14:paraId="65C04A6E" w14:textId="77777777" w:rsidR="00D55DA5" w:rsidRPr="0075349F" w:rsidRDefault="00D55DA5" w:rsidP="00D55DA5">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v:textbox>
                  </v:shape>
                  <v:group id="グループ化 1456703552" o:spid="_x0000_s1664"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">
                    <v:shape id="フローチャート: 組合せ 203963634" o:spid="_x0000_s1665"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" filled="f" strokecolor="black [3213]" strokeweight=".5pt"/>
                    <v:rect id="正方形/長方形 46529331" o:spid="_x0000_s1666"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" fillcolor="white [3212]" strokecolor="white [3212]" strokeweight="1pt"/>
                  </v:group>
                  <v:shape id="フローチャート: 処理 26780567" o:spid="_x0000_s1667"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" fillcolor="#e7e6e6 [3214]" strokecolor="#f2f2f2 [3052]" strokeweight="1pt">
                    <v:shadow on="t" color="black" opacity="26214f" origin="-.5,-.5" offset=".24944mm,.24944mm"/>
                    <v:textbox inset="0,0,0,0">
                      <w:txbxContent>
                        <w:p w14:paraId="61245899" w14:textId="77777777" w:rsidR="00D55DA5" w:rsidRPr="00A5547C" w:rsidRDefault="00D55DA5" w:rsidP="00D55DA5">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668" type="#_x0000_t109" style="position:absolute;left:21018;top:23774;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" fillcolor="#e7e6e6 [3214]" strokecolor="#f2f2f2 [3052]" strokeweight="1pt">
                  <v:shadow on="t" color="black" opacity="26214f" origin="-.5,-.5" offset=".24944mm,.24944mm"/>
                  <v:textbox inset="0,0,0,0">
                    <w:txbxContent>
                      <w:p w14:paraId="0C6BDE47" w14:textId="77777777" w:rsidR="00D55DA5" w:rsidRPr="00A5547C" w:rsidRDefault="00D55DA5" w:rsidP="00D55DA5">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w:pict>
          </mc:Fallback>
        </mc:AlternateContent>
      </w:r>
      <w:r w:rsidR="00D55DA5">
        <w:rPr>
          <w:rFonts w:hint="eastAsia"/>
        </w:rPr>
        <w:t>未ログイン中の予約状況確認</w:t>
      </w:r>
      <w:r w:rsidR="00DD4D58">
        <w:rPr>
          <w:rFonts w:hint="eastAsia"/>
        </w:rPr>
        <w:t>取得失敗</w:t>
      </w:r>
      <w:bookmarkEnd w:id="265"/>
    </w:p>
    <w:p w14:paraId="3987EFE8" w14:textId="67FB7077" w:rsidR="00D55DA5" w:rsidRDefault="00D55DA5" w:rsidP="00BD054D">
      <w:pPr>
        <w:jc w:val="left"/>
      </w:pPr>
    </w:p>
    <w:p w14:paraId="611A10CF" w14:textId="7BF8B616" w:rsidR="00D55DA5" w:rsidRDefault="00D55DA5" w:rsidP="00BD054D">
      <w:pPr>
        <w:jc w:val="left"/>
      </w:pPr>
    </w:p>
    <w:p w14:paraId="69E2F2D8" w14:textId="30841179" w:rsidR="00D55DA5" w:rsidRDefault="00D55DA5" w:rsidP="00BD054D">
      <w:pPr>
        <w:jc w:val="left"/>
      </w:pPr>
      <w:r>
        <w:rPr>
          <w:noProof/>
        </w:rPr>
        <mc:AlternateContent>
          <mc:Choice Requires="wps">
            <w:drawing>
              <wp:anchor distT="0" distB="0" distL="114300" distR="114300" simplePos="0" relativeHeight="251658483" behindDoc="0" locked="0" layoutInCell="1" allowOverlap="1" wp14:anchorId="623097F5" wp14:editId="327F3869">
                <wp:simplePos x="0" y="0"/>
                <wp:positionH relativeFrom="column">
                  <wp:posOffset>4478811</wp:posOffset>
                </wp:positionH>
                <wp:positionV relativeFrom="paragraph">
                  <wp:posOffset>60875</wp:posOffset>
                </wp:positionV>
                <wp:extent cx="471158" cy="233670"/>
                <wp:effectExtent l="0" t="0" r="0" b="0"/>
                <wp:wrapNone/>
                <wp:docPr id="1904865564"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4CD8209E" w14:textId="77777777" w:rsidR="00D55DA5" w:rsidRPr="00A5547C" w:rsidRDefault="00D55DA5" w:rsidP="00D55DA5">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623097F5" id="_x0000_s1669" type="#_x0000_t109" style="position:absolute;margin-left:352.65pt;margin-top:4.8pt;width:37.1pt;height:18.4pt;z-index:25165848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" fillcolor="#e7e6e6 [3214]" strokecolor="#f2f2f2 [3052]" strokeweight="1pt">
                <v:shadow on="t" color="black" opacity="26214f" origin="-.5,-.5" offset=".24944mm,.24944mm"/>
                <v:textbox inset="0,0,0,0">
                  <w:txbxContent>
                    <w:p w14:paraId="4CD8209E" w14:textId="77777777" w:rsidR="00D55DA5" w:rsidRPr="00A5547C" w:rsidRDefault="00D55DA5" w:rsidP="00D55DA5">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717BC22B" w14:textId="68CBBAE4" w:rsidR="00D55DA5" w:rsidRDefault="00D55DA5" w:rsidP="00BD054D">
      <w:pPr>
        <w:jc w:val="left"/>
      </w:pPr>
      <w:r>
        <w:rPr>
          <w:noProof/>
        </w:rPr>
        <mc:AlternateContent>
          <mc:Choice Requires="wps">
            <w:drawing>
              <wp:anchor distT="0" distB="0" distL="114300" distR="114300" simplePos="0" relativeHeight="251658484" behindDoc="0" locked="0" layoutInCell="1" allowOverlap="1" wp14:anchorId="03744FBF" wp14:editId="55A3ECDC">
                <wp:simplePos x="0" y="0"/>
                <wp:positionH relativeFrom="column">
                  <wp:posOffset>768996</wp:posOffset>
                </wp:positionH>
                <wp:positionV relativeFrom="paragraph">
                  <wp:posOffset>202295</wp:posOffset>
                </wp:positionV>
                <wp:extent cx="5833465" cy="210240"/>
                <wp:effectExtent l="0" t="0" r="0" b="0"/>
                <wp:wrapNone/>
                <wp:docPr id="944529987" name="テキスト ボックス 1"/>
                <wp:cNvGraphicFramePr/>
                <a:graphic xmlns:a="http://schemas.openxmlformats.org/drawingml/2006/main">
                  <a:graphicData uri="http://schemas.microsoft.com/office/word/2010/wordprocessingShape">
                    <wps:wsp>
                      <wps:cNvSpPr txBox="1"/>
                      <wps:spPr>
                        <a:xfrm>
                          <a:off x="0" y="0"/>
                          <a:ext cx="5833465" cy="210240"/>
                        </a:xfrm>
                        <a:prstGeom prst="rect">
                          <a:avLst/>
                        </a:prstGeom>
                        <a:noFill/>
                        <a:ln w="6350">
                          <a:noFill/>
                        </a:ln>
                      </wps:spPr>
                      <wps:txbx>
                        <w:txbxContent>
                          <w:p w14:paraId="5F81FFD8" w14:textId="6C9555A4" w:rsidR="00D55DA5" w:rsidRPr="00C31344" w:rsidRDefault="004012AA" w:rsidP="00D55DA5">
                            <w:pPr>
                              <w:rPr>
                                <w:rFonts w:ascii="ＭＳ Ｐゴシック" w:eastAsia="ＭＳ Ｐゴシック" w:hAnsi="ＭＳ Ｐゴシック"/>
                                <w:sz w:val="14"/>
                                <w:szCs w:val="14"/>
                              </w:rPr>
                            </w:pPr>
                            <w:r>
                              <w:rPr>
                                <w:rFonts w:ascii="ＭＳ Ｐゴシック" w:eastAsia="ＭＳ Ｐゴシック" w:hAnsi="ＭＳ Ｐゴシック" w:hint="eastAsia"/>
                                <w:sz w:val="14"/>
                                <w:szCs w:val="14"/>
                              </w:rPr>
                              <w:t>該当する予約</w:t>
                            </w:r>
                            <w:r w:rsidR="00442D15">
                              <w:rPr>
                                <w:rFonts w:ascii="ＭＳ Ｐゴシック" w:eastAsia="ＭＳ Ｐゴシック" w:hAnsi="ＭＳ Ｐゴシック" w:hint="eastAsia"/>
                                <w:sz w:val="14"/>
                                <w:szCs w:val="14"/>
                              </w:rPr>
                              <w:t>は</w:t>
                            </w:r>
                            <w:r>
                              <w:rPr>
                                <w:rFonts w:ascii="ＭＳ Ｐゴシック" w:eastAsia="ＭＳ Ｐゴシック" w:hAnsi="ＭＳ Ｐゴシック" w:hint="eastAsia"/>
                                <w:sz w:val="14"/>
                                <w:szCs w:val="14"/>
                              </w:rPr>
                              <w:t>ありません。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3744FBF" id="_x0000_s1670" type="#_x0000_t202" style="position:absolute;margin-left:60.55pt;margin-top:15.95pt;width:459.35pt;height:16.55pt;z-index:2516584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" filled="f" stroked="f" strokeweight=".5pt">
                <v:textbox inset="0,0,0,0">
                  <w:txbxContent>
                    <w:p w14:paraId="5F81FFD8" w14:textId="6C9555A4" w:rsidR="00D55DA5" w:rsidRPr="00C31344" w:rsidRDefault="004012AA" w:rsidP="00D55DA5">
                      <w:pPr>
                        <w:rPr>
                          <w:rFonts w:ascii="ＭＳ Ｐゴシック" w:eastAsia="ＭＳ Ｐゴシック" w:hAnsi="ＭＳ Ｐゴシック"/>
                          <w:sz w:val="14"/>
                          <w:szCs w:val="14"/>
                        </w:rPr>
                      </w:pPr>
                      <w:r>
                        <w:rPr>
                          <w:rFonts w:ascii="ＭＳ Ｐゴシック" w:eastAsia="ＭＳ Ｐゴシック" w:hAnsi="ＭＳ Ｐゴシック" w:hint="eastAsia"/>
                          <w:sz w:val="14"/>
                          <w:szCs w:val="14"/>
                        </w:rPr>
                        <w:t>該当する予約</w:t>
                      </w:r>
                      <w:r w:rsidR="00442D15">
                        <w:rPr>
                          <w:rFonts w:ascii="ＭＳ Ｐゴシック" w:eastAsia="ＭＳ Ｐゴシック" w:hAnsi="ＭＳ Ｐゴシック" w:hint="eastAsia"/>
                          <w:sz w:val="14"/>
                          <w:szCs w:val="14"/>
                        </w:rPr>
                        <w:t>は</w:t>
                      </w:r>
                      <w:r>
                        <w:rPr>
                          <w:rFonts w:ascii="ＭＳ Ｐゴシック" w:eastAsia="ＭＳ Ｐゴシック" w:hAnsi="ＭＳ Ｐゴシック" w:hint="eastAsia"/>
                          <w:sz w:val="14"/>
                          <w:szCs w:val="14"/>
                        </w:rPr>
                        <w:t>ありません。</w:t>
                      </w:r>
                    </w:p>
                  </w:txbxContent>
                </v:textbox>
              </v:shape>
            </w:pict>
          </mc:Fallback>
        </mc:AlternateContent>
      </w:r>
    </w:p>
    <w:p w14:paraId="0609A1A3" w14:textId="476B69EB" w:rsidR="00D55DA5" w:rsidRDefault="00D55DA5" w:rsidP="00BD054D">
      <w:pPr>
        <w:jc w:val="left"/>
      </w:pPr>
    </w:p>
    <w:p w14:paraId="7185CFD8" w14:textId="487CAE26" w:rsidR="00D55DA5" w:rsidRDefault="00D55DA5" w:rsidP="00BD054D">
      <w:pPr>
        <w:jc w:val="left"/>
      </w:pPr>
    </w:p>
    <w:p w14:paraId="0FAF90BE" w14:textId="32C68F10" w:rsidR="00D55DA5" w:rsidRDefault="00D55DA5" w:rsidP="00BD054D">
      <w:pPr>
        <w:jc w:val="left"/>
      </w:pPr>
    </w:p>
    <w:p w14:paraId="74DBDFA0" w14:textId="32A6DC47" w:rsidR="00D55DA5" w:rsidRDefault="00D55DA5" w:rsidP="00BD054D">
      <w:pPr>
        <w:jc w:val="left"/>
      </w:pPr>
    </w:p>
    <w:p w14:paraId="676E0DC4" w14:textId="77777777" w:rsidR="00D55DA5" w:rsidRDefault="00D55DA5" w:rsidP="00BD054D">
      <w:pPr>
        <w:jc w:val="left"/>
      </w:pPr>
    </w:p>
    <w:p w14:paraId="6A0C916D" w14:textId="3DCE8361" w:rsidR="00D55DA5" w:rsidRDefault="00D55DA5" w:rsidP="00BD054D">
      <w:pPr>
        <w:jc w:val="left"/>
      </w:pPr>
    </w:p>
    <w:p w14:paraId="08E66973" w14:textId="29C38066" w:rsidR="00D55DA5" w:rsidRDefault="00AC7D78" w:rsidP="00BD054D">
      <w:pPr>
        <w:jc w:val="left"/>
      </w:pPr>
      <w:r>
        <w:rPr>
          <w:noProof/>
        </w:rPr>
        <mc:AlternateContent>
          <mc:Choice Requires="wps">
            <w:drawing>
              <wp:anchor distT="0" distB="0" distL="114300" distR="114300" simplePos="0" relativeHeight="251658554" behindDoc="0" locked="0" layoutInCell="1" allowOverlap="1" wp14:anchorId="433235D9" wp14:editId="1D374CF5">
                <wp:simplePos x="0" y="0"/>
                <wp:positionH relativeFrom="column">
                  <wp:posOffset>4381500</wp:posOffset>
                </wp:positionH>
                <wp:positionV relativeFrom="paragraph">
                  <wp:posOffset>73665</wp:posOffset>
                </wp:positionV>
                <wp:extent cx="471158" cy="233670"/>
                <wp:effectExtent l="0" t="0" r="0" b="0"/>
                <wp:wrapNone/>
                <wp:docPr id="1964010020"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22F9F9FB" w14:textId="69D9782E" w:rsidR="00CA44D4" w:rsidRPr="00A5547C" w:rsidRDefault="00CA44D4" w:rsidP="00CA44D4">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433235D9" id="_x0000_s1671" type="#_x0000_t109" style="position:absolute;margin-left:345pt;margin-top:5.8pt;width:37.1pt;height:18.4pt;z-index:2516585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" fillcolor="#e7e6e6" strokecolor="#f2f2f2" strokeweight="1pt">
                <v:shadow on="t" color="black" opacity="26214f" origin="-.5,-.5" offset=".24944mm,.24944mm"/>
                <v:textbox inset="0,0,0,0">
                  <w:txbxContent>
                    <w:p w14:paraId="22F9F9FB" w14:textId="69D9782E" w:rsidR="00CA44D4" w:rsidRPr="00A5547C" w:rsidRDefault="00CA44D4" w:rsidP="00CA44D4">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r>
        <w:rPr>
          <w:noProof/>
        </w:rPr>
        <mc:AlternateContent>
          <mc:Choice Requires="wps">
            <w:drawing>
              <wp:anchor distT="0" distB="0" distL="114300" distR="114300" simplePos="0" relativeHeight="251658501" behindDoc="0" locked="0" layoutInCell="1" allowOverlap="1" wp14:anchorId="3012AAD3" wp14:editId="47679109">
                <wp:simplePos x="0" y="0"/>
                <wp:positionH relativeFrom="column">
                  <wp:posOffset>3348355</wp:posOffset>
                </wp:positionH>
                <wp:positionV relativeFrom="paragraph">
                  <wp:posOffset>69329</wp:posOffset>
                </wp:positionV>
                <wp:extent cx="657727" cy="236010"/>
                <wp:effectExtent l="57150" t="57150" r="85725" b="69215"/>
                <wp:wrapNone/>
                <wp:docPr id="1095478812" name="フローチャート: 処理 1"/>
                <wp:cNvGraphicFramePr/>
                <a:graphic xmlns:a="http://schemas.openxmlformats.org/drawingml/2006/main">
                  <a:graphicData uri="http://schemas.microsoft.com/office/word/2010/wordprocessingShape">
                    <wps:wsp>
                      <wps:cNvSpPr/>
                      <wps:spPr>
                        <a:xfrm>
                          <a:off x="0" y="0"/>
                          <a:ext cx="657727" cy="23601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7794D7C1" w14:textId="19666341"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2AAD3" id="_x0000_s1672" type="#_x0000_t109" style="position:absolute;margin-left:263.65pt;margin-top:5.45pt;width:51.8pt;height:18.6pt;z-index:2516585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" fillcolor="#e7e6e6" strokecolor="#f2f2f2" strokeweight="1pt">
                <v:shadow on="t" color="black" opacity="26214f" origin="-.5,-.5" offset=".24944mm,.24944mm"/>
                <v:textbox inset="0,0,0,0">
                  <w:txbxContent>
                    <w:p w14:paraId="7794D7C1" w14:textId="19666341"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58227929" w14:textId="3B06DA99" w:rsidR="00D55DA5" w:rsidRDefault="00D55DA5" w:rsidP="00BD054D">
      <w:pPr>
        <w:jc w:val="left"/>
      </w:pPr>
    </w:p>
    <w:p w14:paraId="1B4CE808" w14:textId="6FEB5A8D" w:rsidR="00D55DA5" w:rsidRDefault="00D55DA5" w:rsidP="00D55DA5">
      <w:pPr>
        <w:pStyle w:val="a4"/>
        <w:ind w:leftChars="572" w:left="1201"/>
        <w:jc w:val="left"/>
      </w:pPr>
      <w:r>
        <w:rPr>
          <w:rFonts w:hint="eastAsia"/>
        </w:rPr>
        <w:t>結果表示エリアにエラーメッセージを表示する。</w:t>
      </w:r>
    </w:p>
    <w:p w14:paraId="7113B8F6" w14:textId="56FC6222" w:rsidR="00D55DA5" w:rsidRDefault="00D55DA5" w:rsidP="00D55DA5">
      <w:pPr>
        <w:pStyle w:val="a4"/>
        <w:ind w:leftChars="572" w:left="1201"/>
        <w:jc w:val="left"/>
      </w:pPr>
      <w:r>
        <w:rPr>
          <w:rFonts w:hint="eastAsia"/>
        </w:rPr>
        <w:t>・日付の書式が不正：「</w:t>
      </w:r>
      <w:r w:rsidR="002F2513">
        <w:rPr>
          <w:rFonts w:hint="eastAsia"/>
        </w:rPr>
        <w:t>日付を正しく入力してください</w:t>
      </w:r>
      <w:r w:rsidR="00515ABF">
        <w:rPr>
          <w:rFonts w:hint="eastAsia"/>
        </w:rPr>
        <w:t>（年</w:t>
      </w:r>
      <w:r w:rsidR="00515ABF">
        <w:t>:</w:t>
      </w:r>
      <w:r w:rsidR="00515ABF">
        <w:rPr>
          <w:rFonts w:hint="eastAsia"/>
        </w:rPr>
        <w:t>西暦4桁</w:t>
      </w:r>
      <w:r w:rsidR="00515ABF">
        <w:t>,</w:t>
      </w:r>
      <w:r w:rsidR="00515ABF">
        <w:rPr>
          <w:rFonts w:hint="eastAsia"/>
        </w:rPr>
        <w:t>月</w:t>
      </w:r>
      <w:r w:rsidR="00515ABF">
        <w:t>:1~12,</w:t>
      </w:r>
      <w:r w:rsidR="00515ABF">
        <w:rPr>
          <w:rFonts w:hint="eastAsia"/>
        </w:rPr>
        <w:t>日</w:t>
      </w:r>
      <w:r w:rsidR="00515ABF">
        <w:t>:1~31</w:t>
      </w:r>
      <w:r w:rsidR="00515ABF">
        <w:rPr>
          <w:rFonts w:hint="eastAsia"/>
        </w:rPr>
        <w:t>）</w:t>
      </w:r>
      <w:r>
        <w:rPr>
          <w:rFonts w:hint="eastAsia"/>
        </w:rPr>
        <w:t>」</w:t>
      </w:r>
    </w:p>
    <w:p w14:paraId="338C0369" w14:textId="07D38B94" w:rsidR="00515ABF" w:rsidRDefault="00515ABF" w:rsidP="00D55DA5">
      <w:pPr>
        <w:pStyle w:val="a4"/>
        <w:ind w:leftChars="572" w:left="1201"/>
        <w:jc w:val="left"/>
      </w:pPr>
      <w:r>
        <w:rPr>
          <w:rFonts w:hint="eastAsia"/>
        </w:rPr>
        <w:t>・日付の値が不正：「日付の値を修正して下さい。」</w:t>
      </w:r>
    </w:p>
    <w:p w14:paraId="2D014F23" w14:textId="5437A126" w:rsidR="00515ABF" w:rsidRDefault="00515ABF" w:rsidP="00D55DA5">
      <w:pPr>
        <w:pStyle w:val="a4"/>
        <w:ind w:leftChars="572" w:left="1201"/>
        <w:jc w:val="left"/>
      </w:pPr>
      <w:r>
        <w:rPr>
          <w:rFonts w:hint="eastAsia"/>
        </w:rPr>
        <w:t>・該当予約がない：「</w:t>
      </w:r>
      <w:r w:rsidR="004012AA">
        <w:rPr>
          <w:rFonts w:hint="eastAsia"/>
        </w:rPr>
        <w:t>該当する予約</w:t>
      </w:r>
      <w:r w:rsidR="00442D15">
        <w:rPr>
          <w:rFonts w:hint="eastAsia"/>
        </w:rPr>
        <w:t>は</w:t>
      </w:r>
      <w:r w:rsidR="004012AA">
        <w:rPr>
          <w:rFonts w:hint="eastAsia"/>
        </w:rPr>
        <w:t>ありません</w:t>
      </w:r>
      <w:r>
        <w:rPr>
          <w:rFonts w:hint="eastAsia"/>
        </w:rPr>
        <w:t>」</w:t>
      </w:r>
    </w:p>
    <w:p w14:paraId="0355A59E" w14:textId="3469274E" w:rsidR="00515ABF" w:rsidRDefault="00515ABF" w:rsidP="00D55DA5">
      <w:pPr>
        <w:pStyle w:val="a4"/>
        <w:ind w:leftChars="572" w:left="1201"/>
        <w:jc w:val="left"/>
      </w:pPr>
      <w:r>
        <w:rPr>
          <w:rFonts w:hint="eastAsia"/>
        </w:rPr>
        <w:t>・予期しないエラー：「予期しないエラーが発生しました。」</w:t>
      </w:r>
    </w:p>
    <w:p w14:paraId="79D9E53F" w14:textId="2AEC7717" w:rsidR="00515ABF" w:rsidRDefault="00515ABF" w:rsidP="00D55DA5">
      <w:pPr>
        <w:pStyle w:val="a4"/>
        <w:ind w:leftChars="572" w:left="1201"/>
        <w:jc w:val="left"/>
      </w:pPr>
      <w:r>
        <w:rPr>
          <w:rFonts w:hint="eastAsia"/>
        </w:rPr>
        <w:t>表示後は</w:t>
      </w:r>
      <w:r>
        <w:t>4.3.1</w:t>
      </w:r>
      <w:r>
        <w:rPr>
          <w:rFonts w:hint="eastAsia"/>
        </w:rPr>
        <w:t>システム起動時の状態</w:t>
      </w:r>
      <w:r w:rsidR="00D32449">
        <w:rPr>
          <w:rFonts w:hint="eastAsia"/>
        </w:rPr>
        <w:t>（各ボタン操作が可能）</w:t>
      </w:r>
      <w:r>
        <w:rPr>
          <w:rFonts w:hint="eastAsia"/>
        </w:rPr>
        <w:t>に戻る。</w:t>
      </w:r>
    </w:p>
    <w:p w14:paraId="3A307D59" w14:textId="1B197C99" w:rsidR="00515ABF" w:rsidRDefault="00515ABF" w:rsidP="00515ABF">
      <w:pPr>
        <w:widowControl/>
        <w:jc w:val="left"/>
      </w:pPr>
      <w:r>
        <w:br w:type="page"/>
      </w:r>
    </w:p>
    <w:p w14:paraId="65BDDC94" w14:textId="53A9505D" w:rsidR="00D55DA5" w:rsidRDefault="00F461D0" w:rsidP="00BD054D">
      <w:pPr>
        <w:pStyle w:val="a4"/>
        <w:widowControl/>
        <w:numPr>
          <w:ilvl w:val="3"/>
          <w:numId w:val="1"/>
        </w:numPr>
        <w:ind w:leftChars="0"/>
        <w:jc w:val="left"/>
        <w:outlineLvl w:val="3"/>
      </w:pPr>
      <w:bookmarkStart w:id="266" w:name="_Toc234940553"/>
      <w:r>
        <w:rPr>
          <w:rFonts w:hint="eastAsia"/>
        </w:rPr>
        <w:lastRenderedPageBreak/>
        <w:t>ログイン中の予約状況確認ダイアログ表示中</w:t>
      </w:r>
      <w:bookmarkEnd w:id="266"/>
      <w:r>
        <w:rPr>
          <w:noProof/>
        </w:rPr>
        <mc:AlternateContent>
          <mc:Choice Requires="wpg">
            <w:drawing>
              <wp:anchor distT="0" distB="0" distL="114300" distR="114300" simplePos="0" relativeHeight="251658633" behindDoc="1" locked="0" layoutInCell="1" allowOverlap="1" wp14:anchorId="79DEE5FE" wp14:editId="1C6CC635">
                <wp:simplePos x="0" y="0"/>
                <wp:positionH relativeFrom="column">
                  <wp:posOffset>354330</wp:posOffset>
                </wp:positionH>
                <wp:positionV relativeFrom="paragraph">
                  <wp:posOffset>163830</wp:posOffset>
                </wp:positionV>
                <wp:extent cx="5769610" cy="2515798"/>
                <wp:effectExtent l="57150" t="19050" r="59690" b="56515"/>
                <wp:wrapNone/>
                <wp:docPr id="823320104" name="グループ化 1"/>
                <wp:cNvGraphicFramePr/>
                <a:graphic xmlns:a="http://schemas.openxmlformats.org/drawingml/2006/main">
                  <a:graphicData uri="http://schemas.microsoft.com/office/word/2010/wordprocessingGroup">
                    <wpg:wgp>
                      <wpg:cNvGrpSpPr/>
                      <wpg:grpSpPr>
                        <a:xfrm>
                          <a:off x="0" y="0"/>
                          <a:ext cx="5769610" cy="2515798"/>
                          <a:chOff x="0" y="0"/>
                          <a:chExt cx="5769610" cy="2679701"/>
                        </a:xfrm>
                      </wpg:grpSpPr>
                      <wpg:grpSp>
                        <wpg:cNvPr id="1947436456" name="グループ化 1947436456"/>
                        <wpg:cNvGrpSpPr/>
                        <wpg:grpSpPr>
                          <a:xfrm>
                            <a:off x="0" y="0"/>
                            <a:ext cx="5769610" cy="2679701"/>
                            <a:chOff x="0" y="0"/>
                            <a:chExt cx="5769763" cy="2679819"/>
                          </a:xfrm>
                        </wpg:grpSpPr>
                        <wps:wsp>
                          <wps:cNvPr id="1663277833" name="正方形/長方形 1663277833"/>
                          <wps:cNvSpPr/>
                          <wps:spPr>
                            <a:xfrm>
                              <a:off x="0" y="47130"/>
                              <a:ext cx="5767070" cy="2632689"/>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6790166" name="フローチャート: 処理 856790166"/>
                          <wps:cNvSpPr/>
                          <wps:spPr>
                            <a:xfrm>
                              <a:off x="223594" y="928165"/>
                              <a:ext cx="5368290" cy="1389686"/>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591B4E62" w14:textId="77777777" w:rsidR="00F461D0" w:rsidRPr="008E4BAC" w:rsidRDefault="00F461D0" w:rsidP="00F461D0">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14753505" name="テキスト ボックス 614753505"/>
                          <wps:cNvSpPr txBox="1"/>
                          <wps:spPr>
                            <a:xfrm>
                              <a:off x="4661688" y="0"/>
                              <a:ext cx="1108075" cy="324485"/>
                            </a:xfrm>
                            <a:prstGeom prst="rect">
                              <a:avLst/>
                            </a:prstGeom>
                            <a:noFill/>
                            <a:ln w="6350">
                              <a:noFill/>
                            </a:ln>
                          </wps:spPr>
                          <wps:txbx>
                            <w:txbxContent>
                              <w:p w14:paraId="5CD973F2" w14:textId="77777777" w:rsidR="00F461D0" w:rsidRPr="00DC0354" w:rsidRDefault="00F461D0" w:rsidP="00F461D0">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1233048" name="テキスト ボックス 1251233048"/>
                          <wps:cNvSpPr txBox="1"/>
                          <wps:spPr>
                            <a:xfrm>
                              <a:off x="897296" y="233606"/>
                              <a:ext cx="1100455" cy="260985"/>
                            </a:xfrm>
                            <a:prstGeom prst="rect">
                              <a:avLst/>
                            </a:prstGeom>
                            <a:noFill/>
                            <a:ln w="6350">
                              <a:noFill/>
                            </a:ln>
                          </wps:spPr>
                          <wps:txbx>
                            <w:txbxContent>
                              <w:p w14:paraId="0345198C" w14:textId="77777777" w:rsidR="00F461D0" w:rsidRPr="00AD64C6" w:rsidRDefault="00F461D0" w:rsidP="00F461D0">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11236460" name="テキスト ボックス 2011236460"/>
                          <wps:cNvSpPr txBox="1"/>
                          <wps:spPr>
                            <a:xfrm>
                              <a:off x="2819539" y="223594"/>
                              <a:ext cx="791210" cy="260985"/>
                            </a:xfrm>
                            <a:prstGeom prst="rect">
                              <a:avLst/>
                            </a:prstGeom>
                            <a:noFill/>
                            <a:ln w="6350">
                              <a:noFill/>
                            </a:ln>
                          </wps:spPr>
                          <wps:txbx>
                            <w:txbxContent>
                              <w:p w14:paraId="345DAF35" w14:textId="77777777" w:rsidR="00F461D0" w:rsidRPr="00AD64C6" w:rsidRDefault="00F461D0" w:rsidP="00F461D0">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3274594" name="フローチャート: 処理 1933274594"/>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9A66A59" w14:textId="19FF49EE" w:rsidR="00F461D0" w:rsidRPr="00A5547C" w:rsidRDefault="00F461D0" w:rsidP="00F461D0">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ログアウト</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36843550" name="テキスト ボックス 1236843550"/>
                          <wps:cNvSpPr txBox="1"/>
                          <wps:spPr>
                            <a:xfrm>
                              <a:off x="1998581" y="540631"/>
                              <a:ext cx="520608" cy="287002"/>
                            </a:xfrm>
                            <a:prstGeom prst="rect">
                              <a:avLst/>
                            </a:prstGeom>
                            <a:noFill/>
                            <a:ln w="6350">
                              <a:noFill/>
                            </a:ln>
                          </wps:spPr>
                          <wps:txbx>
                            <w:txbxContent>
                              <w:p w14:paraId="4F31763F" w14:textId="77777777" w:rsidR="00F461D0" w:rsidRPr="00AD64C6" w:rsidRDefault="00F461D0" w:rsidP="00F461D0">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3174111" name="正方形/長方形 183174111"/>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59694" name="テキスト ボックス 194359694"/>
                          <wps:cNvSpPr txBox="1"/>
                          <wps:spPr>
                            <a:xfrm>
                              <a:off x="2359002" y="530619"/>
                              <a:ext cx="378497" cy="287002"/>
                            </a:xfrm>
                            <a:prstGeom prst="rect">
                              <a:avLst/>
                            </a:prstGeom>
                            <a:noFill/>
                            <a:ln w="6350">
                              <a:noFill/>
                            </a:ln>
                          </wps:spPr>
                          <wps:txbx>
                            <w:txbxContent>
                              <w:p w14:paraId="7B56FCF7" w14:textId="77777777" w:rsidR="00F461D0" w:rsidRPr="0075349F" w:rsidRDefault="00F461D0" w:rsidP="00F461D0">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81160084" name="グループ化 1181160084"/>
                          <wpg:cNvGrpSpPr/>
                          <wpg:grpSpPr>
                            <a:xfrm>
                              <a:off x="2706073" y="637410"/>
                              <a:ext cx="153512" cy="90105"/>
                              <a:chOff x="0" y="0"/>
                              <a:chExt cx="153512" cy="90105"/>
                            </a:xfrm>
                          </wpg:grpSpPr>
                          <wps:wsp>
                            <wps:cNvPr id="2012802734" name="フローチャート: 組合せ 2012802734"/>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3404982" name="正方形/長方形 493404982"/>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38903327" name="フローチャート: 処理 1738903327"/>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9C710C8" w14:textId="77777777" w:rsidR="00F461D0" w:rsidRPr="00A5547C" w:rsidRDefault="00F461D0" w:rsidP="00F461D0">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797221797" name="フローチャート: 処理 1"/>
                        <wps:cNvSpPr/>
                        <wps:spPr>
                          <a:xfrm>
                            <a:off x="2315210" y="2360433"/>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5CB8A87C" w14:textId="77777777" w:rsidR="00F461D0" w:rsidRPr="00A5547C" w:rsidRDefault="00F461D0" w:rsidP="00F461D0">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9DEE5FE" id="_x0000_s1673" style="position:absolute;left:0;text-align:left;margin-left:27.9pt;margin-top:12.9pt;width:454.3pt;height:198.1pt;z-index:-251657847;mso-height-relative:margin" coordsize="57696,267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">
                <v:group id="グループ化 1947436456" o:spid="_x0000_s1674"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">
                  <v:rect id="正方形/長方形 1663277833" o:spid="_x0000_s1675"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" fillcolor="white [3212]" strokecolor="black [3213]" strokeweight="1pt"/>
                  <v:shape id="フローチャート: 処理 856790166" o:spid="_x0000_s1676"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" fillcolor="#d8d8d8 [2732]" strokecolor="white [3212]" strokeweight="1pt">
                    <v:textbox inset="0,0,0,0">
                      <w:txbxContent>
                        <w:p w14:paraId="591B4E62" w14:textId="77777777" w:rsidR="00F461D0" w:rsidRPr="008E4BAC" w:rsidRDefault="00F461D0" w:rsidP="00F461D0">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614753505" o:spid="_x0000_s1677"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" filled="f" stroked="f" strokeweight=".5pt">
                    <v:textbox>
                      <w:txbxContent>
                        <w:p w14:paraId="5CD973F2" w14:textId="77777777" w:rsidR="00F461D0" w:rsidRPr="00DC0354" w:rsidRDefault="00F461D0" w:rsidP="00F461D0">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1251233048" o:spid="_x0000_s1678"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" filled="f" stroked="f" strokeweight=".5pt">
                    <v:textbox>
                      <w:txbxContent>
                        <w:p w14:paraId="0345198C" w14:textId="77777777" w:rsidR="00F461D0" w:rsidRPr="00AD64C6" w:rsidRDefault="00F461D0" w:rsidP="00F461D0">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2011236460" o:spid="_x0000_s1679"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" filled="f" stroked="f" strokeweight=".5pt">
                    <v:textbox>
                      <w:txbxContent>
                        <w:p w14:paraId="345DAF35" w14:textId="77777777" w:rsidR="00F461D0" w:rsidRPr="00AD64C6" w:rsidRDefault="00F461D0" w:rsidP="00F461D0">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1933274594" o:spid="_x0000_s1680"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" fillcolor="#e7e6e6 [3214]" strokecolor="#f2f2f2 [3052]" strokeweight="1pt">
                    <v:shadow on="t" color="black" opacity="26214f" origin="-.5,-.5" offset=".24944mm,.24944mm"/>
                    <v:textbox inset="0,0,0,0">
                      <w:txbxContent>
                        <w:p w14:paraId="79A66A59" w14:textId="19FF49EE" w:rsidR="00F461D0" w:rsidRPr="00A5547C" w:rsidRDefault="00F461D0" w:rsidP="00F461D0">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ログアウト</w:t>
                          </w:r>
                        </w:p>
                      </w:txbxContent>
                    </v:textbox>
                  </v:shape>
                  <v:shape id="テキスト ボックス 1236843550" o:spid="_x0000_s1681"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" filled="f" stroked="f" strokeweight=".5pt">
                    <v:textbox>
                      <w:txbxContent>
                        <w:p w14:paraId="4F31763F" w14:textId="77777777" w:rsidR="00F461D0" w:rsidRPr="00AD64C6" w:rsidRDefault="00F461D0" w:rsidP="00F461D0">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183174111" o:spid="_x0000_s1682"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" fillcolor="white [3212]" strokecolor="#a5a5a5 [2092]" strokeweight=".5pt"/>
                  <v:shape id="テキスト ボックス 194359694" o:spid="_x0000_s1683"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" filled="f" stroked="f" strokeweight=".5pt">
                    <v:textbox>
                      <w:txbxContent>
                        <w:p w14:paraId="7B56FCF7" w14:textId="77777777" w:rsidR="00F461D0" w:rsidRPr="0075349F" w:rsidRDefault="00F461D0" w:rsidP="00F461D0">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v:textbox>
                  </v:shape>
                  <v:group id="グループ化 1181160084" o:spid="_x0000_s1684"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">
                    <v:shape id="フローチャート: 組合せ 2012802734" o:spid="_x0000_s1685"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" filled="f" strokecolor="black [3213]" strokeweight=".5pt"/>
                    <v:rect id="正方形/長方形 493404982" o:spid="_x0000_s1686"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" fillcolor="white [3212]" strokecolor="white [3212]" strokeweight="1pt"/>
                  </v:group>
                  <v:shape id="フローチャート: 処理 1738903327" o:spid="_x0000_s1687"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" fillcolor="#e7e6e6 [3214]" strokecolor="#f2f2f2 [3052]" strokeweight="1pt">
                    <v:shadow on="t" color="black" opacity="26214f" origin="-.5,-.5" offset=".24944mm,.24944mm"/>
                    <v:textbox inset="0,0,0,0">
                      <w:txbxContent>
                        <w:p w14:paraId="79C710C8" w14:textId="77777777" w:rsidR="00F461D0" w:rsidRPr="00A5547C" w:rsidRDefault="00F461D0" w:rsidP="00F461D0">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688" type="#_x0000_t109" style="position:absolute;left:23152;top:23604;width:4711;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" fillcolor="#e7e6e6 [3214]" strokecolor="#f2f2f2 [3052]" strokeweight="1pt">
                  <v:shadow on="t" color="black" opacity="26214f" origin="-.5,-.5" offset=".24944mm,.24944mm"/>
                  <v:textbox inset="0,0,0,0">
                    <w:txbxContent>
                      <w:p w14:paraId="5CB8A87C" w14:textId="77777777" w:rsidR="00F461D0" w:rsidRPr="00A5547C" w:rsidRDefault="00F461D0" w:rsidP="00F461D0">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w:pict>
          </mc:Fallback>
        </mc:AlternateContent>
      </w:r>
    </w:p>
    <w:p w14:paraId="38DF73A7" w14:textId="1FF390B6" w:rsidR="00F461D0" w:rsidRDefault="00F461D0" w:rsidP="00BD054D">
      <w:pPr>
        <w:jc w:val="left"/>
      </w:pPr>
      <w:r>
        <w:rPr>
          <w:noProof/>
        </w:rPr>
        <mc:AlternateContent>
          <mc:Choice Requires="wps">
            <w:drawing>
              <wp:anchor distT="0" distB="0" distL="114300" distR="114300" simplePos="0" relativeHeight="251658485" behindDoc="0" locked="0" layoutInCell="1" allowOverlap="1" wp14:anchorId="6F12884F" wp14:editId="0CC29029">
                <wp:simplePos x="0" y="0"/>
                <wp:positionH relativeFrom="column">
                  <wp:posOffset>3904712</wp:posOffset>
                </wp:positionH>
                <wp:positionV relativeFrom="paragraph">
                  <wp:posOffset>188275</wp:posOffset>
                </wp:positionV>
                <wp:extent cx="1172814" cy="226685"/>
                <wp:effectExtent l="0" t="0" r="0" b="0"/>
                <wp:wrapNone/>
                <wp:docPr id="1268035867" name="フローチャート: 処理 1"/>
                <wp:cNvGraphicFramePr/>
                <a:graphic xmlns:a="http://schemas.openxmlformats.org/drawingml/2006/main">
                  <a:graphicData uri="http://schemas.microsoft.com/office/word/2010/wordprocessingShape">
                    <wps:wsp>
                      <wps:cNvSpPr/>
                      <wps:spPr>
                        <a:xfrm>
                          <a:off x="0" y="0"/>
                          <a:ext cx="1172814" cy="22668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62A1A4F3" w14:textId="77777777" w:rsidR="00F461D0" w:rsidRPr="008E4BAC" w:rsidRDefault="00F461D0" w:rsidP="00F461D0">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 xml:space="preserve">TK190000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6F12884F" id="_x0000_s1689" type="#_x0000_t109" style="position:absolute;margin-left:307.45pt;margin-top:14.8pt;width:92.35pt;height:17.85pt;z-index:25165848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" fillcolor="#d8d8d8 [2732]" strokecolor="white [3212]" strokeweight="1pt">
                <v:textbox inset="0,0,0,0">
                  <w:txbxContent>
                    <w:p w14:paraId="62A1A4F3" w14:textId="77777777" w:rsidR="00F461D0" w:rsidRPr="008E4BAC" w:rsidRDefault="00F461D0" w:rsidP="00F461D0">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 xml:space="preserve">TK190000　　　　　</w:t>
                      </w:r>
                    </w:p>
                  </w:txbxContent>
                </v:textbox>
              </v:shape>
            </w:pict>
          </mc:Fallback>
        </mc:AlternateContent>
      </w:r>
    </w:p>
    <w:p w14:paraId="037AF7E7" w14:textId="7B0712C7" w:rsidR="00F461D0" w:rsidRDefault="00F461D0" w:rsidP="00BD054D">
      <w:pPr>
        <w:jc w:val="left"/>
      </w:pPr>
    </w:p>
    <w:p w14:paraId="4E281123" w14:textId="6BDBEDD5" w:rsidR="00F461D0" w:rsidRDefault="00A97812" w:rsidP="00BD054D">
      <w:pPr>
        <w:jc w:val="left"/>
      </w:pPr>
      <w:r>
        <w:rPr>
          <w:noProof/>
        </w:rPr>
        <mc:AlternateContent>
          <mc:Choice Requires="wpg">
            <w:drawing>
              <wp:anchor distT="0" distB="0" distL="114300" distR="114300" simplePos="0" relativeHeight="251658634" behindDoc="0" locked="0" layoutInCell="1" allowOverlap="1" wp14:anchorId="1E1BC430" wp14:editId="13FC914F">
                <wp:simplePos x="0" y="0"/>
                <wp:positionH relativeFrom="column">
                  <wp:posOffset>579967</wp:posOffset>
                </wp:positionH>
                <wp:positionV relativeFrom="paragraph">
                  <wp:posOffset>224367</wp:posOffset>
                </wp:positionV>
                <wp:extent cx="4144010" cy="1091697"/>
                <wp:effectExtent l="57150" t="57150" r="66040" b="51435"/>
                <wp:wrapNone/>
                <wp:docPr id="1466453401" name="グループ化 719"/>
                <wp:cNvGraphicFramePr/>
                <a:graphic xmlns:a="http://schemas.openxmlformats.org/drawingml/2006/main">
                  <a:graphicData uri="http://schemas.microsoft.com/office/word/2010/wordprocessingGroup">
                    <wpg:wgp>
                      <wpg:cNvGrpSpPr/>
                      <wpg:grpSpPr>
                        <a:xfrm>
                          <a:off x="0" y="0"/>
                          <a:ext cx="4144010" cy="1091697"/>
                          <a:chOff x="0" y="0"/>
                          <a:chExt cx="4144010" cy="1091697"/>
                        </a:xfrm>
                      </wpg:grpSpPr>
                      <wps:wsp>
                        <wps:cNvPr id="1651751214" name="正方形/長方形 1836275759"/>
                        <wps:cNvSpPr/>
                        <wps:spPr>
                          <a:xfrm>
                            <a:off x="0" y="0"/>
                            <a:ext cx="4144010" cy="1091697"/>
                          </a:xfrm>
                          <a:prstGeom prst="rect">
                            <a:avLst/>
                          </a:prstGeom>
                          <a:solidFill>
                            <a:schemeClr val="bg1"/>
                          </a:solidFill>
                          <a:ln w="19050">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778674793" name="グループ化 455"/>
                        <wpg:cNvGrpSpPr/>
                        <wpg:grpSpPr>
                          <a:xfrm>
                            <a:off x="27516" y="222250"/>
                            <a:ext cx="4105275" cy="866775"/>
                            <a:chOff x="59905" y="262387"/>
                            <a:chExt cx="4105910" cy="867673"/>
                          </a:xfrm>
                        </wpg:grpSpPr>
                        <wps:wsp>
                          <wps:cNvPr id="1387000944" name="フローチャート: 処理 388162357"/>
                          <wps:cNvSpPr/>
                          <wps:spPr>
                            <a:xfrm>
                              <a:off x="59905" y="262387"/>
                              <a:ext cx="4105910" cy="867673"/>
                            </a:xfrm>
                            <a:prstGeom prst="flowChartProcess">
                              <a:avLst/>
                            </a:prstGeom>
                            <a:solidFill>
                              <a:schemeClr val="bg1">
                                <a:lumMod val="95000"/>
                              </a:schemeClr>
                            </a:solidFill>
                            <a:ln>
                              <a:noFill/>
                            </a:ln>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0636D425" w14:textId="77777777" w:rsidR="00F461D0" w:rsidRDefault="00F461D0" w:rsidP="00F461D0">
                                <w:pPr>
                                  <w:rPr>
                                    <w:rFonts w:ascii="ＭＳ ゴシック" w:eastAsia="游明朝" w:hAnsi="ＭＳ ゴシック" w:cs="Arial"/>
                                    <w:color w:val="000000"/>
                                    <w:sz w:val="16"/>
                                    <w:szCs w:val="16"/>
                                  </w:rPr>
                                </w:pPr>
                              </w:p>
                            </w:txbxContent>
                          </wps:txbx>
                          <wps:bodyPr rot="0" spcFirstLastPara="0" vert="horz" wrap="square" lIns="0" tIns="0" rIns="0" bIns="0" numCol="1" spcCol="0" rtlCol="0" fromWordArt="0" anchor="ctr" anchorCtr="0" forceAA="0" compatLnSpc="1">
                            <a:prstTxWarp prst="textNoShape">
                              <a:avLst/>
                            </a:prstTxWarp>
                            <a:noAutofit/>
                          </wps:bodyPr>
                        </wps:wsp>
                        <wpg:grpSp>
                          <wpg:cNvPr id="1418051485" name="グループ化 450"/>
                          <wpg:cNvGrpSpPr/>
                          <wpg:grpSpPr>
                            <a:xfrm>
                              <a:off x="362309" y="284672"/>
                              <a:ext cx="871377" cy="309916"/>
                              <a:chOff x="323290" y="259441"/>
                              <a:chExt cx="871410" cy="309929"/>
                            </a:xfrm>
                          </wpg:grpSpPr>
                          <wps:wsp>
                            <wps:cNvPr id="630408502" name="テキスト ボックス 22"/>
                            <wps:cNvSpPr txBox="1"/>
                            <wps:spPr>
                              <a:xfrm>
                                <a:off x="323290" y="259441"/>
                                <a:ext cx="515141" cy="307705"/>
                              </a:xfrm>
                              <a:prstGeom prst="rect">
                                <a:avLst/>
                              </a:prstGeom>
                              <a:noFill/>
                              <a:ln w="6350">
                                <a:noFill/>
                              </a:ln>
                            </wps:spPr>
                            <wps:txbx>
                              <w:txbxContent>
                                <w:p w14:paraId="5376DAAF" w14:textId="77777777" w:rsidR="00F461D0" w:rsidRPr="009B1C3D" w:rsidRDefault="00F461D0" w:rsidP="00F461D0">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710779657" name="グループ化 710779657"/>
                            <wpg:cNvGrpSpPr/>
                            <wpg:grpSpPr>
                              <a:xfrm>
                                <a:off x="679229" y="261665"/>
                                <a:ext cx="515471" cy="307705"/>
                                <a:chOff x="679229" y="261665"/>
                                <a:chExt cx="515471" cy="307705"/>
                              </a:xfrm>
                            </wpg:grpSpPr>
                            <wps:wsp>
                              <wps:cNvPr id="1280689297" name="正方形/長方形 1280689297"/>
                              <wps:cNvSpPr/>
                              <wps:spPr>
                                <a:xfrm>
                                  <a:off x="722855" y="302921"/>
                                  <a:ext cx="471845"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4959779" name="テキスト ボックス 53"/>
                              <wps:cNvSpPr txBox="1"/>
                              <wps:spPr>
                                <a:xfrm>
                                  <a:off x="679229" y="261665"/>
                                  <a:ext cx="410607" cy="307705"/>
                                </a:xfrm>
                                <a:prstGeom prst="rect">
                                  <a:avLst/>
                                </a:prstGeom>
                                <a:noFill/>
                                <a:ln w="6350">
                                  <a:noFill/>
                                </a:ln>
                              </wps:spPr>
                              <wps:txbx>
                                <w:txbxContent>
                                  <w:p w14:paraId="11B05561" w14:textId="77777777" w:rsidR="00F461D0" w:rsidRDefault="00F461D0" w:rsidP="00F461D0">
                                    <w:pPr>
                                      <w:rPr>
                                        <w:rFonts w:eastAsia="游明朝" w:cs="Arial"/>
                                        <w:b/>
                                        <w:bCs/>
                                        <w:color w:val="000000"/>
                                        <w:sz w:val="18"/>
                                        <w:szCs w:val="18"/>
                                      </w:rPr>
                                    </w:pPr>
                                    <w:r>
                                      <w:rPr>
                                        <w:rFonts w:eastAsia="游明朝" w:cs="Arial" w:hint="eastAsia"/>
                                        <w:b/>
                                        <w:bCs/>
                                        <w:color w:val="000000"/>
                                        <w:sz w:val="18"/>
                                        <w:szCs w:val="18"/>
                                      </w:rPr>
                                      <w:t>376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51041924" name="フローチャート: 組合せ 1651041924"/>
                              <wps:cNvSpPr/>
                              <wps:spPr>
                                <a:xfrm>
                                  <a:off x="1048807" y="37805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2053370360" name="正方形/長方形 2053370360"/>
                            <wps:cNvSpPr/>
                            <wps:spPr>
                              <a:xfrm>
                                <a:off x="1017217" y="34585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614183894" name="フローチャート: 処理 687948762"/>
                          <wps:cNvSpPr/>
                          <wps:spPr>
                            <a:xfrm>
                              <a:off x="2332726" y="805851"/>
                              <a:ext cx="536236" cy="204192"/>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4C81519" w14:textId="77777777" w:rsidR="00F461D0" w:rsidRDefault="00F461D0" w:rsidP="00F461D0">
                                <w:pPr>
                                  <w:jc w:val="center"/>
                                  <w:rPr>
                                    <w:rFonts w:cs="Arial"/>
                                    <w:color w:val="000000"/>
                                    <w:sz w:val="16"/>
                                    <w:szCs w:val="16"/>
                                  </w:rPr>
                                </w:pPr>
                                <w:r>
                                  <w:rPr>
                                    <w:rFonts w:cs="Arial" w:hint="eastAsia"/>
                                    <w:color w:val="000000"/>
                                    <w:sz w:val="16"/>
                                    <w:szCs w:val="16"/>
                                  </w:rPr>
                                  <w:t xml:space="preserve">予約確認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739983651" name="フローチャート: 処理 1817105384"/>
                          <wps:cNvSpPr/>
                          <wps:spPr>
                            <a:xfrm>
                              <a:off x="1306183" y="805851"/>
                              <a:ext cx="536236" cy="198976"/>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ADE3606" w14:textId="77777777" w:rsidR="00F461D0" w:rsidRDefault="00F461D0" w:rsidP="00F461D0">
                                <w:pPr>
                                  <w:jc w:val="center"/>
                                  <w:rPr>
                                    <w:rFonts w:cs="Arial"/>
                                    <w:color w:val="000000"/>
                                    <w:sz w:val="16"/>
                                    <w:szCs w:val="16"/>
                                  </w:rPr>
                                </w:pPr>
                                <w:r>
                                  <w:rPr>
                                    <w:rFonts w:cs="Arial" w:hint="eastAsia"/>
                                    <w:color w:val="000000"/>
                                    <w:sz w:val="16"/>
                                    <w:szCs w:val="16"/>
                                  </w:rPr>
                                  <w:t xml:space="preserve">キャンセル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804613514" name="テキスト ボックス 22"/>
                          <wps:cNvSpPr txBox="1"/>
                          <wps:spPr>
                            <a:xfrm>
                              <a:off x="1302588" y="293298"/>
                              <a:ext cx="572662" cy="292554"/>
                            </a:xfrm>
                            <a:prstGeom prst="rect">
                              <a:avLst/>
                            </a:prstGeom>
                            <a:noFill/>
                            <a:ln w="6350">
                              <a:noFill/>
                            </a:ln>
                          </wps:spPr>
                          <wps:txbx>
                            <w:txbxContent>
                              <w:p w14:paraId="39CB6B22" w14:textId="77777777" w:rsidR="00F461D0" w:rsidRPr="009B1C3D" w:rsidRDefault="00F461D0" w:rsidP="00F461D0">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19208112" name="正方形/長方形 1796549577"/>
                          <wps:cNvSpPr/>
                          <wps:spPr>
                            <a:xfrm>
                              <a:off x="1846052" y="370936"/>
                              <a:ext cx="572662" cy="158667"/>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130741881" name="テキスト ボックス 22"/>
                          <wps:cNvSpPr txBox="1"/>
                          <wps:spPr>
                            <a:xfrm>
                              <a:off x="2355011" y="293298"/>
                              <a:ext cx="263277" cy="296472"/>
                            </a:xfrm>
                            <a:prstGeom prst="rect">
                              <a:avLst/>
                            </a:prstGeom>
                            <a:noFill/>
                            <a:ln w="6350">
                              <a:noFill/>
                            </a:ln>
                          </wps:spPr>
                          <wps:txbx>
                            <w:txbxContent>
                              <w:p w14:paraId="4BD9C101" w14:textId="77777777" w:rsidR="00F461D0" w:rsidRPr="009B1C3D" w:rsidRDefault="00F461D0" w:rsidP="00F461D0">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3831658" name="正方形/長方形 1902631922"/>
                          <wps:cNvSpPr/>
                          <wps:spPr>
                            <a:xfrm>
                              <a:off x="2639683" y="370936"/>
                              <a:ext cx="310945" cy="175745"/>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31760860" name="テキスト ボックス 22"/>
                          <wps:cNvSpPr txBox="1"/>
                          <wps:spPr>
                            <a:xfrm>
                              <a:off x="2915728" y="310551"/>
                              <a:ext cx="263277" cy="285226"/>
                            </a:xfrm>
                            <a:prstGeom prst="rect">
                              <a:avLst/>
                            </a:prstGeom>
                            <a:noFill/>
                            <a:ln w="6350">
                              <a:noFill/>
                            </a:ln>
                          </wps:spPr>
                          <wps:txbx>
                            <w:txbxContent>
                              <w:p w14:paraId="7BCE3267" w14:textId="77777777" w:rsidR="00F461D0" w:rsidRPr="009B1C3D" w:rsidRDefault="00F461D0" w:rsidP="00F461D0">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81391022" name="正方形/長方形 914889746"/>
                          <wps:cNvSpPr/>
                          <wps:spPr>
                            <a:xfrm>
                              <a:off x="3234905" y="370936"/>
                              <a:ext cx="310945" cy="175745"/>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38045728" name="テキスト ボックス 22"/>
                          <wps:cNvSpPr txBox="1"/>
                          <wps:spPr>
                            <a:xfrm>
                              <a:off x="3485071" y="310551"/>
                              <a:ext cx="263277" cy="280116"/>
                            </a:xfrm>
                            <a:prstGeom prst="rect">
                              <a:avLst/>
                            </a:prstGeom>
                            <a:noFill/>
                            <a:ln w="6350">
                              <a:noFill/>
                            </a:ln>
                          </wps:spPr>
                          <wps:txbx>
                            <w:txbxContent>
                              <w:p w14:paraId="3070A0F7" w14:textId="77777777" w:rsidR="00F461D0" w:rsidRPr="009B1C3D" w:rsidRDefault="00F461D0" w:rsidP="00F461D0">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1E1BC430" id="グループ化 719" o:spid="_x0000_s1690" style="position:absolute;margin-left:45.65pt;margin-top:17.65pt;width:326.3pt;height:85.95pt;z-index:251658634" coordsize="41440,109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">
                <v:rect id="正方形/長方形 1836275759" o:spid="_x0000_s1691" style="position:absolute;width:41440;height:109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" fillcolor="white [3212]" strokecolor="black [3213]" strokeweight="1.5pt"/>
                <v:group id="_x0000_s1692" style="position:absolute;left:275;top:2222;width:41052;height:8668" coordorigin="599,2623" coordsize="41059,86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">
                  <v:shape id="フローチャート: 処理 388162357" o:spid="_x0000_s1693" type="#_x0000_t109" style="position:absolute;left:599;top:2623;width:41059;height:86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" fillcolor="#f2f2f2 [3052]" stroked="f" strokeweight="1pt">
                    <v:textbox inset="0,0,0,0">
                      <w:txbxContent>
                        <w:p w14:paraId="0636D425" w14:textId="77777777" w:rsidR="00F461D0" w:rsidRDefault="00F461D0" w:rsidP="00F461D0">
                          <w:pPr>
                            <w:rPr>
                              <w:rFonts w:ascii="ＭＳ ゴシック" w:eastAsia="游明朝" w:hAnsi="ＭＳ ゴシック" w:cs="Arial"/>
                              <w:color w:val="000000"/>
                              <w:sz w:val="16"/>
                              <w:szCs w:val="16"/>
                            </w:rPr>
                          </w:pPr>
                        </w:p>
                      </w:txbxContent>
                    </v:textbox>
                  </v:shape>
                  <v:group id="グループ化 450" o:spid="_x0000_s1694" style="position:absolute;left:3623;top:2846;width:8713;height:3099" coordorigin="3232,2594" coordsize="8714,30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">
                    <v:shape id="_x0000_s1695" type="#_x0000_t202" style="position:absolute;left:3232;top:2594;width:5152;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" filled="f" stroked="f" strokeweight=".5pt">
                      <v:textbox>
                        <w:txbxContent>
                          <w:p w14:paraId="5376DAAF" w14:textId="77777777" w:rsidR="00F461D0" w:rsidRPr="009B1C3D" w:rsidRDefault="00F461D0" w:rsidP="00F461D0">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v:textbox>
                    </v:shape>
                    <v:group id="グループ化 710779657" o:spid="_x0000_s1696" style="position:absolute;left:6792;top:2616;width:5155;height:3077" coordorigin="6792,2616" coordsize="5154,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">
                      <v:rect id="正方形/長方形 1280689297" o:spid="_x0000_s1697" style="position:absolute;left:7228;top:3029;width:471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" fillcolor="white [3212]" strokecolor="#a5a5a5 [2092]" strokeweight=".5pt"/>
                      <v:shape id="_x0000_s1698" type="#_x0000_t202" style="position:absolute;left:6792;top:2616;width:4106;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" filled="f" stroked="f" strokeweight=".5pt">
                        <v:textbox>
                          <w:txbxContent>
                            <w:p w14:paraId="11B05561" w14:textId="77777777" w:rsidR="00F461D0" w:rsidRDefault="00F461D0" w:rsidP="00F461D0">
                              <w:pPr>
                                <w:rPr>
                                  <w:rFonts w:eastAsia="游明朝" w:cs="Arial"/>
                                  <w:b/>
                                  <w:bCs/>
                                  <w:color w:val="000000"/>
                                  <w:sz w:val="18"/>
                                  <w:szCs w:val="18"/>
                                </w:rPr>
                              </w:pPr>
                              <w:r>
                                <w:rPr>
                                  <w:rFonts w:eastAsia="游明朝" w:cs="Arial" w:hint="eastAsia"/>
                                  <w:b/>
                                  <w:bCs/>
                                  <w:color w:val="000000"/>
                                  <w:sz w:val="18"/>
                                  <w:szCs w:val="18"/>
                                </w:rPr>
                                <w:t>376</w:t>
                              </w:r>
                            </w:p>
                          </w:txbxContent>
                        </v:textbox>
                      </v:shape>
                      <v:shape id="フローチャート: 組合せ 1651041924" o:spid="_x0000_s1699" type="#_x0000_t128" style="position:absolute;left:10488;top:3780;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" filled="f" strokecolor="black [3213]" strokeweight=".5pt"/>
                    </v:group>
                    <v:rect id="正方形/長方形 2053370360" o:spid="_x0000_s1700" style="position:absolute;left:10172;top:3458;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" fillcolor="white [3212]" strokecolor="white [3212]" strokeweight="1pt"/>
                  </v:group>
                  <v:shape id="_x0000_s1701" type="#_x0000_t109" style="position:absolute;left:23327;top:8058;width:5362;height:20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" fillcolor="#e7e6e6 [3214]" strokecolor="#f2f2f2 [3052]" strokeweight="1pt">
                    <v:shadow on="t" color="black" opacity="26214f" origin="-.5,-.5" offset=".24944mm,.24944mm"/>
                    <v:textbox inset="0,0,0,0">
                      <w:txbxContent>
                        <w:p w14:paraId="34C81519" w14:textId="77777777" w:rsidR="00F461D0" w:rsidRDefault="00F461D0" w:rsidP="00F461D0">
                          <w:pPr>
                            <w:jc w:val="center"/>
                            <w:rPr>
                              <w:rFonts w:cs="Arial"/>
                              <w:color w:val="000000"/>
                              <w:sz w:val="16"/>
                              <w:szCs w:val="16"/>
                            </w:rPr>
                          </w:pPr>
                          <w:r>
                            <w:rPr>
                              <w:rFonts w:cs="Arial" w:hint="eastAsia"/>
                              <w:color w:val="000000"/>
                              <w:sz w:val="16"/>
                              <w:szCs w:val="16"/>
                            </w:rPr>
                            <w:t xml:space="preserve">予約確認　</w:t>
                          </w:r>
                        </w:p>
                      </w:txbxContent>
                    </v:textbox>
                  </v:shape>
                  <v:shape id="フローチャート: 処理 1817105384" o:spid="_x0000_s1702" type="#_x0000_t109" style="position:absolute;left:13061;top:8058;width:5363;height:19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" fillcolor="#e7e6e6 [3214]" strokecolor="#f2f2f2 [3052]" strokeweight="1pt">
                    <v:shadow on="t" color="black" opacity="26214f" origin="-.5,-.5" offset=".24944mm,.24944mm"/>
                    <v:textbox inset="0,0,0,0">
                      <w:txbxContent>
                        <w:p w14:paraId="7ADE3606" w14:textId="77777777" w:rsidR="00F461D0" w:rsidRDefault="00F461D0" w:rsidP="00F461D0">
                          <w:pPr>
                            <w:jc w:val="center"/>
                            <w:rPr>
                              <w:rFonts w:cs="Arial"/>
                              <w:color w:val="000000"/>
                              <w:sz w:val="16"/>
                              <w:szCs w:val="16"/>
                            </w:rPr>
                          </w:pPr>
                          <w:r>
                            <w:rPr>
                              <w:rFonts w:cs="Arial" w:hint="eastAsia"/>
                              <w:color w:val="000000"/>
                              <w:sz w:val="16"/>
                              <w:szCs w:val="16"/>
                            </w:rPr>
                            <w:t xml:space="preserve">キャンセル　</w:t>
                          </w:r>
                        </w:p>
                      </w:txbxContent>
                    </v:textbox>
                  </v:shape>
                  <v:shape id="_x0000_s1703" type="#_x0000_t202" style="position:absolute;left:13025;top:2932;width:5727;height:29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" filled="f" stroked="f" strokeweight=".5pt">
                    <v:textbox>
                      <w:txbxContent>
                        <w:p w14:paraId="39CB6B22" w14:textId="77777777" w:rsidR="00F461D0" w:rsidRPr="009B1C3D" w:rsidRDefault="00F461D0" w:rsidP="00F461D0">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v:textbox>
                  </v:shape>
                  <v:rect id="正方形/長方形 1796549577" o:spid="_x0000_s1704" style="position:absolute;left:18460;top:3709;width:5727;height:15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" fillcolor="white [3212]" stroked="f" strokeweight="0"/>
                  <v:shape id="_x0000_s1705" type="#_x0000_t202" style="position:absolute;left:23550;top:2932;width:2632;height:29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" filled="f" stroked="f" strokeweight=".5pt">
                    <v:textbox>
                      <w:txbxContent>
                        <w:p w14:paraId="4BD9C101" w14:textId="77777777" w:rsidR="00F461D0" w:rsidRPr="009B1C3D" w:rsidRDefault="00F461D0" w:rsidP="00F461D0">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v:textbox>
                  </v:shape>
                  <v:rect id="正方形/長方形 1902631922" o:spid="_x0000_s1706" style="position:absolute;left:26396;top:3709;width:3110;height:17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" fillcolor="white [3212]" stroked="f" strokeweight="0"/>
                  <v:shape id="_x0000_s1707" type="#_x0000_t202" style="position:absolute;left:29157;top:3105;width:2633;height:28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" filled="f" stroked="f" strokeweight=".5pt">
                    <v:textbox>
                      <w:txbxContent>
                        <w:p w14:paraId="7BCE3267" w14:textId="77777777" w:rsidR="00F461D0" w:rsidRPr="009B1C3D" w:rsidRDefault="00F461D0" w:rsidP="00F461D0">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v:textbox>
                  </v:shape>
                  <v:rect id="正方形/長方形 914889746" o:spid="_x0000_s1708" style="position:absolute;left:32349;top:3709;width:3109;height:17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" fillcolor="white [3212]" stroked="f" strokeweight="0"/>
                  <v:shape id="_x0000_s1709" type="#_x0000_t202" style="position:absolute;left:34850;top:3105;width:2633;height:2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" filled="f" stroked="f" strokeweight=".5pt">
                    <v:textbox>
                      <w:txbxContent>
                        <w:p w14:paraId="3070A0F7" w14:textId="77777777" w:rsidR="00F461D0" w:rsidRPr="009B1C3D" w:rsidRDefault="00F461D0" w:rsidP="00F461D0">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v:textbox>
                  </v:shape>
                </v:group>
              </v:group>
            </w:pict>
          </mc:Fallback>
        </mc:AlternateContent>
      </w:r>
      <w:r w:rsidR="00F461D0">
        <w:rPr>
          <w:noProof/>
        </w:rPr>
        <mc:AlternateContent>
          <mc:Choice Requires="wps">
            <w:drawing>
              <wp:anchor distT="0" distB="0" distL="114300" distR="114300" simplePos="0" relativeHeight="251658487" behindDoc="0" locked="0" layoutInCell="1" allowOverlap="1" wp14:anchorId="6AA52426" wp14:editId="59890E7B">
                <wp:simplePos x="0" y="0"/>
                <wp:positionH relativeFrom="column">
                  <wp:posOffset>4436971</wp:posOffset>
                </wp:positionH>
                <wp:positionV relativeFrom="paragraph">
                  <wp:posOffset>180532</wp:posOffset>
                </wp:positionV>
                <wp:extent cx="303268" cy="341310"/>
                <wp:effectExtent l="0" t="0" r="0" b="0"/>
                <wp:wrapNone/>
                <wp:docPr id="1394730954" name="テキスト ボックス 51"/>
                <wp:cNvGraphicFramePr/>
                <a:graphic xmlns:a="http://schemas.openxmlformats.org/drawingml/2006/main">
                  <a:graphicData uri="http://schemas.microsoft.com/office/word/2010/wordprocessingShape">
                    <wps:wsp>
                      <wps:cNvSpPr txBox="1"/>
                      <wps:spPr>
                        <a:xfrm>
                          <a:off x="0" y="0"/>
                          <a:ext cx="303268" cy="341310"/>
                        </a:xfrm>
                        <a:prstGeom prst="rect">
                          <a:avLst/>
                        </a:prstGeom>
                        <a:noFill/>
                        <a:ln w="6350">
                          <a:noFill/>
                        </a:ln>
                      </wps:spPr>
                      <wps:txbx>
                        <w:txbxContent>
                          <w:p w14:paraId="0C42BDD1" w14:textId="77777777" w:rsidR="00F461D0" w:rsidRDefault="00F461D0" w:rsidP="00F461D0">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A52426" id="_x0000_s1710" type="#_x0000_t202" style="position:absolute;margin-left:349.35pt;margin-top:14.2pt;width:23.9pt;height:26.85pt;z-index:2516584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" filled="f" stroked="f" strokeweight=".5pt">
                <v:textbox>
                  <w:txbxContent>
                    <w:p w14:paraId="0C42BDD1" w14:textId="77777777" w:rsidR="00F461D0" w:rsidRDefault="00F461D0" w:rsidP="00F461D0">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v:textbox>
              </v:shape>
            </w:pict>
          </mc:Fallback>
        </mc:AlternateContent>
      </w:r>
      <w:r w:rsidR="00F461D0">
        <w:rPr>
          <w:noProof/>
        </w:rPr>
        <mc:AlternateContent>
          <mc:Choice Requires="wps">
            <w:drawing>
              <wp:anchor distT="0" distB="0" distL="114300" distR="114300" simplePos="0" relativeHeight="251658486" behindDoc="0" locked="0" layoutInCell="1" allowOverlap="1" wp14:anchorId="562B0D82" wp14:editId="1F213F60">
                <wp:simplePos x="0" y="0"/>
                <wp:positionH relativeFrom="column">
                  <wp:posOffset>4290049</wp:posOffset>
                </wp:positionH>
                <wp:positionV relativeFrom="paragraph">
                  <wp:posOffset>23618</wp:posOffset>
                </wp:positionV>
                <wp:extent cx="471158" cy="233670"/>
                <wp:effectExtent l="0" t="0" r="0" b="0"/>
                <wp:wrapNone/>
                <wp:docPr id="1874392822"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4C35B080" w14:textId="77777777" w:rsidR="00F461D0" w:rsidRPr="00A5547C" w:rsidRDefault="00F461D0" w:rsidP="00F461D0">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562B0D82" id="_x0000_s1711" type="#_x0000_t109" style="position:absolute;margin-left:337.8pt;margin-top:1.85pt;width:37.1pt;height:18.4pt;z-index:25165848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" fillcolor="#e7e6e6 [3214]" strokecolor="#f2f2f2 [3052]" strokeweight="1pt">
                <v:shadow on="t" color="black" opacity="26214f" origin="-.5,-.5" offset=".24944mm,.24944mm"/>
                <v:textbox inset="0,0,0,0">
                  <w:txbxContent>
                    <w:p w14:paraId="4C35B080" w14:textId="77777777" w:rsidR="00F461D0" w:rsidRPr="00A5547C" w:rsidRDefault="00F461D0" w:rsidP="00F461D0">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44EA805B" w14:textId="44F37361" w:rsidR="00F461D0" w:rsidRDefault="00F461D0" w:rsidP="00BD054D">
      <w:pPr>
        <w:jc w:val="left"/>
      </w:pPr>
    </w:p>
    <w:p w14:paraId="1FE30912" w14:textId="7798A2B2" w:rsidR="00F461D0" w:rsidRDefault="00F461D0" w:rsidP="00BD054D">
      <w:pPr>
        <w:jc w:val="left"/>
      </w:pPr>
    </w:p>
    <w:p w14:paraId="1BCF4F28" w14:textId="5686EDC3" w:rsidR="00F461D0" w:rsidRDefault="00F461D0" w:rsidP="00BD054D">
      <w:pPr>
        <w:jc w:val="left"/>
      </w:pPr>
    </w:p>
    <w:p w14:paraId="0B618F25" w14:textId="5D72C65F" w:rsidR="00F461D0" w:rsidRDefault="00F461D0" w:rsidP="00BD054D">
      <w:pPr>
        <w:jc w:val="left"/>
      </w:pPr>
    </w:p>
    <w:p w14:paraId="4BE3650B" w14:textId="42B39C0E" w:rsidR="00F461D0" w:rsidRDefault="00F461D0" w:rsidP="00BD054D">
      <w:pPr>
        <w:jc w:val="left"/>
      </w:pPr>
    </w:p>
    <w:p w14:paraId="6AFB75AB" w14:textId="183B4B79" w:rsidR="00F461D0" w:rsidRDefault="00F461D0" w:rsidP="00BD054D">
      <w:pPr>
        <w:jc w:val="left"/>
      </w:pPr>
    </w:p>
    <w:p w14:paraId="1F8F6E7E" w14:textId="569DF431" w:rsidR="00F461D0" w:rsidRDefault="002436B0" w:rsidP="00BD054D">
      <w:pPr>
        <w:jc w:val="left"/>
      </w:pPr>
      <w:r>
        <w:rPr>
          <w:noProof/>
        </w:rPr>
        <mc:AlternateContent>
          <mc:Choice Requires="wps">
            <w:drawing>
              <wp:anchor distT="0" distB="0" distL="114300" distR="114300" simplePos="0" relativeHeight="251658500" behindDoc="0" locked="0" layoutInCell="1" allowOverlap="1" wp14:anchorId="49369369" wp14:editId="455A0638">
                <wp:simplePos x="0" y="0"/>
                <wp:positionH relativeFrom="margin">
                  <wp:posOffset>3343263</wp:posOffset>
                </wp:positionH>
                <wp:positionV relativeFrom="paragraph">
                  <wp:posOffset>67310</wp:posOffset>
                </wp:positionV>
                <wp:extent cx="657727" cy="236010"/>
                <wp:effectExtent l="57150" t="57150" r="85725" b="69215"/>
                <wp:wrapNone/>
                <wp:docPr id="1670426612" name="フローチャート: 処理 1"/>
                <wp:cNvGraphicFramePr/>
                <a:graphic xmlns:a="http://schemas.openxmlformats.org/drawingml/2006/main">
                  <a:graphicData uri="http://schemas.microsoft.com/office/word/2010/wordprocessingShape">
                    <wps:wsp>
                      <wps:cNvSpPr/>
                      <wps:spPr>
                        <a:xfrm>
                          <a:off x="0" y="0"/>
                          <a:ext cx="657727" cy="23601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3D6244A4" w14:textId="2CCE4826"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369369" id="_x0000_s1712" type="#_x0000_t109" style="position:absolute;margin-left:263.25pt;margin-top:5.3pt;width:51.8pt;height:18.6pt;z-index:2516585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" fillcolor="#e7e6e6" strokecolor="#f2f2f2" strokeweight="1pt">
                <v:shadow on="t" color="black" opacity="26214f" origin="-.5,-.5" offset=".24944mm,.24944mm"/>
                <v:textbox inset="0,0,0,0">
                  <w:txbxContent>
                    <w:p w14:paraId="3D6244A4" w14:textId="2CCE4826"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v:textbox>
                <w10:wrap anchorx="margin"/>
              </v:shape>
            </w:pict>
          </mc:Fallback>
        </mc:AlternateContent>
      </w:r>
      <w:r w:rsidR="001A7B92">
        <w:rPr>
          <w:noProof/>
        </w:rPr>
        <mc:AlternateContent>
          <mc:Choice Requires="wps">
            <w:drawing>
              <wp:anchor distT="0" distB="0" distL="114300" distR="114300" simplePos="0" relativeHeight="251658555" behindDoc="0" locked="0" layoutInCell="1" allowOverlap="1" wp14:anchorId="569AEC79" wp14:editId="02C43BF8">
                <wp:simplePos x="0" y="0"/>
                <wp:positionH relativeFrom="column">
                  <wp:posOffset>4164965</wp:posOffset>
                </wp:positionH>
                <wp:positionV relativeFrom="paragraph">
                  <wp:posOffset>82550</wp:posOffset>
                </wp:positionV>
                <wp:extent cx="471158" cy="219329"/>
                <wp:effectExtent l="0" t="0" r="0" b="0"/>
                <wp:wrapNone/>
                <wp:docPr id="631491130" name="フローチャート: 処理 1"/>
                <wp:cNvGraphicFramePr/>
                <a:graphic xmlns:a="http://schemas.openxmlformats.org/drawingml/2006/main">
                  <a:graphicData uri="http://schemas.microsoft.com/office/word/2010/wordprocessingShape">
                    <wps:wsp>
                      <wps:cNvSpPr/>
                      <wps:spPr>
                        <a:xfrm>
                          <a:off x="0" y="0"/>
                          <a:ext cx="471158" cy="219329"/>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2FF149BF" w14:textId="0B6EBB36" w:rsidR="001A7B92" w:rsidRPr="00A5547C" w:rsidRDefault="001A7B92" w:rsidP="001A7B9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569AEC79" id="_x0000_s1713" type="#_x0000_t109" style="position:absolute;margin-left:327.95pt;margin-top:6.5pt;width:37.1pt;height:17.25pt;z-index:2516585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" fillcolor="#e7e6e6" strokecolor="#f2f2f2" strokeweight="1pt">
                <v:shadow on="t" color="black" opacity="26214f" origin="-.5,-.5" offset=".24944mm,.24944mm"/>
                <v:textbox inset="0,0,0,0">
                  <w:txbxContent>
                    <w:p w14:paraId="2FF149BF" w14:textId="0B6EBB36" w:rsidR="001A7B92" w:rsidRPr="00A5547C" w:rsidRDefault="001A7B92" w:rsidP="001A7B9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6788D97E" w14:textId="3BCB467D" w:rsidR="00F461D0" w:rsidRDefault="00F461D0" w:rsidP="00BD054D">
      <w:pPr>
        <w:jc w:val="left"/>
      </w:pPr>
    </w:p>
    <w:p w14:paraId="557311F2" w14:textId="22FF547D" w:rsidR="00F461D0" w:rsidRDefault="00F461D0" w:rsidP="00F461D0">
      <w:pPr>
        <w:pStyle w:val="a4"/>
        <w:ind w:leftChars="572" w:left="1201"/>
        <w:jc w:val="left"/>
      </w:pPr>
      <w:r>
        <w:rPr>
          <w:rFonts w:hint="eastAsia"/>
        </w:rPr>
        <w:t>有効操作及び遷移先：</w:t>
      </w:r>
    </w:p>
    <w:p w14:paraId="3A844ECD" w14:textId="77777777" w:rsidR="00F461D0" w:rsidRDefault="00F461D0" w:rsidP="00F461D0">
      <w:pPr>
        <w:pStyle w:val="a4"/>
        <w:ind w:leftChars="572" w:left="1201"/>
        <w:jc w:val="left"/>
      </w:pPr>
      <w:r>
        <w:rPr>
          <w:rFonts w:hint="eastAsia"/>
        </w:rPr>
        <w:t>教室選択：「教室選択コンボボックス」にて予約確認をする教室を選択可能</w:t>
      </w:r>
    </w:p>
    <w:p w14:paraId="00CFD8CE" w14:textId="6187785D" w:rsidR="00F461D0" w:rsidRDefault="00F461D0" w:rsidP="00F461D0">
      <w:pPr>
        <w:pStyle w:val="a4"/>
        <w:ind w:leftChars="572" w:left="1201"/>
        <w:jc w:val="left"/>
      </w:pPr>
      <w:r>
        <w:rPr>
          <w:rFonts w:hint="eastAsia"/>
        </w:rPr>
        <w:t>予約年入力：入力値をエコーバック。入力時遷移なし</w:t>
      </w:r>
    </w:p>
    <w:p w14:paraId="40BD1181" w14:textId="4AD96546" w:rsidR="00F461D0" w:rsidRDefault="00F461D0" w:rsidP="00F461D0">
      <w:pPr>
        <w:pStyle w:val="a4"/>
        <w:ind w:leftChars="572" w:left="1201"/>
        <w:jc w:val="left"/>
      </w:pPr>
      <w:r>
        <w:rPr>
          <w:rFonts w:hint="eastAsia"/>
        </w:rPr>
        <w:t>予約月入力：入力値をエコーバック。入力時遷移なし</w:t>
      </w:r>
    </w:p>
    <w:p w14:paraId="30556452" w14:textId="1AA162FC" w:rsidR="00F461D0" w:rsidRDefault="00F461D0" w:rsidP="00F461D0">
      <w:pPr>
        <w:pStyle w:val="a4"/>
        <w:ind w:leftChars="572" w:left="1201"/>
        <w:jc w:val="left"/>
      </w:pPr>
      <w:r>
        <w:rPr>
          <w:rFonts w:hint="eastAsia"/>
        </w:rPr>
        <w:t>予約日入力：入力値をエコーバック。入力時遷移なし</w:t>
      </w:r>
    </w:p>
    <w:p w14:paraId="56F676A7" w14:textId="32D590F3" w:rsidR="00F461D0" w:rsidRDefault="00F461D0" w:rsidP="00F461D0">
      <w:pPr>
        <w:pStyle w:val="a4"/>
        <w:ind w:leftChars="572" w:left="1201"/>
        <w:jc w:val="left"/>
      </w:pPr>
      <w:r>
        <w:rPr>
          <w:rFonts w:hint="eastAsia"/>
        </w:rPr>
        <w:t xml:space="preserve">「キャンセルボタン」押下→ </w:t>
      </w:r>
      <w:r>
        <w:t>4.3.</w:t>
      </w:r>
      <w:r w:rsidR="00EA7DC1">
        <w:rPr>
          <w:rFonts w:hint="eastAsia"/>
        </w:rPr>
        <w:t>3</w:t>
      </w:r>
      <w:r>
        <w:rPr>
          <w:rFonts w:hint="eastAsia"/>
        </w:rPr>
        <w:t xml:space="preserve">　</w:t>
      </w:r>
      <w:r w:rsidR="00DF0B9A">
        <w:rPr>
          <w:rFonts w:hint="eastAsia"/>
        </w:rPr>
        <w:t>ログイン成功</w:t>
      </w:r>
      <w:r>
        <w:rPr>
          <w:rFonts w:hint="eastAsia"/>
        </w:rPr>
        <w:t>時</w:t>
      </w:r>
      <w:r w:rsidR="00A509CB">
        <w:rPr>
          <w:rFonts w:hint="eastAsia"/>
        </w:rPr>
        <w:t>の状態（各ボタン操作が可能）</w:t>
      </w:r>
      <w:r>
        <w:rPr>
          <w:rFonts w:hint="eastAsia"/>
        </w:rPr>
        <w:t>に遷移</w:t>
      </w:r>
    </w:p>
    <w:p w14:paraId="4832CED7" w14:textId="77FBEC02" w:rsidR="00F461D0" w:rsidRDefault="00F461D0" w:rsidP="00F461D0">
      <w:pPr>
        <w:pStyle w:val="a4"/>
        <w:ind w:leftChars="572" w:left="1201"/>
        <w:jc w:val="left"/>
      </w:pPr>
      <w:r>
        <w:rPr>
          <w:rFonts w:hint="eastAsia"/>
        </w:rPr>
        <w:t>「予約確認ボタン」押下→予約確認成功時</w:t>
      </w:r>
      <w:r>
        <w:t>4.3.7.2</w:t>
      </w:r>
      <w:r>
        <w:rPr>
          <w:rFonts w:hint="eastAsia"/>
        </w:rPr>
        <w:t>予約状況確認成功に遷移</w:t>
      </w:r>
    </w:p>
    <w:p w14:paraId="6035F6B4" w14:textId="7F91F444" w:rsidR="00F461D0" w:rsidRDefault="00F461D0" w:rsidP="00F461D0">
      <w:pPr>
        <w:pStyle w:val="a4"/>
        <w:ind w:leftChars="572" w:left="1201" w:firstLineChars="1200" w:firstLine="2520"/>
        <w:jc w:val="left"/>
      </w:pPr>
      <w:r>
        <w:rPr>
          <w:rFonts w:hint="eastAsia"/>
        </w:rPr>
        <w:t>予約確認失敗時</w:t>
      </w:r>
      <w:r>
        <w:t>4.3.7.3</w:t>
      </w:r>
      <w:r>
        <w:rPr>
          <w:rFonts w:hint="eastAsia"/>
        </w:rPr>
        <w:t>予約状況堪忍失敗に遷移</w:t>
      </w:r>
    </w:p>
    <w:p w14:paraId="67846CA4" w14:textId="40887014" w:rsidR="00F461D0" w:rsidRPr="00F461D0" w:rsidRDefault="00F461D0" w:rsidP="00BD054D">
      <w:pPr>
        <w:jc w:val="left"/>
      </w:pPr>
      <w:r>
        <w:rPr>
          <w:rFonts w:hint="eastAsia"/>
        </w:rPr>
        <w:t xml:space="preserve">　　　　　※予約状況確認失敗の要因については、</w:t>
      </w:r>
      <w:r>
        <w:t>3.1.3</w:t>
      </w:r>
      <w:r>
        <w:rPr>
          <w:rFonts w:hint="eastAsia"/>
        </w:rPr>
        <w:t>の「予約状況確認時」を参照</w:t>
      </w:r>
    </w:p>
    <w:p w14:paraId="629F8B45" w14:textId="1522FD17" w:rsidR="00F461D0" w:rsidRDefault="00F461D0" w:rsidP="00F461D0">
      <w:pPr>
        <w:widowControl/>
        <w:jc w:val="left"/>
      </w:pPr>
      <w:r>
        <w:br w:type="page"/>
      </w:r>
    </w:p>
    <w:p w14:paraId="6D3D2D4E" w14:textId="72A455B1" w:rsidR="00F461D0" w:rsidRPr="00BD054D" w:rsidRDefault="00AC7D78" w:rsidP="00D10014">
      <w:pPr>
        <w:pStyle w:val="a4"/>
        <w:widowControl/>
        <w:numPr>
          <w:ilvl w:val="3"/>
          <w:numId w:val="1"/>
        </w:numPr>
        <w:ind w:leftChars="0"/>
        <w:jc w:val="left"/>
        <w:outlineLvl w:val="3"/>
      </w:pPr>
      <w:bookmarkStart w:id="267" w:name="_Toc234940554"/>
      <w:r>
        <w:rPr>
          <w:noProof/>
        </w:rPr>
        <w:lastRenderedPageBreak/>
        <mc:AlternateContent>
          <mc:Choice Requires="wpg">
            <w:drawing>
              <wp:anchor distT="0" distB="0" distL="114300" distR="114300" simplePos="0" relativeHeight="251658635" behindDoc="1" locked="0" layoutInCell="1" allowOverlap="1" wp14:anchorId="411BE360" wp14:editId="2A819462">
                <wp:simplePos x="0" y="0"/>
                <wp:positionH relativeFrom="column">
                  <wp:posOffset>347345</wp:posOffset>
                </wp:positionH>
                <wp:positionV relativeFrom="paragraph">
                  <wp:posOffset>226060</wp:posOffset>
                </wp:positionV>
                <wp:extent cx="5769610" cy="2679700"/>
                <wp:effectExtent l="38100" t="0" r="34290" b="38100"/>
                <wp:wrapNone/>
                <wp:docPr id="5483720" name="グループ化 1"/>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1980818596" name="グループ化 1980818596"/>
                        <wpg:cNvGrpSpPr/>
                        <wpg:grpSpPr>
                          <a:xfrm>
                            <a:off x="0" y="0"/>
                            <a:ext cx="5769610" cy="2679700"/>
                            <a:chOff x="0" y="0"/>
                            <a:chExt cx="5769763" cy="2679818"/>
                          </a:xfrm>
                        </wpg:grpSpPr>
                        <wps:wsp>
                          <wps:cNvPr id="1379012014" name="正方形/長方形 1379012014"/>
                          <wps:cNvSpPr/>
                          <wps:spPr>
                            <a:xfrm>
                              <a:off x="0" y="47130"/>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3778797" name="テキスト ボックス 1453778797"/>
                          <wps:cNvSpPr txBox="1"/>
                          <wps:spPr>
                            <a:xfrm>
                              <a:off x="4661688" y="0"/>
                              <a:ext cx="1108075" cy="324485"/>
                            </a:xfrm>
                            <a:prstGeom prst="rect">
                              <a:avLst/>
                            </a:prstGeom>
                            <a:noFill/>
                            <a:ln w="6350">
                              <a:noFill/>
                            </a:ln>
                          </wps:spPr>
                          <wps:txbx>
                            <w:txbxContent>
                              <w:p w14:paraId="0970BAFF" w14:textId="77777777" w:rsidR="00F461D0" w:rsidRPr="00DC0354" w:rsidRDefault="00F461D0" w:rsidP="00F461D0">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179416" name="テキスト ボックス 169179416"/>
                          <wps:cNvSpPr txBox="1"/>
                          <wps:spPr>
                            <a:xfrm>
                              <a:off x="897296" y="233606"/>
                              <a:ext cx="1100455" cy="260985"/>
                            </a:xfrm>
                            <a:prstGeom prst="rect">
                              <a:avLst/>
                            </a:prstGeom>
                            <a:noFill/>
                            <a:ln w="6350">
                              <a:noFill/>
                            </a:ln>
                          </wps:spPr>
                          <wps:txbx>
                            <w:txbxContent>
                              <w:p w14:paraId="44C26B8E" w14:textId="77777777" w:rsidR="00F461D0" w:rsidRPr="00AD64C6" w:rsidRDefault="00F461D0" w:rsidP="00F461D0">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8201099" name="テキスト ボックス 578201099"/>
                          <wps:cNvSpPr txBox="1"/>
                          <wps:spPr>
                            <a:xfrm>
                              <a:off x="2819539" y="223594"/>
                              <a:ext cx="791210" cy="260985"/>
                            </a:xfrm>
                            <a:prstGeom prst="rect">
                              <a:avLst/>
                            </a:prstGeom>
                            <a:noFill/>
                            <a:ln w="6350">
                              <a:noFill/>
                            </a:ln>
                          </wps:spPr>
                          <wps:txbx>
                            <w:txbxContent>
                              <w:p w14:paraId="71A4F2C9" w14:textId="77777777" w:rsidR="00F461D0" w:rsidRPr="00AD64C6" w:rsidRDefault="00F461D0" w:rsidP="00F461D0">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25537494" name="フローチャート: 処理 1725537494"/>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DF6135A" w14:textId="3FDD448B" w:rsidR="00F461D0" w:rsidRPr="00A5547C" w:rsidRDefault="00F461D0" w:rsidP="00F461D0">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ログアウト</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63488148" name="テキスト ボックス 763488148"/>
                          <wps:cNvSpPr txBox="1"/>
                          <wps:spPr>
                            <a:xfrm>
                              <a:off x="1998581" y="540631"/>
                              <a:ext cx="520608" cy="287002"/>
                            </a:xfrm>
                            <a:prstGeom prst="rect">
                              <a:avLst/>
                            </a:prstGeom>
                            <a:noFill/>
                            <a:ln w="6350">
                              <a:noFill/>
                            </a:ln>
                          </wps:spPr>
                          <wps:txbx>
                            <w:txbxContent>
                              <w:p w14:paraId="145160D4" w14:textId="77777777" w:rsidR="00F461D0" w:rsidRPr="00AD64C6" w:rsidRDefault="00F461D0" w:rsidP="00F461D0">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0170887" name="正方形/長方形 360170887"/>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270454" name="テキスト ボックス 30270454"/>
                          <wps:cNvSpPr txBox="1"/>
                          <wps:spPr>
                            <a:xfrm>
                              <a:off x="2359002" y="530619"/>
                              <a:ext cx="378497" cy="287002"/>
                            </a:xfrm>
                            <a:prstGeom prst="rect">
                              <a:avLst/>
                            </a:prstGeom>
                            <a:noFill/>
                            <a:ln w="6350">
                              <a:noFill/>
                            </a:ln>
                          </wps:spPr>
                          <wps:txbx>
                            <w:txbxContent>
                              <w:p w14:paraId="10FC6588" w14:textId="77777777" w:rsidR="00F461D0" w:rsidRPr="0075349F" w:rsidRDefault="00F461D0" w:rsidP="00F461D0">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48287059" name="グループ化 548287059"/>
                          <wpg:cNvGrpSpPr/>
                          <wpg:grpSpPr>
                            <a:xfrm>
                              <a:off x="2706073" y="637410"/>
                              <a:ext cx="153512" cy="90105"/>
                              <a:chOff x="0" y="0"/>
                              <a:chExt cx="153512" cy="90105"/>
                            </a:xfrm>
                          </wpg:grpSpPr>
                          <wps:wsp>
                            <wps:cNvPr id="206340470" name="フローチャート: 組合せ 206340470"/>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459845" name="正方形/長方形 224459845"/>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88407920" name="フローチャート: 処理 888407920"/>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DCFD4F1" w14:textId="77777777" w:rsidR="00F461D0" w:rsidRPr="00A5547C" w:rsidRDefault="00F461D0" w:rsidP="00F461D0">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588993577" name="フローチャート: 処理 1"/>
                        <wps:cNvSpPr/>
                        <wps:spPr>
                          <a:xfrm>
                            <a:off x="1804670" y="237617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92906C7" w14:textId="77777777" w:rsidR="00F461D0" w:rsidRPr="00A5547C" w:rsidRDefault="00F461D0" w:rsidP="00F461D0">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1BE360" id="_x0000_s1714" style="position:absolute;left:0;text-align:left;margin-left:27.35pt;margin-top:17.8pt;width:454.3pt;height:211pt;z-index:-251657845;mso-width-relative:margin;mso-height-relative:margin" coordsize="57696,267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">
                <v:group id="グループ化 1980818596" o:spid="_x0000_s1715"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">
                  <v:rect id="正方形/長方形 1379012014" o:spid="_x0000_s1716"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" fillcolor="white [3212]" strokecolor="black [3213]" strokeweight="1pt"/>
                  <v:shape id="テキスト ボックス 1453778797" o:spid="_x0000_s1717"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" filled="f" stroked="f" strokeweight=".5pt">
                    <v:textbox>
                      <w:txbxContent>
                        <w:p w14:paraId="0970BAFF" w14:textId="77777777" w:rsidR="00F461D0" w:rsidRPr="00DC0354" w:rsidRDefault="00F461D0" w:rsidP="00F461D0">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169179416" o:spid="_x0000_s1718"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" filled="f" stroked="f" strokeweight=".5pt">
                    <v:textbox>
                      <w:txbxContent>
                        <w:p w14:paraId="44C26B8E" w14:textId="77777777" w:rsidR="00F461D0" w:rsidRPr="00AD64C6" w:rsidRDefault="00F461D0" w:rsidP="00F461D0">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578201099" o:spid="_x0000_s1719"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" filled="f" stroked="f" strokeweight=".5pt">
                    <v:textbox>
                      <w:txbxContent>
                        <w:p w14:paraId="71A4F2C9" w14:textId="77777777" w:rsidR="00F461D0" w:rsidRPr="00AD64C6" w:rsidRDefault="00F461D0" w:rsidP="00F461D0">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1725537494" o:spid="_x0000_s1720"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" fillcolor="#e7e6e6 [3214]" strokecolor="#f2f2f2 [3052]" strokeweight="1pt">
                    <v:shadow on="t" color="black" opacity="26214f" origin="-.5,-.5" offset=".24944mm,.24944mm"/>
                    <v:textbox inset="0,0,0,0">
                      <w:txbxContent>
                        <w:p w14:paraId="6DF6135A" w14:textId="3FDD448B" w:rsidR="00F461D0" w:rsidRPr="00A5547C" w:rsidRDefault="00F461D0" w:rsidP="00F461D0">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ログアウト</w:t>
                          </w:r>
                        </w:p>
                      </w:txbxContent>
                    </v:textbox>
                  </v:shape>
                  <v:shape id="テキスト ボックス 763488148" o:spid="_x0000_s1721"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" filled="f" stroked="f" strokeweight=".5pt">
                    <v:textbox>
                      <w:txbxContent>
                        <w:p w14:paraId="145160D4" w14:textId="77777777" w:rsidR="00F461D0" w:rsidRPr="00AD64C6" w:rsidRDefault="00F461D0" w:rsidP="00F461D0">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360170887" o:spid="_x0000_s1722"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" fillcolor="white [3212]" strokecolor="#a5a5a5 [2092]" strokeweight=".5pt"/>
                  <v:shape id="テキスト ボックス 30270454" o:spid="_x0000_s1723"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" filled="f" stroked="f" strokeweight=".5pt">
                    <v:textbox>
                      <w:txbxContent>
                        <w:p w14:paraId="10FC6588" w14:textId="77777777" w:rsidR="00F461D0" w:rsidRPr="0075349F" w:rsidRDefault="00F461D0" w:rsidP="00F461D0">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v:textbox>
                  </v:shape>
                  <v:group id="グループ化 548287059" o:spid="_x0000_s1724"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">
                    <v:shape id="フローチャート: 組合せ 206340470" o:spid="_x0000_s1725"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" filled="f" strokecolor="black [3213]" strokeweight=".5pt"/>
                    <v:rect id="正方形/長方形 224459845" o:spid="_x0000_s1726"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" fillcolor="white [3212]" strokecolor="white [3212]" strokeweight="1pt"/>
                  </v:group>
                  <v:shape id="フローチャート: 処理 888407920" o:spid="_x0000_s1727"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" fillcolor="#e7e6e6 [3214]" strokecolor="#f2f2f2 [3052]" strokeweight="1pt">
                    <v:shadow on="t" color="black" opacity="26214f" origin="-.5,-.5" offset=".24944mm,.24944mm"/>
                    <v:textbox inset="0,0,0,0">
                      <w:txbxContent>
                        <w:p w14:paraId="3DCFD4F1" w14:textId="77777777" w:rsidR="00F461D0" w:rsidRPr="00A5547C" w:rsidRDefault="00F461D0" w:rsidP="00F461D0">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728" type="#_x0000_t109" style="position:absolute;left:18046;top:23761;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" fillcolor="#e7e6e6 [3214]" strokecolor="#f2f2f2 [3052]" strokeweight="1pt">
                  <v:shadow on="t" color="black" opacity="26214f" origin="-.5,-.5" offset=".24944mm,.24944mm"/>
                  <v:textbox inset="0,0,0,0">
                    <w:txbxContent>
                      <w:p w14:paraId="692906C7" w14:textId="77777777" w:rsidR="00F461D0" w:rsidRPr="00A5547C" w:rsidRDefault="00F461D0" w:rsidP="00F461D0">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w:pict>
          </mc:Fallback>
        </mc:AlternateContent>
      </w:r>
      <w:r w:rsidR="00F461D0">
        <w:rPr>
          <w:rFonts w:hint="eastAsia"/>
        </w:rPr>
        <w:t>ログイン中の予約状況確認</w:t>
      </w:r>
      <w:r w:rsidR="00DD4D58">
        <w:rPr>
          <w:rFonts w:hint="eastAsia"/>
        </w:rPr>
        <w:t>取得成功</w:t>
      </w:r>
      <w:bookmarkEnd w:id="267"/>
    </w:p>
    <w:p w14:paraId="287DB2AB" w14:textId="467787DF" w:rsidR="00F461D0" w:rsidRPr="00F461D0" w:rsidRDefault="00F461D0" w:rsidP="00BD054D">
      <w:pPr>
        <w:jc w:val="left"/>
      </w:pPr>
    </w:p>
    <w:p w14:paraId="1195D90E" w14:textId="12C2B00E" w:rsidR="00F461D0" w:rsidRDefault="004D466B" w:rsidP="00BD054D">
      <w:pPr>
        <w:jc w:val="left"/>
      </w:pPr>
      <w:r>
        <w:rPr>
          <w:noProof/>
        </w:rPr>
        <mc:AlternateContent>
          <mc:Choice Requires="wps">
            <w:drawing>
              <wp:anchor distT="0" distB="0" distL="114300" distR="114300" simplePos="0" relativeHeight="251658522" behindDoc="0" locked="0" layoutInCell="1" allowOverlap="1" wp14:anchorId="497E0C0F" wp14:editId="23F1EAA0">
                <wp:simplePos x="0" y="0"/>
                <wp:positionH relativeFrom="column">
                  <wp:posOffset>3853180</wp:posOffset>
                </wp:positionH>
                <wp:positionV relativeFrom="paragraph">
                  <wp:posOffset>40997</wp:posOffset>
                </wp:positionV>
                <wp:extent cx="1172814" cy="226685"/>
                <wp:effectExtent l="0" t="0" r="0" b="0"/>
                <wp:wrapNone/>
                <wp:docPr id="1072571106" name="フローチャート: 処理 1"/>
                <wp:cNvGraphicFramePr/>
                <a:graphic xmlns:a="http://schemas.openxmlformats.org/drawingml/2006/main">
                  <a:graphicData uri="http://schemas.microsoft.com/office/word/2010/wordprocessingShape">
                    <wps:wsp>
                      <wps:cNvSpPr/>
                      <wps:spPr>
                        <a:xfrm>
                          <a:off x="0" y="0"/>
                          <a:ext cx="1172814" cy="22668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E258129" w14:textId="77777777" w:rsidR="004D466B" w:rsidRPr="008E4BAC" w:rsidRDefault="004D466B" w:rsidP="004D466B">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TK190000</w:t>
                            </w:r>
                            <w:r w:rsidRPr="00732AFE">
                              <w:rPr>
                                <w:rFonts w:ascii="ＭＳ ゴシック" w:eastAsia="ＭＳ ゴシック" w:hAnsi="ＭＳ ゴシック"/>
                                <w:noProof/>
                                <w:color w:val="000000" w:themeColor="text1"/>
                                <w:sz w:val="16"/>
                                <w:szCs w:val="16"/>
                              </w:rPr>
                              <w:drawing>
                                <wp:inline distT="0" distB="0" distL="0" distR="0" wp14:anchorId="410783DD" wp14:editId="585A926B">
                                  <wp:extent cx="1095375" cy="213360"/>
                                  <wp:effectExtent l="0" t="0" r="9525" b="0"/>
                                  <wp:docPr id="1114932552" name="図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sidRPr="005C6D0F">
                              <w:rPr>
                                <w:rFonts w:ascii="ＭＳ ゴシック" w:eastAsia="ＭＳ ゴシック" w:hAnsi="ＭＳ ゴシック"/>
                                <w:noProof/>
                                <w:color w:val="000000" w:themeColor="text1"/>
                                <w:sz w:val="16"/>
                                <w:szCs w:val="16"/>
                              </w:rPr>
                              <w:drawing>
                                <wp:inline distT="0" distB="0" distL="0" distR="0" wp14:anchorId="25B00A9C" wp14:editId="6D93C030">
                                  <wp:extent cx="1095375" cy="213360"/>
                                  <wp:effectExtent l="0" t="0" r="9525" b="0"/>
                                  <wp:docPr id="1458151215" name="図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497E0C0F" id="_x0000_s1729" type="#_x0000_t109" style="position:absolute;margin-left:303.4pt;margin-top:3.25pt;width:92.35pt;height:17.85pt;z-index:25165852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" fillcolor="#d8d8d8 [2732]" strokecolor="white [3212]" strokeweight="1pt">
                <v:textbox inset="0,0,0,0">
                  <w:txbxContent>
                    <w:p w14:paraId="7E258129" w14:textId="77777777" w:rsidR="004D466B" w:rsidRPr="008E4BAC" w:rsidRDefault="004D466B" w:rsidP="004D466B">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TK190000</w:t>
                      </w:r>
                      <w:r w:rsidRPr="00732AFE">
                        <w:rPr>
                          <w:rFonts w:ascii="ＭＳ ゴシック" w:eastAsia="ＭＳ ゴシック" w:hAnsi="ＭＳ ゴシック"/>
                          <w:noProof/>
                          <w:color w:val="000000" w:themeColor="text1"/>
                          <w:sz w:val="16"/>
                          <w:szCs w:val="16"/>
                        </w:rPr>
                        <w:drawing>
                          <wp:inline distT="0" distB="0" distL="0" distR="0" wp14:anchorId="410783DD" wp14:editId="585A926B">
                            <wp:extent cx="1095375" cy="213360"/>
                            <wp:effectExtent l="0" t="0" r="9525" b="0"/>
                            <wp:docPr id="1114932552" name="図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sidRPr="005C6D0F">
                        <w:rPr>
                          <w:rFonts w:ascii="ＭＳ ゴシック" w:eastAsia="ＭＳ ゴシック" w:hAnsi="ＭＳ ゴシック"/>
                          <w:noProof/>
                          <w:color w:val="000000" w:themeColor="text1"/>
                          <w:sz w:val="16"/>
                          <w:szCs w:val="16"/>
                        </w:rPr>
                        <w:drawing>
                          <wp:inline distT="0" distB="0" distL="0" distR="0" wp14:anchorId="25B00A9C" wp14:editId="6D93C030">
                            <wp:extent cx="1095375" cy="213360"/>
                            <wp:effectExtent l="0" t="0" r="9525" b="0"/>
                            <wp:docPr id="1458151215" name="図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Pr>
                          <w:rFonts w:ascii="ＭＳ ゴシック" w:eastAsia="ＭＳ ゴシック" w:hAnsi="ＭＳ ゴシック" w:hint="eastAsia"/>
                          <w:color w:val="000000" w:themeColor="text1"/>
                          <w:sz w:val="16"/>
                          <w:szCs w:val="16"/>
                        </w:rPr>
                        <w:t xml:space="preserve">　　　　　　</w:t>
                      </w:r>
                    </w:p>
                  </w:txbxContent>
                </v:textbox>
              </v:shape>
            </w:pict>
          </mc:Fallback>
        </mc:AlternateContent>
      </w:r>
    </w:p>
    <w:p w14:paraId="7764F177" w14:textId="7818C542" w:rsidR="00F461D0" w:rsidRDefault="00AC7D78" w:rsidP="00BD054D">
      <w:pPr>
        <w:jc w:val="left"/>
      </w:pPr>
      <w:r>
        <w:rPr>
          <w:noProof/>
        </w:rPr>
        <mc:AlternateContent>
          <mc:Choice Requires="wps">
            <w:drawing>
              <wp:anchor distT="0" distB="0" distL="114300" distR="114300" simplePos="0" relativeHeight="251658497" behindDoc="0" locked="0" layoutInCell="1" allowOverlap="1" wp14:anchorId="33B1AE24" wp14:editId="21A56723">
                <wp:simplePos x="0" y="0"/>
                <wp:positionH relativeFrom="column">
                  <wp:posOffset>4160520</wp:posOffset>
                </wp:positionH>
                <wp:positionV relativeFrom="paragraph">
                  <wp:posOffset>152761</wp:posOffset>
                </wp:positionV>
                <wp:extent cx="471158" cy="219328"/>
                <wp:effectExtent l="0" t="0" r="0" b="0"/>
                <wp:wrapNone/>
                <wp:docPr id="1588129833" name="フローチャート: 処理 1"/>
                <wp:cNvGraphicFramePr/>
                <a:graphic xmlns:a="http://schemas.openxmlformats.org/drawingml/2006/main">
                  <a:graphicData uri="http://schemas.microsoft.com/office/word/2010/wordprocessingShape">
                    <wps:wsp>
                      <wps:cNvSpPr/>
                      <wps:spPr>
                        <a:xfrm>
                          <a:off x="0" y="0"/>
                          <a:ext cx="471158" cy="219328"/>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19C9EB8F" w14:textId="77777777" w:rsidR="00A14387" w:rsidRPr="00A5547C" w:rsidRDefault="00A14387" w:rsidP="00A14387">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33B1AE24" id="_x0000_s1730" type="#_x0000_t109" style="position:absolute;margin-left:327.6pt;margin-top:12.05pt;width:37.1pt;height:17.25pt;z-index:25165849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" fillcolor="#e7e6e6" strokecolor="#f2f2f2" strokeweight="1pt">
                <v:shadow on="t" color="black" opacity="26214f" origin="-.5,-.5" offset=".24944mm,.24944mm"/>
                <v:textbox inset="0,0,0,0">
                  <w:txbxContent>
                    <w:p w14:paraId="19C9EB8F" w14:textId="77777777" w:rsidR="00A14387" w:rsidRPr="00A5547C" w:rsidRDefault="00A14387" w:rsidP="00A14387">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1C39CCC8" w14:textId="21954F87" w:rsidR="00F461D0" w:rsidRDefault="00F461D0" w:rsidP="00BD054D">
      <w:pPr>
        <w:jc w:val="left"/>
      </w:pPr>
    </w:p>
    <w:p w14:paraId="58A74B8E" w14:textId="4EE2E951" w:rsidR="00F461D0" w:rsidRDefault="00D30362" w:rsidP="00BD054D">
      <w:pPr>
        <w:jc w:val="left"/>
      </w:pPr>
      <w:r>
        <w:rPr>
          <w:noProof/>
        </w:rPr>
        <mc:AlternateContent>
          <mc:Choice Requires="wps">
            <w:drawing>
              <wp:anchor distT="0" distB="0" distL="114300" distR="114300" simplePos="0" relativeHeight="251661748" behindDoc="0" locked="0" layoutInCell="1" allowOverlap="1" wp14:anchorId="603BF765" wp14:editId="56766736">
                <wp:simplePos x="0" y="0"/>
                <wp:positionH relativeFrom="column">
                  <wp:posOffset>639987</wp:posOffset>
                </wp:positionH>
                <wp:positionV relativeFrom="paragraph">
                  <wp:posOffset>199250</wp:posOffset>
                </wp:positionV>
                <wp:extent cx="5833465" cy="210240"/>
                <wp:effectExtent l="0" t="0" r="0" b="0"/>
                <wp:wrapNone/>
                <wp:docPr id="1101646161" name="テキスト ボックス 1"/>
                <wp:cNvGraphicFramePr/>
                <a:graphic xmlns:a="http://schemas.openxmlformats.org/drawingml/2006/main">
                  <a:graphicData uri="http://schemas.microsoft.com/office/word/2010/wordprocessingShape">
                    <wps:wsp>
                      <wps:cNvSpPr txBox="1"/>
                      <wps:spPr>
                        <a:xfrm>
                          <a:off x="0" y="0"/>
                          <a:ext cx="5833465" cy="210240"/>
                        </a:xfrm>
                        <a:prstGeom prst="rect">
                          <a:avLst/>
                        </a:prstGeom>
                        <a:noFill/>
                        <a:ln w="6350">
                          <a:noFill/>
                        </a:ln>
                      </wps:spPr>
                      <wps:txbx>
                        <w:txbxContent>
                          <w:p w14:paraId="49ED8EAD" w14:textId="21114317" w:rsidR="00A855B8" w:rsidRPr="00C31344" w:rsidRDefault="00A855B8" w:rsidP="00A855B8">
                            <w:pPr>
                              <w:rPr>
                                <w:rFonts w:ascii="ＭＳ Ｐゴシック" w:eastAsia="ＭＳ Ｐゴシック" w:hAnsi="ＭＳ Ｐゴシック"/>
                                <w:sz w:val="14"/>
                                <w:szCs w:val="14"/>
                              </w:rPr>
                            </w:pPr>
                            <w:r>
                              <w:rPr>
                                <w:rFonts w:ascii="ＭＳ Ｐゴシック" w:eastAsia="ＭＳ Ｐゴシック" w:hAnsi="ＭＳ Ｐゴシック" w:hint="eastAsia"/>
                                <w:sz w:val="14"/>
                                <w:szCs w:val="14"/>
                              </w:rPr>
                              <w:t>予約番号</w:t>
                            </w:r>
                            <w:r>
                              <w:rPr>
                                <w:rFonts w:ascii="ＭＳ Ｐゴシック" w:eastAsia="ＭＳ Ｐゴシック" w:hAnsi="ＭＳ Ｐゴシック"/>
                                <w:sz w:val="14"/>
                                <w:szCs w:val="14"/>
                              </w:rPr>
                              <w:t>: 10</w:t>
                            </w:r>
                            <w:r>
                              <w:rPr>
                                <w:rFonts w:ascii="ＭＳ Ｐゴシック" w:eastAsia="ＭＳ Ｐゴシック" w:hAnsi="ＭＳ Ｐゴシック" w:hint="eastAsia"/>
                                <w:sz w:val="14"/>
                                <w:szCs w:val="14"/>
                              </w:rPr>
                              <w:t>ユーザーID：</w:t>
                            </w:r>
                            <w:r>
                              <w:rPr>
                                <w:rFonts w:ascii="ＭＳ Ｐゴシック" w:eastAsia="ＭＳ Ｐゴシック" w:hAnsi="ＭＳ Ｐゴシック"/>
                                <w:sz w:val="14"/>
                                <w:szCs w:val="14"/>
                              </w:rPr>
                              <w:t>TK190000</w:t>
                            </w:r>
                            <w:r>
                              <w:rPr>
                                <w:rFonts w:ascii="ＭＳ Ｐゴシック" w:eastAsia="ＭＳ Ｐゴシック" w:hAnsi="ＭＳ Ｐゴシック" w:hint="eastAsia"/>
                                <w:sz w:val="14"/>
                                <w:szCs w:val="14"/>
                              </w:rPr>
                              <w:t xml:space="preserve">　予約日：</w:t>
                            </w:r>
                            <w:r>
                              <w:rPr>
                                <w:rFonts w:ascii="ＭＳ Ｐゴシック" w:eastAsia="ＭＳ Ｐゴシック" w:hAnsi="ＭＳ Ｐゴシック"/>
                                <w:sz w:val="14"/>
                                <w:szCs w:val="14"/>
                              </w:rPr>
                              <w:t>2025-07-31</w:t>
                            </w:r>
                            <w:r w:rsidRPr="00C31344">
                              <w:rPr>
                                <w:rFonts w:ascii="ＭＳ Ｐゴシック" w:eastAsia="ＭＳ Ｐゴシック" w:hAnsi="ＭＳ Ｐゴシック" w:hint="eastAsia"/>
                                <w:sz w:val="14"/>
                                <w:szCs w:val="14"/>
                              </w:rPr>
                              <w:t xml:space="preserve">　利用可能時間：</w:t>
                            </w:r>
                            <w:r>
                              <w:rPr>
                                <w:rFonts w:ascii="ＭＳ Ｐゴシック" w:eastAsia="ＭＳ Ｐゴシック" w:hAnsi="ＭＳ Ｐゴシック"/>
                                <w:sz w:val="14"/>
                                <w:szCs w:val="14"/>
                              </w:rPr>
                              <w:t>10</w:t>
                            </w:r>
                            <w:r w:rsidRPr="00C31344">
                              <w:rPr>
                                <w:rFonts w:ascii="ＭＳ Ｐゴシック" w:eastAsia="ＭＳ Ｐゴシック" w:hAnsi="ＭＳ Ｐゴシック" w:hint="eastAsia"/>
                                <w:sz w:val="14"/>
                                <w:szCs w:val="14"/>
                              </w:rPr>
                              <w:t>:00～</w:t>
                            </w:r>
                            <w:r>
                              <w:rPr>
                                <w:rFonts w:ascii="ＭＳ Ｐゴシック" w:eastAsia="ＭＳ Ｐゴシック" w:hAnsi="ＭＳ Ｐゴシック"/>
                                <w:sz w:val="14"/>
                                <w:szCs w:val="14"/>
                              </w:rPr>
                              <w:t>12</w:t>
                            </w:r>
                            <w:r w:rsidRPr="00C31344">
                              <w:rPr>
                                <w:rFonts w:ascii="ＭＳ Ｐゴシック" w:eastAsia="ＭＳ Ｐゴシック" w:hAnsi="ＭＳ Ｐゴシック"/>
                                <w:sz w:val="14"/>
                                <w:szCs w:val="14"/>
                              </w:rPr>
                              <w:t>:</w:t>
                            </w:r>
                            <w:r>
                              <w:rPr>
                                <w:rFonts w:ascii="ＭＳ Ｐゴシック" w:eastAsia="ＭＳ Ｐゴシック" w:hAnsi="ＭＳ Ｐゴシック"/>
                                <w:sz w:val="14"/>
                                <w:szCs w:val="14"/>
                              </w:rPr>
                              <w:t>0</w:t>
                            </w:r>
                            <w:r w:rsidRPr="00C31344">
                              <w:rPr>
                                <w:rFonts w:ascii="ＭＳ Ｐゴシック" w:eastAsia="ＭＳ Ｐゴシック" w:hAnsi="ＭＳ Ｐゴシック"/>
                                <w:sz w:val="14"/>
                                <w:szCs w:val="14"/>
                              </w:rPr>
                              <w:t>0</w:t>
                            </w:r>
                            <w:r w:rsidRPr="00C31344">
                              <w:rPr>
                                <w:rFonts w:ascii="ＭＳ Ｐゴシック" w:eastAsia="ＭＳ Ｐゴシック" w:hAnsi="ＭＳ Ｐゴシック" w:hint="eastAsia"/>
                                <w:sz w:val="14"/>
                                <w:szCs w:val="1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03BF765" id="_x0000_s1731" type="#_x0000_t202" style="position:absolute;margin-left:50.4pt;margin-top:15.7pt;width:459.35pt;height:16.55pt;z-index:2516617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" filled="f" stroked="f" strokeweight=".5pt">
                <v:textbox inset="0,0,0,0">
                  <w:txbxContent>
                    <w:p w14:paraId="49ED8EAD" w14:textId="21114317" w:rsidR="00A855B8" w:rsidRPr="00C31344" w:rsidRDefault="00A855B8" w:rsidP="00A855B8">
                      <w:pPr>
                        <w:rPr>
                          <w:rFonts w:ascii="ＭＳ Ｐゴシック" w:eastAsia="ＭＳ Ｐゴシック" w:hAnsi="ＭＳ Ｐゴシック"/>
                          <w:sz w:val="14"/>
                          <w:szCs w:val="14"/>
                        </w:rPr>
                      </w:pPr>
                      <w:r>
                        <w:rPr>
                          <w:rFonts w:ascii="ＭＳ Ｐゴシック" w:eastAsia="ＭＳ Ｐゴシック" w:hAnsi="ＭＳ Ｐゴシック" w:hint="eastAsia"/>
                          <w:sz w:val="14"/>
                          <w:szCs w:val="14"/>
                        </w:rPr>
                        <w:t>予約番号</w:t>
                      </w:r>
                      <w:r>
                        <w:rPr>
                          <w:rFonts w:ascii="ＭＳ Ｐゴシック" w:eastAsia="ＭＳ Ｐゴシック" w:hAnsi="ＭＳ Ｐゴシック"/>
                          <w:sz w:val="14"/>
                          <w:szCs w:val="14"/>
                        </w:rPr>
                        <w:t>: 10</w:t>
                      </w:r>
                      <w:r>
                        <w:rPr>
                          <w:rFonts w:ascii="ＭＳ Ｐゴシック" w:eastAsia="ＭＳ Ｐゴシック" w:hAnsi="ＭＳ Ｐゴシック" w:hint="eastAsia"/>
                          <w:sz w:val="14"/>
                          <w:szCs w:val="14"/>
                        </w:rPr>
                        <w:t>ユーザーID：</w:t>
                      </w:r>
                      <w:r>
                        <w:rPr>
                          <w:rFonts w:ascii="ＭＳ Ｐゴシック" w:eastAsia="ＭＳ Ｐゴシック" w:hAnsi="ＭＳ Ｐゴシック"/>
                          <w:sz w:val="14"/>
                          <w:szCs w:val="14"/>
                        </w:rPr>
                        <w:t>TK190000</w:t>
                      </w:r>
                      <w:r>
                        <w:rPr>
                          <w:rFonts w:ascii="ＭＳ Ｐゴシック" w:eastAsia="ＭＳ Ｐゴシック" w:hAnsi="ＭＳ Ｐゴシック" w:hint="eastAsia"/>
                          <w:sz w:val="14"/>
                          <w:szCs w:val="14"/>
                        </w:rPr>
                        <w:t xml:space="preserve">　予約日：</w:t>
                      </w:r>
                      <w:r>
                        <w:rPr>
                          <w:rFonts w:ascii="ＭＳ Ｐゴシック" w:eastAsia="ＭＳ Ｐゴシック" w:hAnsi="ＭＳ Ｐゴシック"/>
                          <w:sz w:val="14"/>
                          <w:szCs w:val="14"/>
                        </w:rPr>
                        <w:t>2025-07-31</w:t>
                      </w:r>
                      <w:r w:rsidRPr="00C31344">
                        <w:rPr>
                          <w:rFonts w:ascii="ＭＳ Ｐゴシック" w:eastAsia="ＭＳ Ｐゴシック" w:hAnsi="ＭＳ Ｐゴシック" w:hint="eastAsia"/>
                          <w:sz w:val="14"/>
                          <w:szCs w:val="14"/>
                        </w:rPr>
                        <w:t xml:space="preserve">　利用可能時間：</w:t>
                      </w:r>
                      <w:r>
                        <w:rPr>
                          <w:rFonts w:ascii="ＭＳ Ｐゴシック" w:eastAsia="ＭＳ Ｐゴシック" w:hAnsi="ＭＳ Ｐゴシック"/>
                          <w:sz w:val="14"/>
                          <w:szCs w:val="14"/>
                        </w:rPr>
                        <w:t>10</w:t>
                      </w:r>
                      <w:r w:rsidRPr="00C31344">
                        <w:rPr>
                          <w:rFonts w:ascii="ＭＳ Ｐゴシック" w:eastAsia="ＭＳ Ｐゴシック" w:hAnsi="ＭＳ Ｐゴシック" w:hint="eastAsia"/>
                          <w:sz w:val="14"/>
                          <w:szCs w:val="14"/>
                        </w:rPr>
                        <w:t>:00～</w:t>
                      </w:r>
                      <w:r>
                        <w:rPr>
                          <w:rFonts w:ascii="ＭＳ Ｐゴシック" w:eastAsia="ＭＳ Ｐゴシック" w:hAnsi="ＭＳ Ｐゴシック"/>
                          <w:sz w:val="14"/>
                          <w:szCs w:val="14"/>
                        </w:rPr>
                        <w:t>12</w:t>
                      </w:r>
                      <w:r w:rsidRPr="00C31344">
                        <w:rPr>
                          <w:rFonts w:ascii="ＭＳ Ｐゴシック" w:eastAsia="ＭＳ Ｐゴシック" w:hAnsi="ＭＳ Ｐゴシック"/>
                          <w:sz w:val="14"/>
                          <w:szCs w:val="14"/>
                        </w:rPr>
                        <w:t>:</w:t>
                      </w:r>
                      <w:r>
                        <w:rPr>
                          <w:rFonts w:ascii="ＭＳ Ｐゴシック" w:eastAsia="ＭＳ Ｐゴシック" w:hAnsi="ＭＳ Ｐゴシック"/>
                          <w:sz w:val="14"/>
                          <w:szCs w:val="14"/>
                        </w:rPr>
                        <w:t>0</w:t>
                      </w:r>
                      <w:r w:rsidRPr="00C31344">
                        <w:rPr>
                          <w:rFonts w:ascii="ＭＳ Ｐゴシック" w:eastAsia="ＭＳ Ｐゴシック" w:hAnsi="ＭＳ Ｐゴシック"/>
                          <w:sz w:val="14"/>
                          <w:szCs w:val="14"/>
                        </w:rPr>
                        <w:t>0</w:t>
                      </w:r>
                      <w:r w:rsidRPr="00C31344">
                        <w:rPr>
                          <w:rFonts w:ascii="ＭＳ Ｐゴシック" w:eastAsia="ＭＳ Ｐゴシック" w:hAnsi="ＭＳ Ｐゴシック" w:hint="eastAsia"/>
                          <w:sz w:val="14"/>
                          <w:szCs w:val="14"/>
                        </w:rPr>
                        <w:t xml:space="preserve">　</w:t>
                      </w:r>
                    </w:p>
                  </w:txbxContent>
                </v:textbox>
              </v:shape>
            </w:pict>
          </mc:Fallback>
        </mc:AlternateContent>
      </w:r>
      <w:r>
        <w:rPr>
          <w:noProof/>
        </w:rPr>
        <mc:AlternateContent>
          <mc:Choice Requires="wps">
            <w:drawing>
              <wp:anchor distT="0" distB="0" distL="114300" distR="114300" simplePos="0" relativeHeight="251660724" behindDoc="0" locked="0" layoutInCell="1" allowOverlap="1" wp14:anchorId="2CD480DD" wp14:editId="59DEC3A1">
                <wp:simplePos x="0" y="0"/>
                <wp:positionH relativeFrom="column">
                  <wp:posOffset>569254</wp:posOffset>
                </wp:positionH>
                <wp:positionV relativeFrom="paragraph">
                  <wp:posOffset>123825</wp:posOffset>
                </wp:positionV>
                <wp:extent cx="5368148" cy="1389625"/>
                <wp:effectExtent l="0" t="0" r="0" b="0"/>
                <wp:wrapNone/>
                <wp:docPr id="1195593555" name="フローチャート: 処理 1"/>
                <wp:cNvGraphicFramePr/>
                <a:graphic xmlns:a="http://schemas.openxmlformats.org/drawingml/2006/main">
                  <a:graphicData uri="http://schemas.microsoft.com/office/word/2010/wordprocessingShape">
                    <wps:wsp>
                      <wps:cNvSpPr/>
                      <wps:spPr>
                        <a:xfrm>
                          <a:off x="0" y="0"/>
                          <a:ext cx="5368148" cy="138962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767314D" w14:textId="77777777" w:rsidR="00D30362" w:rsidRPr="008E4BAC" w:rsidRDefault="00D30362" w:rsidP="00D30362">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2CD480DD" id="_x0000_s1732" type="#_x0000_t109" style="position:absolute;margin-left:44.8pt;margin-top:9.75pt;width:422.7pt;height:109.4pt;z-index:2516607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" fillcolor="#d8d8d8 [2732]" strokecolor="white [3212]" strokeweight="1pt">
                <v:textbox inset="0,0,0,0">
                  <w:txbxContent>
                    <w:p w14:paraId="1767314D" w14:textId="77777777" w:rsidR="00D30362" w:rsidRPr="008E4BAC" w:rsidRDefault="00D30362" w:rsidP="00D30362">
                      <w:pPr>
                        <w:ind w:firstLineChars="100" w:firstLine="160"/>
                        <w:jc w:val="left"/>
                        <w:rPr>
                          <w:rFonts w:ascii="ＭＳ ゴシック" w:eastAsia="ＭＳ ゴシック" w:hAnsi="ＭＳ ゴシック"/>
                          <w:color w:val="000000" w:themeColor="text1"/>
                          <w:sz w:val="16"/>
                          <w:szCs w:val="16"/>
                        </w:rPr>
                      </w:pPr>
                    </w:p>
                  </w:txbxContent>
                </v:textbox>
              </v:shape>
            </w:pict>
          </mc:Fallback>
        </mc:AlternateContent>
      </w:r>
    </w:p>
    <w:p w14:paraId="1DAE5E68" w14:textId="6AA8110B" w:rsidR="00F461D0" w:rsidRDefault="00F461D0" w:rsidP="00BD054D">
      <w:pPr>
        <w:jc w:val="left"/>
      </w:pPr>
    </w:p>
    <w:p w14:paraId="52C045CD" w14:textId="0D23EE65" w:rsidR="00F461D0" w:rsidRDefault="00F461D0" w:rsidP="00BD054D">
      <w:pPr>
        <w:jc w:val="left"/>
      </w:pPr>
    </w:p>
    <w:p w14:paraId="5C17DC59" w14:textId="6339762B" w:rsidR="00F461D0" w:rsidRDefault="00D30362" w:rsidP="00D30362">
      <w:pPr>
        <w:tabs>
          <w:tab w:val="left" w:pos="5755"/>
        </w:tabs>
        <w:jc w:val="left"/>
      </w:pPr>
      <w:r>
        <w:tab/>
      </w:r>
    </w:p>
    <w:p w14:paraId="64BBB538" w14:textId="4D44E9D6" w:rsidR="00A855B8" w:rsidRDefault="00A855B8" w:rsidP="00BD054D">
      <w:pPr>
        <w:jc w:val="left"/>
      </w:pPr>
    </w:p>
    <w:p w14:paraId="5206E877" w14:textId="4655BD36" w:rsidR="00A855B8" w:rsidRPr="00D30362" w:rsidRDefault="00A855B8" w:rsidP="00BD054D">
      <w:pPr>
        <w:jc w:val="left"/>
      </w:pPr>
    </w:p>
    <w:p w14:paraId="1FA35405" w14:textId="69843FB4" w:rsidR="00A855B8" w:rsidRDefault="00AC7D78" w:rsidP="00BD054D">
      <w:pPr>
        <w:jc w:val="left"/>
      </w:pPr>
      <w:r>
        <w:rPr>
          <w:noProof/>
        </w:rPr>
        <mc:AlternateContent>
          <mc:Choice Requires="wps">
            <w:drawing>
              <wp:anchor distT="0" distB="0" distL="114300" distR="114300" simplePos="0" relativeHeight="251658556" behindDoc="0" locked="0" layoutInCell="1" allowOverlap="1" wp14:anchorId="479A39DE" wp14:editId="7647F444">
                <wp:simplePos x="0" y="0"/>
                <wp:positionH relativeFrom="column">
                  <wp:posOffset>3861946</wp:posOffset>
                </wp:positionH>
                <wp:positionV relativeFrom="paragraph">
                  <wp:posOffset>113866</wp:posOffset>
                </wp:positionV>
                <wp:extent cx="471158" cy="233670"/>
                <wp:effectExtent l="0" t="0" r="0" b="0"/>
                <wp:wrapNone/>
                <wp:docPr id="178415352"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65B17075" w14:textId="1BEE9667" w:rsidR="001F509A" w:rsidRPr="00A5547C" w:rsidRDefault="001F509A" w:rsidP="001F509A">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479A39DE" id="_x0000_s1733" type="#_x0000_t109" style="position:absolute;margin-left:304.1pt;margin-top:8.95pt;width:37.1pt;height:18.4pt;z-index:2516585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" fillcolor="#e7e6e6" strokecolor="#f2f2f2" strokeweight="1pt">
                <v:shadow on="t" color="black" opacity="26214f" origin="-.5,-.5" offset=".24944mm,.24944mm"/>
                <v:textbox inset="0,0,0,0">
                  <w:txbxContent>
                    <w:p w14:paraId="65B17075" w14:textId="1BEE9667" w:rsidR="001F509A" w:rsidRPr="00A5547C" w:rsidRDefault="001F509A" w:rsidP="001F509A">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r>
        <w:rPr>
          <w:noProof/>
        </w:rPr>
        <mc:AlternateContent>
          <mc:Choice Requires="wps">
            <w:drawing>
              <wp:anchor distT="0" distB="0" distL="114300" distR="114300" simplePos="0" relativeHeight="251658499" behindDoc="0" locked="0" layoutInCell="1" allowOverlap="1" wp14:anchorId="79927E43" wp14:editId="6F7FE3CB">
                <wp:simplePos x="0" y="0"/>
                <wp:positionH relativeFrom="column">
                  <wp:posOffset>2869844</wp:posOffset>
                </wp:positionH>
                <wp:positionV relativeFrom="paragraph">
                  <wp:posOffset>94124</wp:posOffset>
                </wp:positionV>
                <wp:extent cx="657727" cy="236010"/>
                <wp:effectExtent l="57150" t="57150" r="85725" b="69215"/>
                <wp:wrapNone/>
                <wp:docPr id="1612691720" name="フローチャート: 処理 1"/>
                <wp:cNvGraphicFramePr/>
                <a:graphic xmlns:a="http://schemas.openxmlformats.org/drawingml/2006/main">
                  <a:graphicData uri="http://schemas.microsoft.com/office/word/2010/wordprocessingShape">
                    <wps:wsp>
                      <wps:cNvSpPr/>
                      <wps:spPr>
                        <a:xfrm>
                          <a:off x="0" y="0"/>
                          <a:ext cx="657727" cy="23601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0AA1FDD4" w14:textId="6149A221"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927E43" id="_x0000_s1734" type="#_x0000_t109" style="position:absolute;margin-left:225.95pt;margin-top:7.4pt;width:51.8pt;height:18.6pt;z-index:2516584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" fillcolor="#e7e6e6" strokecolor="#f2f2f2" strokeweight="1pt">
                <v:shadow on="t" color="black" opacity="26214f" origin="-.5,-.5" offset=".24944mm,.24944mm"/>
                <v:textbox inset="0,0,0,0">
                  <w:txbxContent>
                    <w:p w14:paraId="0AA1FDD4" w14:textId="6149A221"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2E29336C" w14:textId="5BEBD352" w:rsidR="00A855B8" w:rsidRDefault="00A855B8" w:rsidP="00BD054D">
      <w:pPr>
        <w:jc w:val="left"/>
      </w:pPr>
    </w:p>
    <w:p w14:paraId="6E451353" w14:textId="300764EF" w:rsidR="00A855B8" w:rsidRDefault="00A855B8" w:rsidP="00A855B8">
      <w:pPr>
        <w:pStyle w:val="a4"/>
        <w:ind w:leftChars="572" w:left="1201"/>
        <w:jc w:val="left"/>
      </w:pPr>
      <w:r>
        <w:rPr>
          <w:rFonts w:hint="eastAsia"/>
        </w:rPr>
        <w:t>結果表示エリアに、該当教室・該当日の予約状況を表示する。</w:t>
      </w:r>
    </w:p>
    <w:p w14:paraId="6B0347D8" w14:textId="2F978900" w:rsidR="00A855B8" w:rsidRPr="00D30362" w:rsidRDefault="00A855B8" w:rsidP="00A855B8">
      <w:pPr>
        <w:pStyle w:val="a4"/>
        <w:ind w:leftChars="572" w:left="1201"/>
        <w:jc w:val="left"/>
      </w:pPr>
      <w:r>
        <w:rPr>
          <w:rFonts w:hint="eastAsia"/>
        </w:rPr>
        <w:t>表示項目：</w:t>
      </w:r>
      <w:r w:rsidR="00D30362">
        <w:rPr>
          <w:rFonts w:hint="eastAsia"/>
        </w:rPr>
        <w:t>予約ID</w:t>
      </w:r>
      <w:r w:rsidR="00D30362">
        <w:t>/</w:t>
      </w:r>
      <w:r w:rsidR="00D30362">
        <w:rPr>
          <w:rFonts w:hint="eastAsia"/>
        </w:rPr>
        <w:t>利用日付/利用者ID</w:t>
      </w:r>
      <w:r w:rsidR="00D30362">
        <w:t>/</w:t>
      </w:r>
      <w:r w:rsidR="00D30362">
        <w:rPr>
          <w:rFonts w:hint="eastAsia"/>
        </w:rPr>
        <w:t>開始時刻</w:t>
      </w:r>
      <w:r w:rsidR="00D30362">
        <w:t>~</w:t>
      </w:r>
      <w:r w:rsidR="00D30362">
        <w:rPr>
          <w:rFonts w:hint="eastAsia"/>
        </w:rPr>
        <w:t>終了時刻</w:t>
      </w:r>
    </w:p>
    <w:p w14:paraId="77E80A7F" w14:textId="5F9842AD" w:rsidR="00A855B8" w:rsidRDefault="00A855B8" w:rsidP="00A855B8">
      <w:pPr>
        <w:pStyle w:val="a4"/>
        <w:ind w:leftChars="572" w:left="1201"/>
        <w:jc w:val="left"/>
      </w:pPr>
      <w:r>
        <w:rPr>
          <w:rFonts w:hint="eastAsia"/>
        </w:rPr>
        <w:t>※該当する予約が複数ある場合は、</w:t>
      </w:r>
      <w:r>
        <w:t>1</w:t>
      </w:r>
      <w:r>
        <w:rPr>
          <w:rFonts w:hint="eastAsia"/>
        </w:rPr>
        <w:t>件につき</w:t>
      </w:r>
      <w:r>
        <w:t>1</w:t>
      </w:r>
      <w:r>
        <w:rPr>
          <w:rFonts w:hint="eastAsia"/>
        </w:rPr>
        <w:t>行で全件を表示する。</w:t>
      </w:r>
    </w:p>
    <w:p w14:paraId="1BE7B309" w14:textId="2B857CFE" w:rsidR="00A855B8" w:rsidRPr="00D55DA5" w:rsidRDefault="00A855B8" w:rsidP="00A855B8">
      <w:pPr>
        <w:pStyle w:val="a4"/>
        <w:ind w:leftChars="572" w:left="1201"/>
        <w:jc w:val="left"/>
      </w:pPr>
      <w:r>
        <w:rPr>
          <w:rFonts w:hint="eastAsia"/>
        </w:rPr>
        <w:t xml:space="preserve">　表示後は</w:t>
      </w:r>
      <w:r>
        <w:t>4.3.</w:t>
      </w:r>
      <w:r w:rsidR="00EA7DC1">
        <w:rPr>
          <w:rFonts w:hint="eastAsia"/>
        </w:rPr>
        <w:t>3</w:t>
      </w:r>
      <w:r w:rsidR="00DF0B9A">
        <w:rPr>
          <w:rFonts w:hint="eastAsia"/>
        </w:rPr>
        <w:t xml:space="preserve">　ログイン成功</w:t>
      </w:r>
      <w:r>
        <w:rPr>
          <w:rFonts w:hint="eastAsia"/>
        </w:rPr>
        <w:t>時の状態（各ボタン操作が可能）に戻る。</w:t>
      </w:r>
    </w:p>
    <w:p w14:paraId="55B56FF5" w14:textId="328C1698" w:rsidR="00DD4D58" w:rsidRDefault="00DD4D58" w:rsidP="00BD054D">
      <w:pPr>
        <w:jc w:val="left"/>
      </w:pPr>
    </w:p>
    <w:p w14:paraId="1EE28249" w14:textId="13545F58" w:rsidR="00A855B8" w:rsidRDefault="00EC19C3" w:rsidP="00FE0409">
      <w:pPr>
        <w:pStyle w:val="a4"/>
        <w:widowControl/>
        <w:numPr>
          <w:ilvl w:val="3"/>
          <w:numId w:val="1"/>
        </w:numPr>
        <w:ind w:leftChars="0"/>
        <w:jc w:val="left"/>
        <w:outlineLvl w:val="3"/>
      </w:pPr>
      <w:bookmarkStart w:id="268" w:name="_Toc234940555"/>
      <w:r>
        <w:rPr>
          <w:noProof/>
        </w:rPr>
        <mc:AlternateContent>
          <mc:Choice Requires="wpg">
            <w:drawing>
              <wp:anchor distT="0" distB="0" distL="114300" distR="114300" simplePos="0" relativeHeight="251658636" behindDoc="1" locked="0" layoutInCell="1" allowOverlap="1" wp14:anchorId="1047FCA1" wp14:editId="617A6159">
                <wp:simplePos x="0" y="0"/>
                <wp:positionH relativeFrom="column">
                  <wp:posOffset>346803</wp:posOffset>
                </wp:positionH>
                <wp:positionV relativeFrom="paragraph">
                  <wp:posOffset>182880</wp:posOffset>
                </wp:positionV>
                <wp:extent cx="5769610" cy="2679700"/>
                <wp:effectExtent l="57150" t="0" r="59690" b="44450"/>
                <wp:wrapNone/>
                <wp:docPr id="1588193239" name="グループ化 1"/>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523109014" name="グループ化 523109014"/>
                        <wpg:cNvGrpSpPr/>
                        <wpg:grpSpPr>
                          <a:xfrm>
                            <a:off x="0" y="0"/>
                            <a:ext cx="5769610" cy="2679700"/>
                            <a:chOff x="0" y="0"/>
                            <a:chExt cx="5769763" cy="2679818"/>
                          </a:xfrm>
                        </wpg:grpSpPr>
                        <wps:wsp>
                          <wps:cNvPr id="1767861588" name="正方形/長方形 1767861588"/>
                          <wps:cNvSpPr/>
                          <wps:spPr>
                            <a:xfrm>
                              <a:off x="0" y="47130"/>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5755659" name="フローチャート: 処理 735755659"/>
                          <wps:cNvSpPr/>
                          <wps:spPr>
                            <a:xfrm>
                              <a:off x="223594" y="928165"/>
                              <a:ext cx="5368290" cy="1389686"/>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2773CFB7" w14:textId="764516CA" w:rsidR="00614DDC" w:rsidRDefault="00614DDC" w:rsidP="00A855B8">
                                <w:pPr>
                                  <w:ind w:firstLineChars="100" w:firstLine="160"/>
                                  <w:jc w:val="left"/>
                                  <w:rPr>
                                    <w:rFonts w:ascii="ＭＳ ゴシック" w:eastAsia="ＭＳ ゴシック" w:hAnsi="ＭＳ ゴシック"/>
                                    <w:color w:val="262626" w:themeColor="text1" w:themeTint="D9"/>
                                    <w:sz w:val="16"/>
                                    <w:szCs w:val="16"/>
                                  </w:rPr>
                                </w:pPr>
                              </w:p>
                              <w:p w14:paraId="759EFBA9" w14:textId="741DFC1D" w:rsidR="00A855B8" w:rsidRPr="008E4BAC" w:rsidRDefault="00A855B8" w:rsidP="00A855B8">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22840415" name="テキスト ボックス 1722840415"/>
                          <wps:cNvSpPr txBox="1"/>
                          <wps:spPr>
                            <a:xfrm>
                              <a:off x="4661688" y="0"/>
                              <a:ext cx="1108075" cy="324485"/>
                            </a:xfrm>
                            <a:prstGeom prst="rect">
                              <a:avLst/>
                            </a:prstGeom>
                            <a:noFill/>
                            <a:ln w="6350">
                              <a:noFill/>
                            </a:ln>
                          </wps:spPr>
                          <wps:txbx>
                            <w:txbxContent>
                              <w:p w14:paraId="59AC00D4" w14:textId="77777777" w:rsidR="00A855B8" w:rsidRPr="00DC0354" w:rsidRDefault="00A855B8" w:rsidP="00A855B8">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47900653" name="テキスト ボックス 1847900653"/>
                          <wps:cNvSpPr txBox="1"/>
                          <wps:spPr>
                            <a:xfrm>
                              <a:off x="897296" y="233606"/>
                              <a:ext cx="1100455" cy="260985"/>
                            </a:xfrm>
                            <a:prstGeom prst="rect">
                              <a:avLst/>
                            </a:prstGeom>
                            <a:noFill/>
                            <a:ln w="6350">
                              <a:noFill/>
                            </a:ln>
                          </wps:spPr>
                          <wps:txbx>
                            <w:txbxContent>
                              <w:p w14:paraId="7ED47E5D" w14:textId="77777777" w:rsidR="00A855B8" w:rsidRPr="00AD64C6" w:rsidRDefault="00A855B8" w:rsidP="00A855B8">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4812504" name="テキスト ボックス 1434812504"/>
                          <wps:cNvSpPr txBox="1"/>
                          <wps:spPr>
                            <a:xfrm>
                              <a:off x="2819539" y="223594"/>
                              <a:ext cx="791210" cy="260985"/>
                            </a:xfrm>
                            <a:prstGeom prst="rect">
                              <a:avLst/>
                            </a:prstGeom>
                            <a:noFill/>
                            <a:ln w="6350">
                              <a:noFill/>
                            </a:ln>
                          </wps:spPr>
                          <wps:txbx>
                            <w:txbxContent>
                              <w:p w14:paraId="6B1EBEFC" w14:textId="77777777" w:rsidR="00A855B8" w:rsidRPr="00AD64C6" w:rsidRDefault="00A855B8" w:rsidP="00A855B8">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23350614" name="フローチャート: 処理 1423350614"/>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07105F49" w14:textId="0D46D6E8" w:rsidR="00A855B8" w:rsidRPr="00A5547C" w:rsidRDefault="00A855B8" w:rsidP="00A855B8">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43219164" name="テキスト ボックス 1743219164"/>
                          <wps:cNvSpPr txBox="1"/>
                          <wps:spPr>
                            <a:xfrm>
                              <a:off x="1998581" y="540631"/>
                              <a:ext cx="520608" cy="287002"/>
                            </a:xfrm>
                            <a:prstGeom prst="rect">
                              <a:avLst/>
                            </a:prstGeom>
                            <a:noFill/>
                            <a:ln w="6350">
                              <a:noFill/>
                            </a:ln>
                          </wps:spPr>
                          <wps:txbx>
                            <w:txbxContent>
                              <w:p w14:paraId="76A5A591" w14:textId="77777777" w:rsidR="00A855B8" w:rsidRPr="00AD64C6" w:rsidRDefault="00A855B8" w:rsidP="00A855B8">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2254370" name="正方形/長方形 732254370"/>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4688870" name="テキスト ボックス 1984688870"/>
                          <wps:cNvSpPr txBox="1"/>
                          <wps:spPr>
                            <a:xfrm>
                              <a:off x="2359002" y="530619"/>
                              <a:ext cx="378497" cy="287002"/>
                            </a:xfrm>
                            <a:prstGeom prst="rect">
                              <a:avLst/>
                            </a:prstGeom>
                            <a:noFill/>
                            <a:ln w="6350">
                              <a:noFill/>
                            </a:ln>
                          </wps:spPr>
                          <wps:txbx>
                            <w:txbxContent>
                              <w:p w14:paraId="2A593EBB" w14:textId="77777777" w:rsidR="00A855B8" w:rsidRPr="0075349F" w:rsidRDefault="00A855B8" w:rsidP="00A855B8">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22238608" name="グループ化 1322238608"/>
                          <wpg:cNvGrpSpPr/>
                          <wpg:grpSpPr>
                            <a:xfrm>
                              <a:off x="2706073" y="637410"/>
                              <a:ext cx="153512" cy="90105"/>
                              <a:chOff x="0" y="0"/>
                              <a:chExt cx="153512" cy="90105"/>
                            </a:xfrm>
                          </wpg:grpSpPr>
                          <wps:wsp>
                            <wps:cNvPr id="1219038201" name="フローチャート: 組合せ 1219038201"/>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94962" name="正方形/長方形 570394962"/>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02314460" name="フローチャート: 処理 402314460"/>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CECE602" w14:textId="77777777" w:rsidR="00A855B8" w:rsidRPr="00A5547C" w:rsidRDefault="00A855B8" w:rsidP="00A855B8">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64611654" name="フローチャート: 処理 1"/>
                        <wps:cNvSpPr/>
                        <wps:spPr>
                          <a:xfrm>
                            <a:off x="2094230" y="236855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AD733C4" w14:textId="77777777" w:rsidR="00A855B8" w:rsidRPr="00A5547C" w:rsidRDefault="00A855B8" w:rsidP="00A855B8">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047FCA1" id="_x0000_s1735" style="position:absolute;left:0;text-align:left;margin-left:27.3pt;margin-top:14.4pt;width:454.3pt;height:211pt;z-index:-251657844;mso-width-relative:margin" coordsize="57696,267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">
                <v:group id="グループ化 523109014" o:spid="_x0000_s1736"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">
                  <v:rect id="正方形/長方形 1767861588" o:spid="_x0000_s1737"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" fillcolor="white [3212]" strokecolor="black [3213]" strokeweight="1pt"/>
                  <v:shape id="フローチャート: 処理 735755659" o:spid="_x0000_s1738"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" fillcolor="#d8d8d8 [2732]" strokecolor="white [3212]" strokeweight="1pt">
                    <v:textbox inset="0,0,0,0">
                      <w:txbxContent>
                        <w:p w14:paraId="2773CFB7" w14:textId="764516CA" w:rsidR="00614DDC" w:rsidRDefault="00614DDC" w:rsidP="00A855B8">
                          <w:pPr>
                            <w:ind w:firstLineChars="100" w:firstLine="160"/>
                            <w:jc w:val="left"/>
                            <w:rPr>
                              <w:rFonts w:ascii="ＭＳ ゴシック" w:eastAsia="ＭＳ ゴシック" w:hAnsi="ＭＳ ゴシック"/>
                              <w:color w:val="262626" w:themeColor="text1" w:themeTint="D9"/>
                              <w:sz w:val="16"/>
                              <w:szCs w:val="16"/>
                            </w:rPr>
                          </w:pPr>
                        </w:p>
                        <w:p w14:paraId="759EFBA9" w14:textId="741DFC1D" w:rsidR="00A855B8" w:rsidRPr="008E4BAC" w:rsidRDefault="00A855B8" w:rsidP="00A855B8">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1722840415" o:spid="_x0000_s1739"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" filled="f" stroked="f" strokeweight=".5pt">
                    <v:textbox>
                      <w:txbxContent>
                        <w:p w14:paraId="59AC00D4" w14:textId="77777777" w:rsidR="00A855B8" w:rsidRPr="00DC0354" w:rsidRDefault="00A855B8" w:rsidP="00A855B8">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1847900653" o:spid="_x0000_s1740"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" filled="f" stroked="f" strokeweight=".5pt">
                    <v:textbox>
                      <w:txbxContent>
                        <w:p w14:paraId="7ED47E5D" w14:textId="77777777" w:rsidR="00A855B8" w:rsidRPr="00AD64C6" w:rsidRDefault="00A855B8" w:rsidP="00A855B8">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1434812504" o:spid="_x0000_s1741"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" filled="f" stroked="f" strokeweight=".5pt">
                    <v:textbox>
                      <w:txbxContent>
                        <w:p w14:paraId="6B1EBEFC" w14:textId="77777777" w:rsidR="00A855B8" w:rsidRPr="00AD64C6" w:rsidRDefault="00A855B8" w:rsidP="00A855B8">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1423350614" o:spid="_x0000_s1742"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" fillcolor="#e7e6e6 [3214]" strokecolor="#f2f2f2 [3052]" strokeweight="1pt">
                    <v:shadow on="t" color="black" opacity="26214f" origin="-.5,-.5" offset=".24944mm,.24944mm"/>
                    <v:textbox inset="0,0,0,0">
                      <w:txbxContent>
                        <w:p w14:paraId="07105F49" w14:textId="0D46D6E8" w:rsidR="00A855B8" w:rsidRPr="00A5547C" w:rsidRDefault="00A855B8" w:rsidP="00A855B8">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v:textbox>
                  </v:shape>
                  <v:shape id="テキスト ボックス 1743219164" o:spid="_x0000_s1743"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" filled="f" stroked="f" strokeweight=".5pt">
                    <v:textbox>
                      <w:txbxContent>
                        <w:p w14:paraId="76A5A591" w14:textId="77777777" w:rsidR="00A855B8" w:rsidRPr="00AD64C6" w:rsidRDefault="00A855B8" w:rsidP="00A855B8">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732254370" o:spid="_x0000_s1744"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" fillcolor="white [3212]" strokecolor="#a5a5a5 [2092]" strokeweight=".5pt"/>
                  <v:shape id="テキスト ボックス 1984688870" o:spid="_x0000_s1745"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" filled="f" stroked="f" strokeweight=".5pt">
                    <v:textbox>
                      <w:txbxContent>
                        <w:p w14:paraId="2A593EBB" w14:textId="77777777" w:rsidR="00A855B8" w:rsidRPr="0075349F" w:rsidRDefault="00A855B8" w:rsidP="00A855B8">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v:textbox>
                  </v:shape>
                  <v:group id="グループ化 1322238608" o:spid="_x0000_s1746"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">
                    <v:shape id="フローチャート: 組合せ 1219038201" o:spid="_x0000_s1747"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" filled="f" strokecolor="black [3213]" strokeweight=".5pt"/>
                    <v:rect id="正方形/長方形 570394962" o:spid="_x0000_s1748"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" fillcolor="white [3212]" strokecolor="white [3212]" strokeweight="1pt"/>
                  </v:group>
                  <v:shape id="フローチャート: 処理 402314460" o:spid="_x0000_s1749"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" fillcolor="#e7e6e6 [3214]" strokecolor="#f2f2f2 [3052]" strokeweight="1pt">
                    <v:shadow on="t" color="black" opacity="26214f" origin="-.5,-.5" offset=".24944mm,.24944mm"/>
                    <v:textbox inset="0,0,0,0">
                      <w:txbxContent>
                        <w:p w14:paraId="6CECE602" w14:textId="77777777" w:rsidR="00A855B8" w:rsidRPr="00A5547C" w:rsidRDefault="00A855B8" w:rsidP="00A855B8">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750" type="#_x0000_t109" style="position:absolute;left:20942;top:23685;width:4711;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" fillcolor="#e7e6e6 [3214]" strokecolor="#f2f2f2 [3052]" strokeweight="1pt">
                  <v:shadow on="t" color="black" opacity="26214f" origin="-.5,-.5" offset=".24944mm,.24944mm"/>
                  <v:textbox inset="0,0,0,0">
                    <w:txbxContent>
                      <w:p w14:paraId="6AD733C4" w14:textId="77777777" w:rsidR="00A855B8" w:rsidRPr="00A5547C" w:rsidRDefault="00A855B8" w:rsidP="00A855B8">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w:pict>
          </mc:Fallback>
        </mc:AlternateContent>
      </w:r>
      <w:r w:rsidR="00DD4D58" w:rsidRPr="7652B083">
        <w:t>ログイン中の予約状況確認取得失敗</w:t>
      </w:r>
      <w:bookmarkEnd w:id="268"/>
    </w:p>
    <w:p w14:paraId="71C6B804" w14:textId="286DD74B" w:rsidR="00A855B8" w:rsidRDefault="00A855B8" w:rsidP="00BD054D">
      <w:pPr>
        <w:jc w:val="left"/>
      </w:pPr>
    </w:p>
    <w:p w14:paraId="433B735A" w14:textId="5F85AF92" w:rsidR="00A855B8" w:rsidRDefault="00177A1B" w:rsidP="00BD054D">
      <w:pPr>
        <w:jc w:val="left"/>
      </w:pPr>
      <w:r>
        <w:rPr>
          <w:noProof/>
        </w:rPr>
        <mc:AlternateContent>
          <mc:Choice Requires="wps">
            <w:drawing>
              <wp:anchor distT="0" distB="0" distL="114300" distR="114300" simplePos="0" relativeHeight="251658496" behindDoc="0" locked="0" layoutInCell="1" allowOverlap="1" wp14:anchorId="01EB58B2" wp14:editId="7CEBD40A">
                <wp:simplePos x="0" y="0"/>
                <wp:positionH relativeFrom="column">
                  <wp:posOffset>3671303</wp:posOffset>
                </wp:positionH>
                <wp:positionV relativeFrom="paragraph">
                  <wp:posOffset>12428</wp:posOffset>
                </wp:positionV>
                <wp:extent cx="1172814" cy="226685"/>
                <wp:effectExtent l="0" t="0" r="0" b="0"/>
                <wp:wrapNone/>
                <wp:docPr id="1565889512" name="フローチャート: 処理 1"/>
                <wp:cNvGraphicFramePr/>
                <a:graphic xmlns:a="http://schemas.openxmlformats.org/drawingml/2006/main">
                  <a:graphicData uri="http://schemas.microsoft.com/office/word/2010/wordprocessingShape">
                    <wps:wsp>
                      <wps:cNvSpPr/>
                      <wps:spPr>
                        <a:xfrm>
                          <a:off x="0" y="0"/>
                          <a:ext cx="1172814" cy="226685"/>
                        </a:xfrm>
                        <a:prstGeom prst="flowChartProcess">
                          <a:avLst/>
                        </a:prstGeom>
                        <a:solidFill>
                          <a:sysClr val="window" lastClr="FFFFFF">
                            <a:lumMod val="85000"/>
                          </a:sysClr>
                        </a:solidFill>
                        <a:ln w="12700" cap="flat" cmpd="sng" algn="ctr">
                          <a:solidFill>
                            <a:sysClr val="window" lastClr="FFFFFF"/>
                          </a:solidFill>
                          <a:prstDash val="solid"/>
                          <a:miter lim="800000"/>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ysClr val="window" lastClr="FFFFFF"/>
                          </a:extrusionClr>
                          <a:contourClr>
                            <a:sysClr val="window" lastClr="FFFFFF"/>
                          </a:contourClr>
                        </a:sp3d>
                      </wps:spPr>
                      <wps:txbx>
                        <w:txbxContent>
                          <w:p w14:paraId="103A87A8" w14:textId="77777777" w:rsidR="00177A1B" w:rsidRPr="008E4BAC" w:rsidRDefault="00177A1B" w:rsidP="00177A1B">
                            <w:pPr>
                              <w:ind w:firstLineChars="100" w:firstLine="160"/>
                              <w:jc w:val="left"/>
                              <w:rPr>
                                <w:rFonts w:ascii="ＭＳ ゴシック" w:eastAsia="ＭＳ ゴシック" w:hAnsi="ＭＳ ゴシック"/>
                                <w:color w:val="000000" w:themeColor="text1"/>
                                <w:sz w:val="16"/>
                                <w:szCs w:val="16"/>
                              </w:rPr>
                            </w:pPr>
                            <w:r w:rsidRPr="008E4BAC">
                              <w:rPr>
                                <w:rFonts w:ascii="ＭＳ ゴシック" w:eastAsia="ＭＳ ゴシック" w:hAnsi="ＭＳ ゴシック" w:hint="eastAsia"/>
                                <w:color w:val="000000" w:themeColor="text1"/>
                                <w:sz w:val="16"/>
                                <w:szCs w:val="16"/>
                              </w:rPr>
                              <w:t>未ログイン</w:t>
                            </w: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01EB58B2" id="_x0000_s1751" type="#_x0000_t109" style="position:absolute;margin-left:289.1pt;margin-top:1pt;width:92.35pt;height:17.85pt;z-index:251658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" fillcolor="#d9d9d9" strokecolor="window" strokeweight="1pt">
                <v:textbox inset="0,0,0,0">
                  <w:txbxContent>
                    <w:p w14:paraId="103A87A8" w14:textId="77777777" w:rsidR="00177A1B" w:rsidRPr="008E4BAC" w:rsidRDefault="00177A1B" w:rsidP="00177A1B">
                      <w:pPr>
                        <w:ind w:firstLineChars="100" w:firstLine="160"/>
                        <w:jc w:val="left"/>
                        <w:rPr>
                          <w:rFonts w:ascii="ＭＳ ゴシック" w:eastAsia="ＭＳ ゴシック" w:hAnsi="ＭＳ ゴシック"/>
                          <w:color w:val="000000" w:themeColor="text1"/>
                          <w:sz w:val="16"/>
                          <w:szCs w:val="16"/>
                        </w:rPr>
                      </w:pPr>
                      <w:r w:rsidRPr="008E4BAC">
                        <w:rPr>
                          <w:rFonts w:ascii="ＭＳ ゴシック" w:eastAsia="ＭＳ ゴシック" w:hAnsi="ＭＳ ゴシック" w:hint="eastAsia"/>
                          <w:color w:val="000000" w:themeColor="text1"/>
                          <w:sz w:val="16"/>
                          <w:szCs w:val="16"/>
                        </w:rPr>
                        <w:t>未ログイン</w:t>
                      </w:r>
                      <w:r>
                        <w:rPr>
                          <w:rFonts w:ascii="ＭＳ ゴシック" w:eastAsia="ＭＳ ゴシック" w:hAnsi="ＭＳ ゴシック" w:hint="eastAsia"/>
                          <w:color w:val="000000" w:themeColor="text1"/>
                          <w:sz w:val="16"/>
                          <w:szCs w:val="16"/>
                        </w:rPr>
                        <w:t xml:space="preserve">　　　　　　</w:t>
                      </w:r>
                    </w:p>
                  </w:txbxContent>
                </v:textbox>
              </v:shape>
            </w:pict>
          </mc:Fallback>
        </mc:AlternateContent>
      </w:r>
    </w:p>
    <w:p w14:paraId="574A1F98" w14:textId="4CB46C41" w:rsidR="00A855B8" w:rsidRDefault="00A855B8" w:rsidP="00BD054D">
      <w:pPr>
        <w:jc w:val="left"/>
      </w:pPr>
      <w:r>
        <w:rPr>
          <w:noProof/>
        </w:rPr>
        <mc:AlternateContent>
          <mc:Choice Requires="wps">
            <w:drawing>
              <wp:anchor distT="0" distB="0" distL="114300" distR="114300" simplePos="0" relativeHeight="251658490" behindDoc="0" locked="0" layoutInCell="1" allowOverlap="1" wp14:anchorId="56B3E48E" wp14:editId="77E6C39C">
                <wp:simplePos x="0" y="0"/>
                <wp:positionH relativeFrom="column">
                  <wp:posOffset>4305709</wp:posOffset>
                </wp:positionH>
                <wp:positionV relativeFrom="paragraph">
                  <wp:posOffset>96797</wp:posOffset>
                </wp:positionV>
                <wp:extent cx="471158" cy="233670"/>
                <wp:effectExtent l="0" t="0" r="0" b="0"/>
                <wp:wrapNone/>
                <wp:docPr id="1299385987"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0A5AC167" w14:textId="77777777" w:rsidR="00A855B8" w:rsidRPr="00A5547C" w:rsidRDefault="00A855B8" w:rsidP="00A855B8">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56B3E48E" id="_x0000_s1752" type="#_x0000_t109" style="position:absolute;margin-left:339.05pt;margin-top:7.6pt;width:37.1pt;height:18.4pt;z-index:25165849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" fillcolor="#e7e6e6 [3214]" strokecolor="#f2f2f2 [3052]" strokeweight="1pt">
                <v:shadow on="t" color="black" opacity="26214f" origin="-.5,-.5" offset=".24944mm,.24944mm"/>
                <v:textbox inset="0,0,0,0">
                  <w:txbxContent>
                    <w:p w14:paraId="0A5AC167" w14:textId="77777777" w:rsidR="00A855B8" w:rsidRPr="00A5547C" w:rsidRDefault="00A855B8" w:rsidP="00A855B8">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2793BBBD" w14:textId="314614D1" w:rsidR="00A855B8" w:rsidRDefault="00A855B8" w:rsidP="00BD054D">
      <w:pPr>
        <w:jc w:val="left"/>
      </w:pPr>
      <w:r>
        <w:rPr>
          <w:noProof/>
        </w:rPr>
        <mc:AlternateContent>
          <mc:Choice Requires="wps">
            <w:drawing>
              <wp:anchor distT="0" distB="0" distL="114300" distR="114300" simplePos="0" relativeHeight="251658491" behindDoc="0" locked="0" layoutInCell="1" allowOverlap="1" wp14:anchorId="345D3F38" wp14:editId="6AEB3519">
                <wp:simplePos x="0" y="0"/>
                <wp:positionH relativeFrom="column">
                  <wp:posOffset>608986</wp:posOffset>
                </wp:positionH>
                <wp:positionV relativeFrom="paragraph">
                  <wp:posOffset>227913</wp:posOffset>
                </wp:positionV>
                <wp:extent cx="5833465" cy="210240"/>
                <wp:effectExtent l="0" t="0" r="8890" b="5715"/>
                <wp:wrapNone/>
                <wp:docPr id="533239757" name="テキスト ボックス 1"/>
                <wp:cNvGraphicFramePr/>
                <a:graphic xmlns:a="http://schemas.openxmlformats.org/drawingml/2006/main">
                  <a:graphicData uri="http://schemas.microsoft.com/office/word/2010/wordprocessingShape">
                    <wps:wsp>
                      <wps:cNvSpPr txBox="1"/>
                      <wps:spPr>
                        <a:xfrm>
                          <a:off x="0" y="0"/>
                          <a:ext cx="5833465" cy="210240"/>
                        </a:xfrm>
                        <a:prstGeom prst="rect">
                          <a:avLst/>
                        </a:prstGeom>
                        <a:noFill/>
                        <a:ln w="6350">
                          <a:noFill/>
                        </a:ln>
                      </wps:spPr>
                      <wps:txbx>
                        <w:txbxContent>
                          <w:p w14:paraId="47C19230" w14:textId="14C5DC52" w:rsidR="00A855B8" w:rsidRPr="00C31344" w:rsidRDefault="0032576E" w:rsidP="00A855B8">
                            <w:pPr>
                              <w:rPr>
                                <w:rFonts w:ascii="ＭＳ Ｐゴシック" w:eastAsia="ＭＳ Ｐゴシック" w:hAnsi="ＭＳ Ｐゴシック"/>
                                <w:sz w:val="14"/>
                                <w:szCs w:val="14"/>
                              </w:rPr>
                            </w:pPr>
                            <w:r>
                              <w:rPr>
                                <w:rFonts w:ascii="ＭＳ Ｐゴシック" w:eastAsia="ＭＳ Ｐゴシック" w:hAnsi="ＭＳ Ｐゴシック" w:hint="eastAsia"/>
                                <w:sz w:val="14"/>
                                <w:szCs w:val="14"/>
                              </w:rPr>
                              <w:t>該当する予約はありません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45D3F38" id="_x0000_s1753" type="#_x0000_t202" style="position:absolute;margin-left:47.95pt;margin-top:17.95pt;width:459.35pt;height:16.55pt;z-index:2516584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" filled="f" stroked="f" strokeweight=".5pt">
                <v:textbox inset="0,0,0,0">
                  <w:txbxContent>
                    <w:p w14:paraId="47C19230" w14:textId="14C5DC52" w:rsidR="00A855B8" w:rsidRPr="00C31344" w:rsidRDefault="0032576E" w:rsidP="00A855B8">
                      <w:pPr>
                        <w:rPr>
                          <w:rFonts w:ascii="ＭＳ Ｐゴシック" w:eastAsia="ＭＳ Ｐゴシック" w:hAnsi="ＭＳ Ｐゴシック"/>
                          <w:sz w:val="14"/>
                          <w:szCs w:val="14"/>
                        </w:rPr>
                      </w:pPr>
                      <w:r>
                        <w:rPr>
                          <w:rFonts w:ascii="ＭＳ Ｐゴシック" w:eastAsia="ＭＳ Ｐゴシック" w:hAnsi="ＭＳ Ｐゴシック" w:hint="eastAsia"/>
                          <w:sz w:val="14"/>
                          <w:szCs w:val="14"/>
                        </w:rPr>
                        <w:t>該当する予約はありません</w:t>
                      </w:r>
                    </w:p>
                  </w:txbxContent>
                </v:textbox>
              </v:shape>
            </w:pict>
          </mc:Fallback>
        </mc:AlternateContent>
      </w:r>
    </w:p>
    <w:p w14:paraId="3C70A8C7" w14:textId="5E6A396C" w:rsidR="00A855B8" w:rsidRDefault="00A855B8" w:rsidP="00BD054D">
      <w:pPr>
        <w:jc w:val="left"/>
      </w:pPr>
    </w:p>
    <w:p w14:paraId="4911BCF4" w14:textId="603C2172" w:rsidR="00A855B8" w:rsidRDefault="00A855B8" w:rsidP="00BD054D">
      <w:pPr>
        <w:jc w:val="left"/>
      </w:pPr>
    </w:p>
    <w:p w14:paraId="0B6DAB08" w14:textId="2DAFFCDA" w:rsidR="00A855B8" w:rsidRDefault="00A855B8" w:rsidP="7652B083"/>
    <w:p w14:paraId="079D3023" w14:textId="6BA8A2F2" w:rsidR="00A855B8" w:rsidRDefault="00A855B8" w:rsidP="00BD054D">
      <w:pPr>
        <w:jc w:val="left"/>
      </w:pPr>
    </w:p>
    <w:p w14:paraId="77069C32" w14:textId="060CAE95" w:rsidR="00A855B8" w:rsidRDefault="00A855B8" w:rsidP="00BD054D">
      <w:pPr>
        <w:jc w:val="left"/>
      </w:pPr>
    </w:p>
    <w:p w14:paraId="640A95AE" w14:textId="77777777" w:rsidR="00A855B8" w:rsidRDefault="00A855B8" w:rsidP="00BD054D">
      <w:pPr>
        <w:jc w:val="left"/>
      </w:pPr>
    </w:p>
    <w:p w14:paraId="4ADC9340" w14:textId="4740A288" w:rsidR="00A855B8" w:rsidRDefault="002C37CC" w:rsidP="00BD054D">
      <w:pPr>
        <w:jc w:val="left"/>
      </w:pPr>
      <w:r>
        <w:rPr>
          <w:noProof/>
        </w:rPr>
        <mc:AlternateContent>
          <mc:Choice Requires="wps">
            <w:drawing>
              <wp:anchor distT="0" distB="0" distL="114300" distR="114300" simplePos="0" relativeHeight="251658557" behindDoc="0" locked="0" layoutInCell="1" allowOverlap="1" wp14:anchorId="2ED32ED3" wp14:editId="683DFF6D">
                <wp:simplePos x="0" y="0"/>
                <wp:positionH relativeFrom="column">
                  <wp:posOffset>3992880</wp:posOffset>
                </wp:positionH>
                <wp:positionV relativeFrom="paragraph">
                  <wp:posOffset>55028</wp:posOffset>
                </wp:positionV>
                <wp:extent cx="471158" cy="233670"/>
                <wp:effectExtent l="0" t="0" r="0" b="0"/>
                <wp:wrapNone/>
                <wp:docPr id="1481486744"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13BFDB26" w14:textId="16DF0D58" w:rsidR="002C37CC" w:rsidRPr="00A5547C" w:rsidRDefault="002C37CC" w:rsidP="002C37CC">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2ED32ED3" id="_x0000_s1754" type="#_x0000_t109" style="position:absolute;margin-left:314.4pt;margin-top:4.35pt;width:37.1pt;height:18.4pt;z-index:25165855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" fillcolor="#e7e6e6" strokecolor="#f2f2f2" strokeweight="1pt">
                <v:shadow on="t" color="black" opacity="26214f" origin="-.5,-.5" offset=".24944mm,.24944mm"/>
                <v:textbox inset="0,0,0,0">
                  <w:txbxContent>
                    <w:p w14:paraId="13BFDB26" w14:textId="16DF0D58" w:rsidR="002C37CC" w:rsidRPr="00A5547C" w:rsidRDefault="002C37CC" w:rsidP="002C37CC">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r w:rsidR="00707BAD">
        <w:rPr>
          <w:noProof/>
        </w:rPr>
        <mc:AlternateContent>
          <mc:Choice Requires="wps">
            <w:drawing>
              <wp:anchor distT="0" distB="0" distL="114300" distR="114300" simplePos="0" relativeHeight="251658498" behindDoc="0" locked="0" layoutInCell="1" allowOverlap="1" wp14:anchorId="4239CE21" wp14:editId="749C279B">
                <wp:simplePos x="0" y="0"/>
                <wp:positionH relativeFrom="column">
                  <wp:posOffset>3054589</wp:posOffset>
                </wp:positionH>
                <wp:positionV relativeFrom="paragraph">
                  <wp:posOffset>41275</wp:posOffset>
                </wp:positionV>
                <wp:extent cx="657727" cy="236010"/>
                <wp:effectExtent l="57150" t="57150" r="85725" b="69215"/>
                <wp:wrapNone/>
                <wp:docPr id="1948183680" name="フローチャート: 処理 1"/>
                <wp:cNvGraphicFramePr/>
                <a:graphic xmlns:a="http://schemas.openxmlformats.org/drawingml/2006/main">
                  <a:graphicData uri="http://schemas.microsoft.com/office/word/2010/wordprocessingShape">
                    <wps:wsp>
                      <wps:cNvSpPr/>
                      <wps:spPr>
                        <a:xfrm>
                          <a:off x="0" y="0"/>
                          <a:ext cx="657727" cy="23601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7AAA8901" w14:textId="373D18F5"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9CE21" id="_x0000_s1755" type="#_x0000_t109" style="position:absolute;margin-left:240.5pt;margin-top:3.25pt;width:51.8pt;height:18.6pt;z-index:2516584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" fillcolor="#e7e6e6" strokecolor="#f2f2f2" strokeweight="1pt">
                <v:shadow on="t" color="black" opacity="26214f" origin="-.5,-.5" offset=".24944mm,.24944mm"/>
                <v:textbox inset="0,0,0,0">
                  <w:txbxContent>
                    <w:p w14:paraId="7AAA8901" w14:textId="373D18F5" w:rsidR="00707BAD" w:rsidRPr="00A5547C" w:rsidRDefault="00192BB3" w:rsidP="00707BAD">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707BAD"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p>
    <w:p w14:paraId="118EB4BB" w14:textId="77777777" w:rsidR="00A855B8" w:rsidRDefault="00A855B8" w:rsidP="00BD054D">
      <w:pPr>
        <w:jc w:val="left"/>
      </w:pPr>
    </w:p>
    <w:p w14:paraId="1B3A47F1" w14:textId="77777777" w:rsidR="00A855B8" w:rsidRDefault="00A855B8" w:rsidP="00A855B8">
      <w:pPr>
        <w:pStyle w:val="a4"/>
        <w:ind w:leftChars="572" w:left="1201"/>
        <w:jc w:val="left"/>
      </w:pPr>
      <w:r>
        <w:rPr>
          <w:rFonts w:hint="eastAsia"/>
        </w:rPr>
        <w:t>結果表示エリアにエラーメッセージを表示する。</w:t>
      </w:r>
    </w:p>
    <w:p w14:paraId="25E69FC6" w14:textId="3BADFC56" w:rsidR="00A855B8" w:rsidRDefault="00A855B8" w:rsidP="00A855B8">
      <w:pPr>
        <w:pStyle w:val="a4"/>
        <w:ind w:leftChars="572" w:left="1201"/>
        <w:jc w:val="left"/>
      </w:pPr>
      <w:r>
        <w:rPr>
          <w:rFonts w:hint="eastAsia"/>
        </w:rPr>
        <w:t>・日付の書式が不正：「</w:t>
      </w:r>
      <w:r w:rsidR="00DE3911">
        <w:rPr>
          <w:rFonts w:hint="eastAsia"/>
        </w:rPr>
        <w:t>日付</w:t>
      </w:r>
      <w:r w:rsidR="0082593E" w:rsidRPr="0082593E">
        <w:t>の書式</w:t>
      </w:r>
      <w:r w:rsidR="00DE3911">
        <w:rPr>
          <w:rFonts w:hint="eastAsia"/>
        </w:rPr>
        <w:t>を</w:t>
      </w:r>
      <w:r w:rsidR="0082593E" w:rsidRPr="0082593E">
        <w:t>修正</w:t>
      </w:r>
      <w:r w:rsidR="00DE3911">
        <w:rPr>
          <w:rFonts w:hint="eastAsia"/>
        </w:rPr>
        <w:t>して下さい。</w:t>
      </w:r>
      <w:r>
        <w:rPr>
          <w:rFonts w:hint="eastAsia"/>
        </w:rPr>
        <w:t>（年</w:t>
      </w:r>
      <w:r w:rsidR="0082593E" w:rsidRPr="0082593E">
        <w:t>：</w:t>
      </w:r>
      <w:r>
        <w:rPr>
          <w:rFonts w:hint="eastAsia"/>
        </w:rPr>
        <w:t>西暦4桁</w:t>
      </w:r>
      <w:r w:rsidR="0082593E" w:rsidRPr="0082593E">
        <w:t>，</w:t>
      </w:r>
      <w:r>
        <w:rPr>
          <w:rFonts w:hint="eastAsia"/>
        </w:rPr>
        <w:t>月</w:t>
      </w:r>
      <w:r w:rsidR="0082593E" w:rsidRPr="0082593E">
        <w:t>：</w:t>
      </w:r>
      <w:r>
        <w:t>1</w:t>
      </w:r>
      <w:r w:rsidR="0082593E" w:rsidRPr="0082593E">
        <w:t>～</w:t>
      </w:r>
      <w:r>
        <w:t>12</w:t>
      </w:r>
      <w:r w:rsidR="0082593E" w:rsidRPr="0082593E">
        <w:t>，</w:t>
      </w:r>
      <w:r>
        <w:rPr>
          <w:rFonts w:hint="eastAsia"/>
        </w:rPr>
        <w:t>日</w:t>
      </w:r>
      <w:r w:rsidR="0082593E" w:rsidRPr="0082593E">
        <w:t>：</w:t>
      </w:r>
      <w:r>
        <w:t>1</w:t>
      </w:r>
      <w:r w:rsidR="0082593E" w:rsidRPr="0082593E">
        <w:t>～</w:t>
      </w:r>
      <w:r>
        <w:t>31</w:t>
      </w:r>
      <w:r w:rsidR="0082593E" w:rsidRPr="0082593E">
        <w:t>(各月月末まで))」</w:t>
      </w:r>
      <w:r w:rsidR="0082593E">
        <w:t xml:space="preserve"> </w:t>
      </w:r>
    </w:p>
    <w:p w14:paraId="1B8C43C0" w14:textId="1B879B9A" w:rsidR="00A855B8" w:rsidRDefault="00A855B8" w:rsidP="00A855B8">
      <w:pPr>
        <w:pStyle w:val="a4"/>
        <w:ind w:leftChars="572" w:left="1201"/>
        <w:jc w:val="left"/>
      </w:pPr>
      <w:r>
        <w:rPr>
          <w:rFonts w:hint="eastAsia"/>
        </w:rPr>
        <w:t>・日付の値が不正：「日付の値を修正して下さい。」</w:t>
      </w:r>
    </w:p>
    <w:p w14:paraId="6F0FE7E7" w14:textId="1365DE6E" w:rsidR="00A855B8" w:rsidRDefault="00A855B8" w:rsidP="00A855B8">
      <w:pPr>
        <w:pStyle w:val="a4"/>
        <w:ind w:leftChars="572" w:left="1201"/>
        <w:jc w:val="left"/>
      </w:pPr>
      <w:r>
        <w:rPr>
          <w:rFonts w:hint="eastAsia"/>
        </w:rPr>
        <w:t>・該当予約がない：「</w:t>
      </w:r>
      <w:r w:rsidR="0032576E">
        <w:rPr>
          <w:rFonts w:hint="eastAsia"/>
        </w:rPr>
        <w:t>該当する予約</w:t>
      </w:r>
      <w:r w:rsidR="0052597F">
        <w:rPr>
          <w:rFonts w:hint="eastAsia"/>
        </w:rPr>
        <w:t>は</w:t>
      </w:r>
      <w:r w:rsidR="0032576E">
        <w:rPr>
          <w:rFonts w:hint="eastAsia"/>
        </w:rPr>
        <w:t>ありません。</w:t>
      </w:r>
      <w:r>
        <w:rPr>
          <w:rFonts w:hint="eastAsia"/>
        </w:rPr>
        <w:t>」</w:t>
      </w:r>
    </w:p>
    <w:p w14:paraId="504069E0" w14:textId="77777777" w:rsidR="00A855B8" w:rsidRDefault="00A855B8" w:rsidP="00A855B8">
      <w:pPr>
        <w:pStyle w:val="a4"/>
        <w:ind w:leftChars="572" w:left="1201"/>
        <w:jc w:val="left"/>
      </w:pPr>
      <w:r>
        <w:rPr>
          <w:rFonts w:hint="eastAsia"/>
        </w:rPr>
        <w:t>・予期しないエラー：「予期しないエラーが発生しました。」</w:t>
      </w:r>
    </w:p>
    <w:p w14:paraId="522A91DD" w14:textId="09E49F74" w:rsidR="00A855B8" w:rsidRDefault="00A855B8" w:rsidP="00A855B8">
      <w:pPr>
        <w:pStyle w:val="a4"/>
        <w:ind w:leftChars="572" w:left="1201"/>
        <w:jc w:val="left"/>
      </w:pPr>
      <w:r>
        <w:rPr>
          <w:rFonts w:hint="eastAsia"/>
        </w:rPr>
        <w:t>表示後は</w:t>
      </w:r>
      <w:r>
        <w:t>4.3.</w:t>
      </w:r>
      <w:r w:rsidR="00DF0B9A">
        <w:rPr>
          <w:rFonts w:hint="eastAsia"/>
        </w:rPr>
        <w:t>3　ログイン成功</w:t>
      </w:r>
      <w:r>
        <w:rPr>
          <w:rFonts w:hint="eastAsia"/>
        </w:rPr>
        <w:t>時の状態</w:t>
      </w:r>
      <w:r w:rsidR="00D32449">
        <w:rPr>
          <w:rFonts w:hint="eastAsia"/>
        </w:rPr>
        <w:t>（各ボタン操作が可能）</w:t>
      </w:r>
      <w:r>
        <w:rPr>
          <w:rFonts w:hint="eastAsia"/>
        </w:rPr>
        <w:t>に戻る。</w:t>
      </w:r>
    </w:p>
    <w:p w14:paraId="7FE9FEC4" w14:textId="0DE80021" w:rsidR="00335856" w:rsidRDefault="00335856" w:rsidP="00A855B8">
      <w:pPr>
        <w:pStyle w:val="a4"/>
        <w:ind w:leftChars="572" w:left="1201"/>
        <w:jc w:val="left"/>
      </w:pPr>
    </w:p>
    <w:p w14:paraId="72BCF0D7" w14:textId="0207FBF8" w:rsidR="00335856" w:rsidRDefault="00335856" w:rsidP="00A855B8">
      <w:pPr>
        <w:pStyle w:val="a4"/>
        <w:ind w:leftChars="572" w:left="1201"/>
        <w:jc w:val="left"/>
      </w:pPr>
    </w:p>
    <w:p w14:paraId="1CBDFA74" w14:textId="77777777" w:rsidR="00B908ED" w:rsidRDefault="00B908ED" w:rsidP="00B908ED">
      <w:pPr>
        <w:jc w:val="left"/>
      </w:pPr>
    </w:p>
    <w:p w14:paraId="3A9C9E6C" w14:textId="73718347" w:rsidR="00E1162F" w:rsidRDefault="00192BB3" w:rsidP="00FE0409">
      <w:pPr>
        <w:pStyle w:val="a4"/>
        <w:widowControl/>
        <w:numPr>
          <w:ilvl w:val="2"/>
          <w:numId w:val="1"/>
        </w:numPr>
        <w:ind w:leftChars="0"/>
        <w:jc w:val="left"/>
        <w:outlineLvl w:val="2"/>
      </w:pPr>
      <w:bookmarkStart w:id="269" w:name="_Toc232628730"/>
      <w:bookmarkStart w:id="270" w:name="_Toc232630327"/>
      <w:bookmarkStart w:id="271" w:name="_Toc232632957"/>
      <w:bookmarkStart w:id="272" w:name="_Toc232635815"/>
      <w:bookmarkStart w:id="273" w:name="_Toc234940556"/>
      <w:bookmarkEnd w:id="269"/>
      <w:bookmarkEnd w:id="270"/>
      <w:bookmarkEnd w:id="271"/>
      <w:bookmarkEnd w:id="272"/>
      <w:r>
        <w:rPr>
          <w:rFonts w:hint="eastAsia"/>
        </w:rPr>
        <w:lastRenderedPageBreak/>
        <w:t>自分の予約確認</w:t>
      </w:r>
      <w:r w:rsidR="00623990">
        <w:rPr>
          <w:rFonts w:hint="eastAsia"/>
        </w:rPr>
        <w:t>機能</w:t>
      </w:r>
      <w:bookmarkEnd w:id="273"/>
    </w:p>
    <w:p w14:paraId="053BFBFC" w14:textId="0AE7D879" w:rsidR="002D782B" w:rsidRDefault="00AC7D78" w:rsidP="002D782B">
      <w:pPr>
        <w:pStyle w:val="a4"/>
        <w:widowControl/>
        <w:numPr>
          <w:ilvl w:val="3"/>
          <w:numId w:val="1"/>
        </w:numPr>
        <w:ind w:leftChars="0"/>
        <w:jc w:val="left"/>
        <w:outlineLvl w:val="3"/>
      </w:pPr>
      <w:bookmarkStart w:id="274" w:name="_Toc234575166"/>
      <w:bookmarkStart w:id="275" w:name="_Toc234575850"/>
      <w:bookmarkStart w:id="276" w:name="_Toc234940558"/>
      <w:bookmarkStart w:id="277" w:name="_Toc234940557"/>
      <w:r>
        <w:rPr>
          <w:rFonts w:hint="eastAsia"/>
          <w:noProof/>
          <w:lang w:val="ja-JP"/>
        </w:rPr>
        <mc:AlternateContent>
          <mc:Choice Requires="wpg">
            <w:drawing>
              <wp:anchor distT="0" distB="0" distL="114300" distR="114300" simplePos="0" relativeHeight="251658637" behindDoc="0" locked="0" layoutInCell="1" allowOverlap="1" wp14:anchorId="17CA3B8A" wp14:editId="5783FD3C">
                <wp:simplePos x="0" y="0"/>
                <wp:positionH relativeFrom="column">
                  <wp:posOffset>398848</wp:posOffset>
                </wp:positionH>
                <wp:positionV relativeFrom="paragraph">
                  <wp:posOffset>213667</wp:posOffset>
                </wp:positionV>
                <wp:extent cx="5769610" cy="2679700"/>
                <wp:effectExtent l="57150" t="0" r="59690" b="44450"/>
                <wp:wrapNone/>
                <wp:docPr id="1751322670" name="グループ化 718"/>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1029480259" name="グループ化 1"/>
                        <wpg:cNvGrpSpPr/>
                        <wpg:grpSpPr>
                          <a:xfrm>
                            <a:off x="0" y="0"/>
                            <a:ext cx="5769610" cy="2679700"/>
                            <a:chOff x="0" y="0"/>
                            <a:chExt cx="5769610" cy="2679700"/>
                          </a:xfrm>
                        </wpg:grpSpPr>
                        <wpg:grpSp>
                          <wpg:cNvPr id="2065190130" name="グループ化 2065190130"/>
                          <wpg:cNvGrpSpPr/>
                          <wpg:grpSpPr>
                            <a:xfrm>
                              <a:off x="0" y="0"/>
                              <a:ext cx="5769610" cy="2679700"/>
                              <a:chOff x="0" y="0"/>
                              <a:chExt cx="5769763" cy="2679818"/>
                            </a:xfrm>
                          </wpg:grpSpPr>
                          <wps:wsp>
                            <wps:cNvPr id="1015272615" name="正方形/長方形 1015272615"/>
                            <wps:cNvSpPr/>
                            <wps:spPr>
                              <a:xfrm>
                                <a:off x="0" y="47130"/>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7094298" name="フローチャート: 処理 317094298"/>
                            <wps:cNvSpPr/>
                            <wps:spPr>
                              <a:xfrm>
                                <a:off x="223594" y="928165"/>
                                <a:ext cx="5368290" cy="1389686"/>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525D85B5" w14:textId="23CB7958" w:rsidR="002D782B" w:rsidRPr="008E4BAC" w:rsidRDefault="002D782B" w:rsidP="002D782B">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05458490" name="テキスト ボックス 1205458490"/>
                            <wps:cNvSpPr txBox="1"/>
                            <wps:spPr>
                              <a:xfrm>
                                <a:off x="4661688" y="0"/>
                                <a:ext cx="1108075" cy="324485"/>
                              </a:xfrm>
                              <a:prstGeom prst="rect">
                                <a:avLst/>
                              </a:prstGeom>
                              <a:noFill/>
                              <a:ln w="6350">
                                <a:noFill/>
                              </a:ln>
                            </wps:spPr>
                            <wps:txbx>
                              <w:txbxContent>
                                <w:p w14:paraId="597CB80B" w14:textId="77777777" w:rsidR="002D782B" w:rsidRPr="00DC0354" w:rsidRDefault="002D782B" w:rsidP="002D782B">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6107930" name="テキスト ボックス 1506107930"/>
                            <wps:cNvSpPr txBox="1"/>
                            <wps:spPr>
                              <a:xfrm>
                                <a:off x="897296" y="233606"/>
                                <a:ext cx="1100455" cy="260985"/>
                              </a:xfrm>
                              <a:prstGeom prst="rect">
                                <a:avLst/>
                              </a:prstGeom>
                              <a:noFill/>
                              <a:ln w="6350">
                                <a:noFill/>
                              </a:ln>
                            </wps:spPr>
                            <wps:txbx>
                              <w:txbxContent>
                                <w:p w14:paraId="38A75508" w14:textId="77777777" w:rsidR="002D782B" w:rsidRPr="00AD64C6" w:rsidRDefault="002D782B" w:rsidP="002D782B">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41268796" name="テキスト ボックス 2141268796"/>
                            <wps:cNvSpPr txBox="1"/>
                            <wps:spPr>
                              <a:xfrm>
                                <a:off x="2819539" y="223594"/>
                                <a:ext cx="791210" cy="260985"/>
                              </a:xfrm>
                              <a:prstGeom prst="rect">
                                <a:avLst/>
                              </a:prstGeom>
                              <a:noFill/>
                              <a:ln w="6350">
                                <a:noFill/>
                              </a:ln>
                            </wps:spPr>
                            <wps:txbx>
                              <w:txbxContent>
                                <w:p w14:paraId="72F563AA" w14:textId="77777777" w:rsidR="002D782B" w:rsidRPr="00AD64C6" w:rsidRDefault="002D782B" w:rsidP="002D782B">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17085212" name="フローチャート: 処理 1717085212"/>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39F1041" w14:textId="77777777" w:rsidR="002D782B" w:rsidRDefault="002D782B" w:rsidP="002D782B">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ログイン</w:t>
                                  </w:r>
                                  <w:r w:rsidRPr="00A5547C">
                                    <w:rPr>
                                      <w:rFonts w:ascii="ＭＳ Ｐゴシック" w:eastAsia="ＭＳ Ｐゴシック" w:hAnsi="ＭＳ Ｐゴシック" w:hint="eastAsia"/>
                                      <w:color w:val="000000" w:themeColor="text1"/>
                                      <w:sz w:val="16"/>
                                      <w:szCs w:val="16"/>
                                    </w:rPr>
                                    <w:t xml:space="preserve">　</w:t>
                                  </w:r>
                                </w:p>
                                <w:p w14:paraId="383F8D71" w14:textId="77777777" w:rsidR="002D782B" w:rsidRPr="00A5547C" w:rsidRDefault="002D782B" w:rsidP="002D782B">
                                  <w:pPr>
                                    <w:jc w:val="center"/>
                                    <w:rPr>
                                      <w:rFonts w:ascii="ＭＳ Ｐゴシック" w:eastAsia="ＭＳ Ｐゴシック" w:hAnsi="ＭＳ Ｐゴシック"/>
                                      <w:color w:val="000000" w:themeColor="text1"/>
                                      <w:sz w:val="16"/>
                                      <w:szCs w:val="16"/>
                                    </w:rPr>
                                  </w:pPr>
                                  <w:ins w:id="278" w:author="TKS24 裵相進" w:date="2026-06-17T22:47:00Z" w16du:dateUtc="2026-06-17T13:47:00Z">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ins>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29023754" name="テキスト ボックス 1729023754"/>
                            <wps:cNvSpPr txBox="1"/>
                            <wps:spPr>
                              <a:xfrm>
                                <a:off x="1998581" y="540631"/>
                                <a:ext cx="520608" cy="287002"/>
                              </a:xfrm>
                              <a:prstGeom prst="rect">
                                <a:avLst/>
                              </a:prstGeom>
                              <a:noFill/>
                              <a:ln w="6350">
                                <a:noFill/>
                              </a:ln>
                            </wps:spPr>
                            <wps:txbx>
                              <w:txbxContent>
                                <w:p w14:paraId="2802E143" w14:textId="77777777" w:rsidR="002D782B" w:rsidRPr="00AD64C6" w:rsidRDefault="002D782B" w:rsidP="002D782B">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0478950" name="正方形/長方形 770478950"/>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6984079" name="テキスト ボックス 1576984079"/>
                            <wps:cNvSpPr txBox="1"/>
                            <wps:spPr>
                              <a:xfrm>
                                <a:off x="2359002" y="530619"/>
                                <a:ext cx="378497" cy="287002"/>
                              </a:xfrm>
                              <a:prstGeom prst="rect">
                                <a:avLst/>
                              </a:prstGeom>
                              <a:noFill/>
                              <a:ln w="6350">
                                <a:noFill/>
                              </a:ln>
                            </wps:spPr>
                            <wps:txbx>
                              <w:txbxContent>
                                <w:p w14:paraId="3E6058A1" w14:textId="77777777" w:rsidR="002D782B" w:rsidRPr="0075349F" w:rsidRDefault="002D782B" w:rsidP="002D782B">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882222603" name="グループ化 1882222603"/>
                            <wpg:cNvGrpSpPr/>
                            <wpg:grpSpPr>
                              <a:xfrm>
                                <a:off x="2706073" y="637410"/>
                                <a:ext cx="153512" cy="90105"/>
                                <a:chOff x="0" y="0"/>
                                <a:chExt cx="153512" cy="90105"/>
                              </a:xfrm>
                            </wpg:grpSpPr>
                            <wps:wsp>
                              <wps:cNvPr id="1480969694" name="フローチャート: 組合せ 1480969694"/>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4637416" name="正方形/長方形 1954637416"/>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17259788" name="フローチャート: 処理 1517259788"/>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6D4171A" w14:textId="77777777" w:rsidR="002D782B" w:rsidRPr="00A5547C" w:rsidRDefault="002D782B" w:rsidP="002D782B">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69966265" name="フローチャート: 処理 1"/>
                          <wps:cNvSpPr/>
                          <wps:spPr>
                            <a:xfrm>
                              <a:off x="2025650" y="2368550"/>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76FAF89" w14:textId="77777777" w:rsidR="002D782B" w:rsidRPr="00A5547C" w:rsidRDefault="002D782B" w:rsidP="002D782B">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415173696" name="フローチャート: 処理 1"/>
                        <wps:cNvSpPr/>
                        <wps:spPr>
                          <a:xfrm>
                            <a:off x="3554730" y="266700"/>
                            <a:ext cx="1172814" cy="226685"/>
                          </a:xfrm>
                          <a:prstGeom prst="flowChartProcess">
                            <a:avLst/>
                          </a:prstGeom>
                          <a:solidFill>
                            <a:sysClr val="window" lastClr="FFFFFF">
                              <a:lumMod val="85000"/>
                            </a:sysClr>
                          </a:solidFill>
                          <a:ln w="12700" cap="flat" cmpd="sng" algn="ctr">
                            <a:solidFill>
                              <a:sysClr val="window" lastClr="FFFFFF"/>
                            </a:solidFill>
                            <a:prstDash val="solid"/>
                            <a:miter lim="800000"/>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ysClr val="window" lastClr="FFFFFF"/>
                            </a:extrusionClr>
                            <a:contourClr>
                              <a:sysClr val="window" lastClr="FFFFFF"/>
                            </a:contourClr>
                          </a:sp3d>
                        </wps:spPr>
                        <wps:txbx>
                          <w:txbxContent>
                            <w:p w14:paraId="774019C9" w14:textId="77777777" w:rsidR="002D782B" w:rsidRDefault="002D782B" w:rsidP="002D782B">
                              <w:pPr>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 xml:space="preserve">　未ログイン</w:t>
                              </w:r>
                            </w:p>
                            <w:p w14:paraId="712A38CA" w14:textId="77777777" w:rsidR="002D782B" w:rsidRPr="008E4BAC" w:rsidRDefault="002D782B" w:rsidP="002D782B">
                              <w:pPr>
                                <w:jc w:val="left"/>
                                <w:rPr>
                                  <w:rFonts w:ascii="ＭＳ ゴシック" w:eastAsia="ＭＳ ゴシック" w:hAnsi="ＭＳ ゴシック"/>
                                  <w:color w:val="000000" w:themeColor="text1"/>
                                  <w:sz w:val="16"/>
                                  <w:szCs w:val="16"/>
                                </w:rPr>
                              </w:pPr>
                              <w:ins w:id="279" w:author="TKS24 裵相進" w:date="2026-06-17T22:47:00Z" w16du:dateUtc="2026-06-17T13:47:00Z">
                                <w:r>
                                  <w:rPr>
                                    <w:rFonts w:ascii="ＭＳ ゴシック" w:eastAsia="ＭＳ ゴシック" w:hAnsi="ＭＳ ゴシック" w:hint="eastAsia"/>
                                    <w:color w:val="000000" w:themeColor="text1"/>
                                    <w:sz w:val="16"/>
                                    <w:szCs w:val="16"/>
                                  </w:rPr>
                                  <w:t xml:space="preserve">TK190000　　　　　</w:t>
                                </w:r>
                              </w:ins>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4234907" name="フローチャート: 処理 1"/>
                        <wps:cNvSpPr/>
                        <wps:spPr>
                          <a:xfrm>
                            <a:off x="4034790" y="571500"/>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32D3DE09" w14:textId="77777777" w:rsidR="002D782B" w:rsidRPr="00A5547C" w:rsidRDefault="002D782B" w:rsidP="002D782B">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96364489" name="フローチャート: 処理 1"/>
                        <wps:cNvSpPr/>
                        <wps:spPr>
                          <a:xfrm>
                            <a:off x="2941320" y="2350770"/>
                            <a:ext cx="811530" cy="273051"/>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7D087B80" w14:textId="77777777" w:rsidR="002D782B" w:rsidRPr="00A5547C" w:rsidRDefault="002D782B" w:rsidP="002D782B">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17CA3B8A" id="グループ化 718" o:spid="_x0000_s1756" style="position:absolute;left:0;text-align:left;margin-left:31.4pt;margin-top:16.8pt;width:454.3pt;height:211pt;z-index:251658637" coordsize="57696,267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">
                <v:group id="_x0000_s1757" style="position:absolute;width:57696;height:26797" coordsize="57696,2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">
                  <v:group id="グループ化 2065190130" o:spid="_x0000_s1758"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">
                    <v:rect id="正方形/長方形 1015272615" o:spid="_x0000_s1759"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" fillcolor="white [3212]" strokecolor="black [3213]" strokeweight="1pt"/>
                    <v:shape id="フローチャート: 処理 317094298" o:spid="_x0000_s1760"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" fillcolor="#d8d8d8 [2732]" strokecolor="white [3212]" strokeweight="1pt">
                      <v:textbox inset="0,0,0,0">
                        <w:txbxContent>
                          <w:p w14:paraId="525D85B5" w14:textId="23CB7958" w:rsidR="002D782B" w:rsidRPr="008E4BAC" w:rsidRDefault="002D782B" w:rsidP="002D782B">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1205458490" o:spid="_x0000_s1761"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" filled="f" stroked="f" strokeweight=".5pt">
                      <v:textbox>
                        <w:txbxContent>
                          <w:p w14:paraId="597CB80B" w14:textId="77777777" w:rsidR="002D782B" w:rsidRPr="00DC0354" w:rsidRDefault="002D782B" w:rsidP="002D782B">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1506107930" o:spid="_x0000_s1762"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" filled="f" stroked="f" strokeweight=".5pt">
                      <v:textbox>
                        <w:txbxContent>
                          <w:p w14:paraId="38A75508" w14:textId="77777777" w:rsidR="002D782B" w:rsidRPr="00AD64C6" w:rsidRDefault="002D782B" w:rsidP="002D782B">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2141268796" o:spid="_x0000_s1763"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" filled="f" stroked="f" strokeweight=".5pt">
                      <v:textbox>
                        <w:txbxContent>
                          <w:p w14:paraId="72F563AA" w14:textId="77777777" w:rsidR="002D782B" w:rsidRPr="00AD64C6" w:rsidRDefault="002D782B" w:rsidP="002D782B">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1717085212" o:spid="_x0000_s1764"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" fillcolor="#e7e6e6 [3214]" strokecolor="#f2f2f2 [3052]" strokeweight="1pt">
                      <v:shadow on="t" color="black" opacity="26214f" origin="-.5,-.5" offset=".24944mm,.24944mm"/>
                      <v:textbox inset="0,0,0,0">
                        <w:txbxContent>
                          <w:p w14:paraId="739F1041" w14:textId="77777777" w:rsidR="002D782B" w:rsidRDefault="002D782B" w:rsidP="002D782B">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ログイン</w:t>
                            </w:r>
                            <w:r w:rsidRPr="00A5547C">
                              <w:rPr>
                                <w:rFonts w:ascii="ＭＳ Ｐゴシック" w:eastAsia="ＭＳ Ｐゴシック" w:hAnsi="ＭＳ Ｐゴシック" w:hint="eastAsia"/>
                                <w:color w:val="000000" w:themeColor="text1"/>
                                <w:sz w:val="16"/>
                                <w:szCs w:val="16"/>
                              </w:rPr>
                              <w:t xml:space="preserve">　</w:t>
                            </w:r>
                          </w:p>
                          <w:p w14:paraId="383F8D71" w14:textId="77777777" w:rsidR="002D782B" w:rsidRPr="00A5547C" w:rsidRDefault="002D782B" w:rsidP="002D782B">
                            <w:pPr>
                              <w:jc w:val="center"/>
                              <w:rPr>
                                <w:rFonts w:ascii="ＭＳ Ｐゴシック" w:eastAsia="ＭＳ Ｐゴシック" w:hAnsi="ＭＳ Ｐゴシック"/>
                                <w:color w:val="000000" w:themeColor="text1"/>
                                <w:sz w:val="16"/>
                                <w:szCs w:val="16"/>
                              </w:rPr>
                            </w:pPr>
                            <w:ins w:id="280" w:author="TKS24 裵相進" w:date="2026-06-17T22:47:00Z" w16du:dateUtc="2026-06-17T13:47:00Z">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ins>
                          </w:p>
                        </w:txbxContent>
                      </v:textbox>
                    </v:shape>
                    <v:shape id="テキスト ボックス 1729023754" o:spid="_x0000_s1765"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" filled="f" stroked="f" strokeweight=".5pt">
                      <v:textbox>
                        <w:txbxContent>
                          <w:p w14:paraId="2802E143" w14:textId="77777777" w:rsidR="002D782B" w:rsidRPr="00AD64C6" w:rsidRDefault="002D782B" w:rsidP="002D782B">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770478950" o:spid="_x0000_s1766"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" fillcolor="white [3212]" strokecolor="#a5a5a5 [2092]" strokeweight=".5pt"/>
                    <v:shape id="テキスト ボックス 1576984079" o:spid="_x0000_s1767"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" filled="f" stroked="f" strokeweight=".5pt">
                      <v:textbox>
                        <w:txbxContent>
                          <w:p w14:paraId="3E6058A1" w14:textId="77777777" w:rsidR="002D782B" w:rsidRPr="0075349F" w:rsidRDefault="002D782B" w:rsidP="002D782B">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v:textbox>
                    </v:shape>
                    <v:group id="グループ化 1882222603" o:spid="_x0000_s1768"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">
                      <v:shape id="フローチャート: 組合せ 1480969694" o:spid="_x0000_s1769"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" filled="f" strokecolor="black [3213]" strokeweight=".5pt"/>
                      <v:rect id="正方形/長方形 1954637416" o:spid="_x0000_s1770"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" fillcolor="white [3212]" strokecolor="white [3212]" strokeweight="1pt"/>
                    </v:group>
                    <v:shape id="フローチャート: 処理 1517259788" o:spid="_x0000_s1771"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" fillcolor="#e7e6e6 [3214]" strokecolor="#f2f2f2 [3052]" strokeweight="1pt">
                      <v:shadow on="t" color="black" opacity="26214f" origin="-.5,-.5" offset=".24944mm,.24944mm"/>
                      <v:textbox inset="0,0,0,0">
                        <w:txbxContent>
                          <w:p w14:paraId="36D4171A" w14:textId="77777777" w:rsidR="002D782B" w:rsidRPr="00A5547C" w:rsidRDefault="002D782B" w:rsidP="002D782B">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772" type="#_x0000_t109" style="position:absolute;left:20256;top:23685;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" fillcolor="#e7e6e6 [3214]" strokecolor="#f2f2f2 [3052]" strokeweight="1pt">
                    <v:shadow on="t" color="black" opacity="26214f" origin="-.5,-.5" offset=".24944mm,.24944mm"/>
                    <v:textbox inset="0,0,0,0">
                      <w:txbxContent>
                        <w:p w14:paraId="376FAF89" w14:textId="77777777" w:rsidR="002D782B" w:rsidRPr="00A5547C" w:rsidRDefault="002D782B" w:rsidP="002D782B">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773" type="#_x0000_t109" style="position:absolute;left:35547;top:2667;width:11728;height:226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" fillcolor="#d9d9d9" strokecolor="window" strokeweight="1pt">
                  <v:textbox inset="0,0,0,0">
                    <w:txbxContent>
                      <w:p w14:paraId="774019C9" w14:textId="77777777" w:rsidR="002D782B" w:rsidRDefault="002D782B" w:rsidP="002D782B">
                        <w:pPr>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 xml:space="preserve">　未ログイン</w:t>
                        </w:r>
                      </w:p>
                      <w:p w14:paraId="712A38CA" w14:textId="77777777" w:rsidR="002D782B" w:rsidRPr="008E4BAC" w:rsidRDefault="002D782B" w:rsidP="002D782B">
                        <w:pPr>
                          <w:jc w:val="left"/>
                          <w:rPr>
                            <w:rFonts w:ascii="ＭＳ ゴシック" w:eastAsia="ＭＳ ゴシック" w:hAnsi="ＭＳ ゴシック"/>
                            <w:color w:val="000000" w:themeColor="text1"/>
                            <w:sz w:val="16"/>
                            <w:szCs w:val="16"/>
                          </w:rPr>
                        </w:pPr>
                        <w:ins w:id="281" w:author="TKS24 裵相進" w:date="2026-06-17T22:47:00Z" w16du:dateUtc="2026-06-17T13:47:00Z">
                          <w:r>
                            <w:rPr>
                              <w:rFonts w:ascii="ＭＳ ゴシック" w:eastAsia="ＭＳ ゴシック" w:hAnsi="ＭＳ ゴシック" w:hint="eastAsia"/>
                              <w:color w:val="000000" w:themeColor="text1"/>
                              <w:sz w:val="16"/>
                              <w:szCs w:val="16"/>
                            </w:rPr>
                            <w:t xml:space="preserve">TK190000　　　　　</w:t>
                          </w:r>
                        </w:ins>
                      </w:p>
                    </w:txbxContent>
                  </v:textbox>
                </v:shape>
                <v:shape id="_x0000_s1774" type="#_x0000_t109" style="position:absolute;left:40347;top:5715;width:4712;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" fillcolor="#e7e6e6" strokecolor="#f2f2f2" strokeweight="1pt">
                  <v:shadow on="t" color="black" opacity="26214f" origin="-.5,-.5" offset=".24944mm,.24944mm"/>
                  <v:textbox inset="0,0,0,0">
                    <w:txbxContent>
                      <w:p w14:paraId="32D3DE09" w14:textId="77777777" w:rsidR="002D782B" w:rsidRPr="00A5547C" w:rsidRDefault="002D782B" w:rsidP="002D782B">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予約確認</w:t>
                        </w:r>
                        <w:r w:rsidRPr="00A5547C">
                          <w:rPr>
                            <w:rFonts w:ascii="ＭＳ Ｐゴシック" w:eastAsia="ＭＳ Ｐゴシック" w:hAnsi="ＭＳ Ｐゴシック" w:hint="eastAsia"/>
                            <w:color w:val="000000" w:themeColor="text1"/>
                            <w:sz w:val="16"/>
                            <w:szCs w:val="16"/>
                          </w:rPr>
                          <w:t xml:space="preserve">　</w:t>
                        </w:r>
                      </w:p>
                    </w:txbxContent>
                  </v:textbox>
                </v:shape>
                <v:shape id="_x0000_s1775" type="#_x0000_t109" style="position:absolute;left:29413;top:23507;width:8115;height:27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" fillcolor="#e7e6e6" strokecolor="#f2f2f2" strokeweight="1pt">
                  <v:shadow on="t" color="black" opacity="26214f" origin="-.5,-.5" offset=".24944mm,.24944mm"/>
                  <v:textbox inset="0,0,0,0">
                    <w:txbxContent>
                      <w:p w14:paraId="7D087B80" w14:textId="77777777" w:rsidR="002D782B" w:rsidRPr="00A5547C" w:rsidRDefault="002D782B" w:rsidP="002D782B">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p>
                    </w:txbxContent>
                  </v:textbox>
                </v:shape>
              </v:group>
            </w:pict>
          </mc:Fallback>
        </mc:AlternateContent>
      </w:r>
      <w:bookmarkEnd w:id="274"/>
      <w:bookmarkEnd w:id="275"/>
      <w:bookmarkEnd w:id="276"/>
      <w:r w:rsidR="002D782B">
        <w:rPr>
          <w:rFonts w:hint="eastAsia"/>
        </w:rPr>
        <w:t>未ログイン</w:t>
      </w:r>
      <w:bookmarkEnd w:id="277"/>
    </w:p>
    <w:p w14:paraId="53806099" w14:textId="76FC17C2" w:rsidR="002D782B" w:rsidRDefault="002D782B" w:rsidP="002D782B">
      <w:pPr>
        <w:widowControl/>
        <w:jc w:val="left"/>
      </w:pPr>
    </w:p>
    <w:p w14:paraId="3C9C940E" w14:textId="1B55EC43" w:rsidR="002D782B" w:rsidRDefault="002D782B" w:rsidP="002D782B">
      <w:pPr>
        <w:widowControl/>
        <w:jc w:val="left"/>
      </w:pPr>
    </w:p>
    <w:p w14:paraId="425A03CE" w14:textId="454639C3" w:rsidR="002D782B" w:rsidRDefault="002D782B" w:rsidP="002D782B">
      <w:pPr>
        <w:widowControl/>
        <w:jc w:val="left"/>
      </w:pPr>
    </w:p>
    <w:p w14:paraId="18874E62" w14:textId="567F9C2C" w:rsidR="002D782B" w:rsidRDefault="002D782B" w:rsidP="002D782B">
      <w:pPr>
        <w:widowControl/>
        <w:jc w:val="left"/>
      </w:pPr>
    </w:p>
    <w:p w14:paraId="4FD6DAE7" w14:textId="05F916C9" w:rsidR="002D782B" w:rsidRDefault="004C00BA" w:rsidP="002D782B">
      <w:pPr>
        <w:widowControl/>
        <w:jc w:val="left"/>
      </w:pPr>
      <w:bookmarkStart w:id="282" w:name="_Toc234940559"/>
      <w:r>
        <w:rPr>
          <w:noProof/>
        </w:rPr>
        <mc:AlternateContent>
          <mc:Choice Requires="wps">
            <w:drawing>
              <wp:anchor distT="0" distB="0" distL="114300" distR="114300" simplePos="0" relativeHeight="251663796" behindDoc="0" locked="0" layoutInCell="1" allowOverlap="1" wp14:anchorId="3B78D4B7" wp14:editId="5767CA40">
                <wp:simplePos x="0" y="0"/>
                <wp:positionH relativeFrom="column">
                  <wp:posOffset>729615</wp:posOffset>
                </wp:positionH>
                <wp:positionV relativeFrom="paragraph">
                  <wp:posOffset>75565</wp:posOffset>
                </wp:positionV>
                <wp:extent cx="5833465" cy="210240"/>
                <wp:effectExtent l="0" t="0" r="8890" b="5715"/>
                <wp:wrapNone/>
                <wp:docPr id="1451708786" name="テキスト ボックス 1"/>
                <wp:cNvGraphicFramePr/>
                <a:graphic xmlns:a="http://schemas.openxmlformats.org/drawingml/2006/main">
                  <a:graphicData uri="http://schemas.microsoft.com/office/word/2010/wordprocessingShape">
                    <wps:wsp>
                      <wps:cNvSpPr txBox="1"/>
                      <wps:spPr>
                        <a:xfrm>
                          <a:off x="0" y="0"/>
                          <a:ext cx="5833465" cy="210240"/>
                        </a:xfrm>
                        <a:prstGeom prst="rect">
                          <a:avLst/>
                        </a:prstGeom>
                        <a:noFill/>
                        <a:ln w="6350">
                          <a:noFill/>
                        </a:ln>
                      </wps:spPr>
                      <wps:txbx>
                        <w:txbxContent>
                          <w:p w14:paraId="711A7B38" w14:textId="575956F1" w:rsidR="004C00BA" w:rsidRPr="00C31344" w:rsidRDefault="004C00BA" w:rsidP="004C00BA">
                            <w:pPr>
                              <w:rPr>
                                <w:rFonts w:ascii="ＭＳ Ｐゴシック" w:eastAsia="ＭＳ Ｐゴシック" w:hAnsi="ＭＳ Ｐゴシック"/>
                                <w:sz w:val="14"/>
                                <w:szCs w:val="14"/>
                              </w:rPr>
                            </w:pPr>
                            <w:r>
                              <w:rPr>
                                <w:rFonts w:ascii="ＭＳ Ｐゴシック" w:eastAsia="ＭＳ Ｐゴシック" w:hAnsi="ＭＳ Ｐゴシック" w:hint="eastAsia"/>
                                <w:sz w:val="14"/>
                                <w:szCs w:val="14"/>
                              </w:rPr>
                              <w:t>ログインして下さい。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B78D4B7" id="_x0000_s1776" type="#_x0000_t202" style="position:absolute;margin-left:57.45pt;margin-top:5.95pt;width:459.35pt;height:16.55pt;z-index:2516637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" filled="f" stroked="f" strokeweight=".5pt">
                <v:textbox inset="0,0,0,0">
                  <w:txbxContent>
                    <w:p w14:paraId="711A7B38" w14:textId="575956F1" w:rsidR="004C00BA" w:rsidRPr="00C31344" w:rsidRDefault="004C00BA" w:rsidP="004C00BA">
                      <w:pPr>
                        <w:rPr>
                          <w:rFonts w:ascii="ＭＳ Ｐゴシック" w:eastAsia="ＭＳ Ｐゴシック" w:hAnsi="ＭＳ Ｐゴシック"/>
                          <w:sz w:val="14"/>
                          <w:szCs w:val="14"/>
                        </w:rPr>
                      </w:pPr>
                      <w:r>
                        <w:rPr>
                          <w:rFonts w:ascii="ＭＳ Ｐゴシック" w:eastAsia="ＭＳ Ｐゴシック" w:hAnsi="ＭＳ Ｐゴシック" w:hint="eastAsia"/>
                          <w:sz w:val="14"/>
                          <w:szCs w:val="14"/>
                        </w:rPr>
                        <w:t>ログインして下さい。</w:t>
                      </w:r>
                    </w:p>
                  </w:txbxContent>
                </v:textbox>
              </v:shape>
            </w:pict>
          </mc:Fallback>
        </mc:AlternateContent>
      </w:r>
      <w:bookmarkEnd w:id="282"/>
    </w:p>
    <w:p w14:paraId="43021D16" w14:textId="1F5764EB" w:rsidR="002D782B" w:rsidRDefault="002D782B" w:rsidP="002D782B">
      <w:pPr>
        <w:widowControl/>
        <w:jc w:val="left"/>
      </w:pPr>
    </w:p>
    <w:p w14:paraId="24B0F205" w14:textId="487238C6" w:rsidR="002D782B" w:rsidRDefault="002D782B" w:rsidP="002D782B">
      <w:pPr>
        <w:widowControl/>
        <w:jc w:val="left"/>
      </w:pPr>
    </w:p>
    <w:p w14:paraId="6E628F61" w14:textId="5D612AE1" w:rsidR="002D782B" w:rsidRDefault="002D782B" w:rsidP="002D782B">
      <w:pPr>
        <w:widowControl/>
        <w:jc w:val="left"/>
      </w:pPr>
    </w:p>
    <w:p w14:paraId="29D45386" w14:textId="0153B29A" w:rsidR="002D782B" w:rsidRDefault="002D782B" w:rsidP="002D782B">
      <w:pPr>
        <w:widowControl/>
        <w:jc w:val="left"/>
      </w:pPr>
    </w:p>
    <w:p w14:paraId="5E001127" w14:textId="4251EB05" w:rsidR="002D782B" w:rsidRDefault="002D782B" w:rsidP="002D782B">
      <w:pPr>
        <w:widowControl/>
        <w:jc w:val="left"/>
      </w:pPr>
    </w:p>
    <w:p w14:paraId="434265DA" w14:textId="7B685EAA" w:rsidR="002D782B" w:rsidRDefault="000224B6" w:rsidP="002D782B">
      <w:pPr>
        <w:widowControl/>
        <w:jc w:val="left"/>
      </w:pPr>
      <w:bookmarkStart w:id="283" w:name="_Toc234575167"/>
      <w:bookmarkStart w:id="284" w:name="_Toc234575851"/>
      <w:bookmarkStart w:id="285" w:name="_Toc234940560"/>
      <w:r>
        <w:rPr>
          <w:noProof/>
        </w:rPr>
        <mc:AlternateContent>
          <mc:Choice Requires="wps">
            <w:drawing>
              <wp:anchor distT="0" distB="0" distL="114300" distR="114300" simplePos="0" relativeHeight="251678132" behindDoc="0" locked="0" layoutInCell="1" allowOverlap="1" wp14:anchorId="1F021F2A" wp14:editId="433DBEFC">
                <wp:simplePos x="0" y="0"/>
                <wp:positionH relativeFrom="column">
                  <wp:posOffset>4432860</wp:posOffset>
                </wp:positionH>
                <wp:positionV relativeFrom="paragraph">
                  <wp:posOffset>70710</wp:posOffset>
                </wp:positionV>
                <wp:extent cx="471158" cy="233670"/>
                <wp:effectExtent l="0" t="0" r="0" b="0"/>
                <wp:wrapNone/>
                <wp:docPr id="991537026"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594095D1" w14:textId="77777777" w:rsidR="000224B6" w:rsidRPr="00A5547C" w:rsidRDefault="000224B6" w:rsidP="000224B6">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1F021F2A" id="_x0000_s1777" type="#_x0000_t109" style="position:absolute;margin-left:349.05pt;margin-top:5.55pt;width:37.1pt;height:18.4pt;z-index:2516781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" fillcolor="#e7e6e6" strokecolor="#f2f2f2" strokeweight="1pt">
                <v:shadow on="t" color="black" opacity="26214f" origin="-.5,-.5" offset=".24944mm,.24944mm"/>
                <v:textbox inset="0,0,0,0">
                  <w:txbxContent>
                    <w:p w14:paraId="594095D1" w14:textId="77777777" w:rsidR="000224B6" w:rsidRPr="00A5547C" w:rsidRDefault="000224B6" w:rsidP="000224B6">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r w:rsidR="002436B0">
        <w:rPr>
          <w:noProof/>
        </w:rPr>
        <mc:AlternateContent>
          <mc:Choice Requires="wps">
            <w:drawing>
              <wp:anchor distT="0" distB="0" distL="114300" distR="114300" simplePos="0" relativeHeight="251658570" behindDoc="0" locked="0" layoutInCell="1" allowOverlap="1" wp14:anchorId="00845682" wp14:editId="03757297">
                <wp:simplePos x="0" y="0"/>
                <wp:positionH relativeFrom="column">
                  <wp:posOffset>4232910</wp:posOffset>
                </wp:positionH>
                <wp:positionV relativeFrom="paragraph">
                  <wp:posOffset>7620</wp:posOffset>
                </wp:positionV>
                <wp:extent cx="471158" cy="233670"/>
                <wp:effectExtent l="0" t="0" r="0" b="0"/>
                <wp:wrapNone/>
                <wp:docPr id="1122159169"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21B5BF2D" w14:textId="77777777" w:rsidR="002436B0" w:rsidRDefault="002436B0" w:rsidP="002436B0">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p>
                          <w:p w14:paraId="5473E4A2" w14:textId="77777777" w:rsidR="002436B0" w:rsidRPr="00A5547C" w:rsidRDefault="002436B0" w:rsidP="002436B0">
                            <w:pP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00845682" id="_x0000_s1778" type="#_x0000_t109" style="position:absolute;margin-left:333.3pt;margin-top:.6pt;width:37.1pt;height:18.4pt;z-index:25165857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" fillcolor="#e7e6e6" strokecolor="#f2f2f2" strokeweight="1pt">
                <v:shadow on="t" color="black" opacity="26214f" origin="-.5,-.5" offset=".24944mm,.24944mm"/>
                <v:textbox inset="0,0,0,0">
                  <w:txbxContent>
                    <w:p w14:paraId="21B5BF2D" w14:textId="77777777" w:rsidR="002436B0" w:rsidRDefault="002436B0" w:rsidP="002436B0">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p>
                    <w:p w14:paraId="5473E4A2" w14:textId="77777777" w:rsidR="002436B0" w:rsidRPr="00A5547C" w:rsidRDefault="002436B0" w:rsidP="002436B0">
                      <w:pP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r w:rsidR="006B5BEF">
        <w:rPr>
          <w:noProof/>
        </w:rPr>
        <mc:AlternateContent>
          <mc:Choice Requires="wps">
            <w:drawing>
              <wp:anchor distT="0" distB="0" distL="114300" distR="114300" simplePos="0" relativeHeight="251658558" behindDoc="0" locked="0" layoutInCell="1" allowOverlap="1" wp14:anchorId="2F3FEB9A" wp14:editId="5A924DAA">
                <wp:simplePos x="0" y="0"/>
                <wp:positionH relativeFrom="column">
                  <wp:posOffset>4194810</wp:posOffset>
                </wp:positionH>
                <wp:positionV relativeFrom="paragraph">
                  <wp:posOffset>11430</wp:posOffset>
                </wp:positionV>
                <wp:extent cx="471158" cy="233670"/>
                <wp:effectExtent l="0" t="0" r="0" b="0"/>
                <wp:wrapNone/>
                <wp:docPr id="748817987"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184304A2" w14:textId="77777777" w:rsidR="006B5BEF" w:rsidRDefault="006B5BEF" w:rsidP="006B5BE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p>
                          <w:p w14:paraId="7D8C0B1E" w14:textId="478D715E" w:rsidR="006B5BEF" w:rsidRPr="00A5547C" w:rsidRDefault="006B5BEF" w:rsidP="006B5BEF">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2F3FEB9A" id="_x0000_s1779" type="#_x0000_t109" style="position:absolute;margin-left:330.3pt;margin-top:.9pt;width:37.1pt;height:18.4pt;z-index:25165855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" fillcolor="#e7e6e6" strokecolor="#f2f2f2" strokeweight="1pt">
                <v:shadow on="t" color="black" opacity="26214f" origin="-.5,-.5" offset=".24944mm,.24944mm"/>
                <v:textbox inset="0,0,0,0">
                  <w:txbxContent>
                    <w:p w14:paraId="184304A2" w14:textId="77777777" w:rsidR="006B5BEF" w:rsidRDefault="006B5BEF" w:rsidP="006B5BE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p>
                    <w:p w14:paraId="7D8C0B1E" w14:textId="478D715E" w:rsidR="006B5BEF" w:rsidRPr="00A5547C" w:rsidRDefault="006B5BEF" w:rsidP="006B5BEF">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bookmarkEnd w:id="283"/>
      <w:bookmarkEnd w:id="284"/>
      <w:bookmarkEnd w:id="285"/>
    </w:p>
    <w:p w14:paraId="33D4F758" w14:textId="033087A0" w:rsidR="002D782B" w:rsidRDefault="002D782B" w:rsidP="002D782B">
      <w:pPr>
        <w:widowControl/>
        <w:jc w:val="left"/>
        <w:rPr>
          <w:rFonts w:hint="eastAsia"/>
        </w:rPr>
      </w:pPr>
    </w:p>
    <w:p w14:paraId="4C7D52E2" w14:textId="6E1A2FC0" w:rsidR="002D782B" w:rsidRDefault="002D782B" w:rsidP="00AC7D78">
      <w:pPr>
        <w:ind w:left="840" w:firstLine="840"/>
        <w:jc w:val="left"/>
      </w:pPr>
      <w:r>
        <w:rPr>
          <w:rFonts w:hint="eastAsia"/>
        </w:rPr>
        <w:t>結果表示エリアにエラーメッセージを表示する。</w:t>
      </w:r>
    </w:p>
    <w:p w14:paraId="7EE1909F" w14:textId="42D9509B" w:rsidR="002D782B" w:rsidRDefault="002D782B" w:rsidP="00AC7D78">
      <w:pPr>
        <w:ind w:left="840" w:firstLine="840"/>
        <w:jc w:val="left"/>
      </w:pPr>
      <w:r>
        <w:rPr>
          <w:rFonts w:hint="eastAsia"/>
        </w:rPr>
        <w:t>未ログイン状態：「ログインしてください」</w:t>
      </w:r>
    </w:p>
    <w:p w14:paraId="1D5424E2" w14:textId="136EA987" w:rsidR="002D782B" w:rsidRPr="004D1470" w:rsidRDefault="002D782B" w:rsidP="00AC7D78">
      <w:pPr>
        <w:ind w:left="840" w:firstLine="840"/>
        <w:jc w:val="left"/>
      </w:pPr>
      <w:r>
        <w:rPr>
          <w:rFonts w:hint="eastAsia"/>
        </w:rPr>
        <w:t>表示後は</w:t>
      </w:r>
      <w:r>
        <w:t>4.3.1</w:t>
      </w:r>
      <w:r w:rsidR="00D32449">
        <w:rPr>
          <w:rFonts w:hint="eastAsia"/>
        </w:rPr>
        <w:t xml:space="preserve">　</w:t>
      </w:r>
      <w:r>
        <w:rPr>
          <w:rFonts w:hint="eastAsia"/>
        </w:rPr>
        <w:t>システム起動時の状態</w:t>
      </w:r>
      <w:r w:rsidR="00D32449">
        <w:rPr>
          <w:rFonts w:hint="eastAsia"/>
        </w:rPr>
        <w:t>（各ボタン操作が可能）</w:t>
      </w:r>
      <w:r>
        <w:rPr>
          <w:rFonts w:hint="eastAsia"/>
        </w:rPr>
        <w:t>に戻る。</w:t>
      </w:r>
    </w:p>
    <w:p w14:paraId="4E34318C" w14:textId="170BFAF0" w:rsidR="002D782B" w:rsidRPr="002D782B" w:rsidRDefault="002D782B" w:rsidP="002D782B">
      <w:pPr>
        <w:widowControl/>
        <w:jc w:val="left"/>
      </w:pPr>
    </w:p>
    <w:p w14:paraId="5D095126" w14:textId="2FEB21A3" w:rsidR="00AC7D78" w:rsidRDefault="00AC7D78" w:rsidP="0003148E">
      <w:pPr>
        <w:pStyle w:val="a4"/>
        <w:widowControl/>
        <w:numPr>
          <w:ilvl w:val="3"/>
          <w:numId w:val="1"/>
        </w:numPr>
        <w:ind w:leftChars="0"/>
        <w:jc w:val="left"/>
        <w:outlineLvl w:val="3"/>
      </w:pPr>
      <w:bookmarkStart w:id="286" w:name="_Toc234940561"/>
      <w:r>
        <w:rPr>
          <w:rFonts w:hint="eastAsia"/>
          <w:noProof/>
        </w:rPr>
        <mc:AlternateContent>
          <mc:Choice Requires="wpg">
            <w:drawing>
              <wp:anchor distT="0" distB="0" distL="114300" distR="114300" simplePos="0" relativeHeight="251658638" behindDoc="0" locked="0" layoutInCell="1" allowOverlap="1" wp14:anchorId="44B0C568" wp14:editId="305E01E5">
                <wp:simplePos x="0" y="0"/>
                <wp:positionH relativeFrom="column">
                  <wp:posOffset>383788</wp:posOffset>
                </wp:positionH>
                <wp:positionV relativeFrom="paragraph">
                  <wp:posOffset>185854</wp:posOffset>
                </wp:positionV>
                <wp:extent cx="5769610" cy="2679700"/>
                <wp:effectExtent l="38100" t="0" r="34290" b="38100"/>
                <wp:wrapNone/>
                <wp:docPr id="231204708" name="グループ化 717"/>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1046744442" name="グループ化 1"/>
                        <wpg:cNvGrpSpPr/>
                        <wpg:grpSpPr>
                          <a:xfrm>
                            <a:off x="0" y="0"/>
                            <a:ext cx="5769610" cy="2679700"/>
                            <a:chOff x="0" y="0"/>
                            <a:chExt cx="5769610" cy="2679700"/>
                          </a:xfrm>
                        </wpg:grpSpPr>
                        <wpg:grpSp>
                          <wpg:cNvPr id="677179666" name="グループ化 677179666"/>
                          <wpg:cNvGrpSpPr/>
                          <wpg:grpSpPr>
                            <a:xfrm>
                              <a:off x="0" y="0"/>
                              <a:ext cx="5769610" cy="2679700"/>
                              <a:chOff x="0" y="0"/>
                              <a:chExt cx="5769763" cy="2679818"/>
                            </a:xfrm>
                          </wpg:grpSpPr>
                          <wps:wsp>
                            <wps:cNvPr id="2041460751" name="正方形/長方形 2041460751"/>
                            <wps:cNvSpPr/>
                            <wps:spPr>
                              <a:xfrm>
                                <a:off x="0" y="47130"/>
                                <a:ext cx="5767070" cy="2632688"/>
                              </a:xfrm>
                              <a:prstGeom prst="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5374862" name="フローチャート: 処理 465374862"/>
                            <wps:cNvSpPr/>
                            <wps:spPr>
                              <a:xfrm>
                                <a:off x="223594" y="928165"/>
                                <a:ext cx="5368290" cy="1389686"/>
                              </a:xfrm>
                              <a:prstGeom prst="flowChartProcess">
                                <a:avLst/>
                              </a:prstGeom>
                              <a:solidFill>
                                <a:sysClr val="window" lastClr="FFFFFF">
                                  <a:lumMod val="85000"/>
                                </a:sysClr>
                              </a:solidFill>
                              <a:ln w="12700" cap="flat" cmpd="sng" algn="ctr">
                                <a:solidFill>
                                  <a:sysClr val="window" lastClr="FFFFFF"/>
                                </a:solidFill>
                                <a:prstDash val="solid"/>
                                <a:miter lim="800000"/>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ysClr val="window" lastClr="FFFFFF"/>
                                </a:extrusionClr>
                                <a:contourClr>
                                  <a:sysClr val="window" lastClr="FFFFFF"/>
                                </a:contourClr>
                              </a:sp3d>
                            </wps:spPr>
                            <wps:txbx>
                              <w:txbxContent>
                                <w:p w14:paraId="1165882E" w14:textId="17C5E10A" w:rsidR="00AC7D78" w:rsidRPr="006D6FA5" w:rsidRDefault="00AC7D78" w:rsidP="00AC7D78">
                                  <w:pPr>
                                    <w:jc w:val="left"/>
                                    <w:rPr>
                                      <w:rFonts w:ascii="ＭＳ ゴシック" w:eastAsia="ＭＳ ゴシック" w:hAnsi="ＭＳ ゴシック"/>
                                      <w:color w:val="000000" w:themeColor="text1"/>
                                      <w:sz w:val="16"/>
                                      <w:szCs w:val="16"/>
                                    </w:rPr>
                                  </w:pPr>
                                </w:p>
                                <w:p w14:paraId="72AAE309" w14:textId="0F72B267" w:rsidR="00096719" w:rsidRPr="006D6FA5" w:rsidRDefault="00096719" w:rsidP="0029298C">
                                  <w:pPr>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92908712" name="テキスト ボックス 492908712"/>
                            <wps:cNvSpPr txBox="1"/>
                            <wps:spPr>
                              <a:xfrm>
                                <a:off x="4661688" y="0"/>
                                <a:ext cx="1108075" cy="324485"/>
                              </a:xfrm>
                              <a:prstGeom prst="rect">
                                <a:avLst/>
                              </a:prstGeom>
                              <a:noFill/>
                              <a:ln w="6350">
                                <a:noFill/>
                              </a:ln>
                            </wps:spPr>
                            <wps:txbx>
                              <w:txbxContent>
                                <w:p w14:paraId="20D4B799" w14:textId="77777777" w:rsidR="00B17827" w:rsidRPr="00DC0354" w:rsidRDefault="00B17827" w:rsidP="00B17827">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2323334" name="テキスト ボックス 2122323334"/>
                            <wps:cNvSpPr txBox="1"/>
                            <wps:spPr>
                              <a:xfrm>
                                <a:off x="897296" y="233606"/>
                                <a:ext cx="1100455" cy="260985"/>
                              </a:xfrm>
                              <a:prstGeom prst="rect">
                                <a:avLst/>
                              </a:prstGeom>
                              <a:noFill/>
                              <a:ln w="6350">
                                <a:noFill/>
                              </a:ln>
                            </wps:spPr>
                            <wps:txbx>
                              <w:txbxContent>
                                <w:p w14:paraId="1B942EA4" w14:textId="77777777" w:rsidR="00B17827" w:rsidRPr="00AD64C6" w:rsidRDefault="00B17827" w:rsidP="00B17827">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0096388" name="テキスト ボックス 1240096388"/>
                            <wps:cNvSpPr txBox="1"/>
                            <wps:spPr>
                              <a:xfrm>
                                <a:off x="2819539" y="223594"/>
                                <a:ext cx="791210" cy="260985"/>
                              </a:xfrm>
                              <a:prstGeom prst="rect">
                                <a:avLst/>
                              </a:prstGeom>
                              <a:noFill/>
                              <a:ln w="6350">
                                <a:noFill/>
                              </a:ln>
                            </wps:spPr>
                            <wps:txbx>
                              <w:txbxContent>
                                <w:p w14:paraId="1ECE1D0D" w14:textId="77777777" w:rsidR="00B17827" w:rsidRPr="00AD64C6" w:rsidRDefault="00B17827" w:rsidP="00B17827">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5887662" name="フローチャート: 処理 1155887662"/>
                            <wps:cNvSpPr/>
                            <wps:spPr>
                              <a:xfrm>
                                <a:off x="1968963" y="274070"/>
                                <a:ext cx="471170" cy="23368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643D3C89" w14:textId="77777777" w:rsidR="00B17827" w:rsidRPr="00A5547C" w:rsidRDefault="00B17827" w:rsidP="00B17827">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69154585" name="テキスト ボックス 369154585"/>
                            <wps:cNvSpPr txBox="1"/>
                            <wps:spPr>
                              <a:xfrm>
                                <a:off x="1998581" y="540631"/>
                                <a:ext cx="520608" cy="287002"/>
                              </a:xfrm>
                              <a:prstGeom prst="rect">
                                <a:avLst/>
                              </a:prstGeom>
                              <a:noFill/>
                              <a:ln w="6350">
                                <a:noFill/>
                              </a:ln>
                            </wps:spPr>
                            <wps:txbx>
                              <w:txbxContent>
                                <w:p w14:paraId="1C48322F" w14:textId="77777777" w:rsidR="00B17827" w:rsidRPr="00AD64C6" w:rsidRDefault="00B17827" w:rsidP="00B17827">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3176352" name="正方形/長方形 633176352"/>
                            <wps:cNvSpPr/>
                            <wps:spPr>
                              <a:xfrm>
                                <a:off x="2402386" y="597364"/>
                                <a:ext cx="476853" cy="196896"/>
                              </a:xfrm>
                              <a:prstGeom prst="rect">
                                <a:avLst/>
                              </a:prstGeom>
                              <a:solidFill>
                                <a:sysClr val="window" lastClr="FFFFFF"/>
                              </a:solidFill>
                              <a:ln w="6350" cap="flat" cmpd="sng" algn="ctr">
                                <a:solidFill>
                                  <a:sysClr val="window" lastClr="FFFFFF">
                                    <a:lumMod val="6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0963742" name="テキスト ボックス 1560963742"/>
                            <wps:cNvSpPr txBox="1"/>
                            <wps:spPr>
                              <a:xfrm>
                                <a:off x="2359002" y="530619"/>
                                <a:ext cx="378497" cy="287002"/>
                              </a:xfrm>
                              <a:prstGeom prst="rect">
                                <a:avLst/>
                              </a:prstGeom>
                              <a:noFill/>
                              <a:ln w="6350">
                                <a:noFill/>
                              </a:ln>
                            </wps:spPr>
                            <wps:txbx>
                              <w:txbxContent>
                                <w:p w14:paraId="18B9E375" w14:textId="77777777" w:rsidR="00B17827" w:rsidRPr="0075349F" w:rsidRDefault="00B17827" w:rsidP="00B17827">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16125608" name="グループ化 1116125608"/>
                            <wpg:cNvGrpSpPr/>
                            <wpg:grpSpPr>
                              <a:xfrm>
                                <a:off x="2706073" y="637410"/>
                                <a:ext cx="153512" cy="90105"/>
                                <a:chOff x="0" y="0"/>
                                <a:chExt cx="153512" cy="90105"/>
                              </a:xfrm>
                            </wpg:grpSpPr>
                            <wps:wsp>
                              <wps:cNvPr id="519389459" name="フローチャート: 組合せ 519389459"/>
                              <wps:cNvSpPr/>
                              <wps:spPr>
                                <a:xfrm>
                                  <a:off x="25725" y="30035"/>
                                  <a:ext cx="104427" cy="60070"/>
                                </a:xfrm>
                                <a:prstGeom prst="flowChartMerg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8513830" name="正方形/長方形 1368513830"/>
                              <wps:cNvSpPr/>
                              <wps:spPr>
                                <a:xfrm>
                                  <a:off x="0" y="0"/>
                                  <a:ext cx="153512" cy="45719"/>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28872889" name="フローチャート: 処理 628872889"/>
                            <wps:cNvSpPr/>
                            <wps:spPr>
                              <a:xfrm>
                                <a:off x="3140330" y="587769"/>
                                <a:ext cx="471170" cy="23368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2E57C3B1" w14:textId="77777777" w:rsidR="00B17827" w:rsidRPr="00A5547C" w:rsidRDefault="00B17827" w:rsidP="00B17827">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392349784" name="フローチャート: 処理 1"/>
                          <wps:cNvSpPr/>
                          <wps:spPr>
                            <a:xfrm>
                              <a:off x="1665837" y="2377017"/>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77FB1C03" w14:textId="77777777" w:rsidR="00B17827" w:rsidRPr="00A5547C" w:rsidRDefault="00B17827" w:rsidP="00B17827">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pic:pic xmlns:pic="http://schemas.openxmlformats.org/drawingml/2006/picture">
                        <pic:nvPicPr>
                          <pic:cNvPr id="1782675821" name="図 725"/>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3803650" y="575734"/>
                            <a:ext cx="481330" cy="240665"/>
                          </a:xfrm>
                          <a:prstGeom prst="rect">
                            <a:avLst/>
                          </a:prstGeom>
                          <a:noFill/>
                          <a:ln>
                            <a:noFill/>
                          </a:ln>
                        </pic:spPr>
                      </pic:pic>
                      <wps:wsp>
                        <wps:cNvPr id="1656985546" name="フローチャート: 処理 1"/>
                        <wps:cNvSpPr/>
                        <wps:spPr>
                          <a:xfrm>
                            <a:off x="3524250" y="262467"/>
                            <a:ext cx="1172814" cy="22668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76EA090" w14:textId="77777777" w:rsidR="005C6D0F" w:rsidRPr="008E4BAC" w:rsidRDefault="005C6D0F" w:rsidP="005C6D0F">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TK190000</w:t>
                              </w:r>
                              <w:r w:rsidR="00732AFE" w:rsidRPr="00732AFE">
                                <w:rPr>
                                  <w:rFonts w:ascii="ＭＳ ゴシック" w:eastAsia="ＭＳ ゴシック" w:hAnsi="ＭＳ ゴシック"/>
                                  <w:noProof/>
                                  <w:color w:val="000000" w:themeColor="text1"/>
                                  <w:sz w:val="16"/>
                                  <w:szCs w:val="16"/>
                                </w:rPr>
                                <w:drawing>
                                  <wp:inline distT="0" distB="0" distL="0" distR="0" wp14:anchorId="00BF531A" wp14:editId="4DC9816E">
                                    <wp:extent cx="1095375" cy="213360"/>
                                    <wp:effectExtent l="0" t="0" r="9525" b="0"/>
                                    <wp:docPr id="1247662558" name="図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sidRPr="005C6D0F">
                                <w:rPr>
                                  <w:rFonts w:ascii="ＭＳ ゴシック" w:eastAsia="ＭＳ ゴシック" w:hAnsi="ＭＳ ゴシック"/>
                                  <w:noProof/>
                                  <w:color w:val="000000" w:themeColor="text1"/>
                                  <w:sz w:val="16"/>
                                  <w:szCs w:val="16"/>
                                </w:rPr>
                                <w:drawing>
                                  <wp:inline distT="0" distB="0" distL="0" distR="0" wp14:anchorId="01536235" wp14:editId="3D3194F3">
                                    <wp:extent cx="1095375" cy="213360"/>
                                    <wp:effectExtent l="0" t="0" r="9525" b="0"/>
                                    <wp:docPr id="1116912333" name="図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39706316" name="フローチャート: 処理 1"/>
                        <wps:cNvSpPr/>
                        <wps:spPr>
                          <a:xfrm>
                            <a:off x="2586308" y="2378926"/>
                            <a:ext cx="754380"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6A12AFB8" w14:textId="77777777" w:rsidR="005C6D0F" w:rsidRPr="00A5547C" w:rsidRDefault="00192BB3" w:rsidP="005C6D0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5C6D0F"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B0C568" id="グループ化 717" o:spid="_x0000_s1780" style="position:absolute;left:0;text-align:left;margin-left:30.2pt;margin-top:14.65pt;width:454.3pt;height:211pt;z-index:251658638;mso-width-relative:margin;mso-height-relative:margin" coordsize="57696,26797"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">
                <v:group id="_x0000_s1781" style="position:absolute;width:57696;height:26797" coordsize="57696,2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">
                  <v:group id="グループ化 677179666" o:spid="_x0000_s1782"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">
                    <v:rect id="正方形/長方形 2041460751" o:spid="_x0000_s1783"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" fillcolor="window" strokecolor="windowText" strokeweight="1pt"/>
                    <v:shape id="フローチャート: 処理 465374862" o:spid="_x0000_s1784"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" fillcolor="#d9d9d9" strokecolor="window" strokeweight="1pt">
                      <v:textbox inset="0,0,0,0">
                        <w:txbxContent>
                          <w:p w14:paraId="1165882E" w14:textId="17C5E10A" w:rsidR="00AC7D78" w:rsidRPr="006D6FA5" w:rsidRDefault="00AC7D78" w:rsidP="00AC7D78">
                            <w:pPr>
                              <w:jc w:val="left"/>
                              <w:rPr>
                                <w:rFonts w:ascii="ＭＳ ゴシック" w:eastAsia="ＭＳ ゴシック" w:hAnsi="ＭＳ ゴシック"/>
                                <w:color w:val="000000" w:themeColor="text1"/>
                                <w:sz w:val="16"/>
                                <w:szCs w:val="16"/>
                              </w:rPr>
                            </w:pPr>
                          </w:p>
                          <w:p w14:paraId="72AAE309" w14:textId="0F72B267" w:rsidR="00096719" w:rsidRPr="006D6FA5" w:rsidRDefault="00096719" w:rsidP="0029298C">
                            <w:pPr>
                              <w:jc w:val="left"/>
                              <w:rPr>
                                <w:rFonts w:ascii="ＭＳ ゴシック" w:eastAsia="ＭＳ ゴシック" w:hAnsi="ＭＳ ゴシック"/>
                                <w:color w:val="000000" w:themeColor="text1"/>
                                <w:sz w:val="16"/>
                                <w:szCs w:val="16"/>
                              </w:rPr>
                            </w:pPr>
                          </w:p>
                        </w:txbxContent>
                      </v:textbox>
                    </v:shape>
                    <v:shape id="テキスト ボックス 492908712" o:spid="_x0000_s1785"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" filled="f" stroked="f" strokeweight=".5pt">
                      <v:textbox>
                        <w:txbxContent>
                          <w:p w14:paraId="20D4B799" w14:textId="77777777" w:rsidR="00B17827" w:rsidRPr="00DC0354" w:rsidRDefault="00B17827" w:rsidP="00B17827">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2122323334" o:spid="_x0000_s1786"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" filled="f" stroked="f" strokeweight=".5pt">
                      <v:textbox>
                        <w:txbxContent>
                          <w:p w14:paraId="1B942EA4" w14:textId="77777777" w:rsidR="00B17827" w:rsidRPr="00AD64C6" w:rsidRDefault="00B17827" w:rsidP="00B17827">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1240096388" o:spid="_x0000_s1787"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" filled="f" stroked="f" strokeweight=".5pt">
                      <v:textbox>
                        <w:txbxContent>
                          <w:p w14:paraId="1ECE1D0D" w14:textId="77777777" w:rsidR="00B17827" w:rsidRPr="00AD64C6" w:rsidRDefault="00B17827" w:rsidP="00B17827">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1155887662" o:spid="_x0000_s1788"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" fillcolor="#e7e6e6" strokecolor="#f2f2f2" strokeweight="1pt">
                      <v:shadow on="t" color="black" opacity="26214f" origin="-.5,-.5" offset=".24944mm,.24944mm"/>
                      <v:textbox inset="0,0,0,0">
                        <w:txbxContent>
                          <w:p w14:paraId="643D3C89" w14:textId="77777777" w:rsidR="00B17827" w:rsidRPr="00A5547C" w:rsidRDefault="00B17827" w:rsidP="00B17827">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v:textbox>
                    </v:shape>
                    <v:shape id="テキスト ボックス 369154585" o:spid="_x0000_s1789"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" filled="f" stroked="f" strokeweight=".5pt">
                      <v:textbox>
                        <w:txbxContent>
                          <w:p w14:paraId="1C48322F" w14:textId="77777777" w:rsidR="00B17827" w:rsidRPr="00AD64C6" w:rsidRDefault="00B17827" w:rsidP="00B17827">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633176352" o:spid="_x0000_s1790"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" fillcolor="window" strokecolor="#a6a6a6" strokeweight=".5pt"/>
                    <v:shape id="テキスト ボックス 1560963742" o:spid="_x0000_s1791"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" filled="f" stroked="f" strokeweight=".5pt">
                      <v:textbox>
                        <w:txbxContent>
                          <w:p w14:paraId="18B9E375" w14:textId="77777777" w:rsidR="00B17827" w:rsidRPr="0075349F" w:rsidRDefault="00B17827" w:rsidP="00B17827">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v:textbox>
                    </v:shape>
                    <v:group id="グループ化 1116125608" o:spid="_x0000_s1792"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">
                      <v:shape id="フローチャート: 組合せ 519389459" o:spid="_x0000_s1793"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" filled="f" strokecolor="windowText" strokeweight=".5pt"/>
                      <v:rect id="正方形/長方形 1368513830" o:spid="_x0000_s1794"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" fillcolor="window" strokecolor="window" strokeweight="1pt"/>
                    </v:group>
                    <v:shape id="フローチャート: 処理 628872889" o:spid="_x0000_s1795"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" fillcolor="#e7e6e6" strokecolor="#f2f2f2" strokeweight="1pt">
                      <v:shadow on="t" color="black" opacity="26214f" origin="-.5,-.5" offset=".24944mm,.24944mm"/>
                      <v:textbox inset="0,0,0,0">
                        <w:txbxContent>
                          <w:p w14:paraId="2E57C3B1" w14:textId="77777777" w:rsidR="00B17827" w:rsidRPr="00A5547C" w:rsidRDefault="00B17827" w:rsidP="00B17827">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796" type="#_x0000_t109" style="position:absolute;left:16658;top:23770;width:4711;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" fillcolor="#e7e6e6" strokecolor="#f2f2f2" strokeweight="1pt">
                    <v:shadow on="t" color="black" opacity="26214f" origin="-.5,-.5" offset=".24944mm,.24944mm"/>
                    <v:textbox inset="0,0,0,0">
                      <w:txbxContent>
                        <w:p w14:paraId="77FB1C03" w14:textId="77777777" w:rsidR="00B17827" w:rsidRPr="00A5547C" w:rsidRDefault="00B17827" w:rsidP="00B17827">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725" o:spid="_x0000_s1797" type="#_x0000_t75" style="position:absolute;left:38036;top:5757;width:4813;height:24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">
                  <v:imagedata r:id="rId17" o:title=""/>
                </v:shape>
                <v:shape id="_x0000_s1798" type="#_x0000_t109" style="position:absolute;left:35242;top:2624;width:11728;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" fillcolor="#d8d8d8 [2732]" strokecolor="white [3212]" strokeweight="1pt">
                  <v:textbox inset="0,0,0,0">
                    <w:txbxContent>
                      <w:p w14:paraId="776EA090" w14:textId="77777777" w:rsidR="005C6D0F" w:rsidRPr="008E4BAC" w:rsidRDefault="005C6D0F" w:rsidP="005C6D0F">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TK190000</w:t>
                        </w:r>
                        <w:r w:rsidR="00732AFE" w:rsidRPr="00732AFE">
                          <w:rPr>
                            <w:rFonts w:ascii="ＭＳ ゴシック" w:eastAsia="ＭＳ ゴシック" w:hAnsi="ＭＳ ゴシック"/>
                            <w:noProof/>
                            <w:color w:val="000000" w:themeColor="text1"/>
                            <w:sz w:val="16"/>
                            <w:szCs w:val="16"/>
                          </w:rPr>
                          <w:drawing>
                            <wp:inline distT="0" distB="0" distL="0" distR="0" wp14:anchorId="00BF531A" wp14:editId="4DC9816E">
                              <wp:extent cx="1095375" cy="213360"/>
                              <wp:effectExtent l="0" t="0" r="9525" b="0"/>
                              <wp:docPr id="1247662558" name="図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sidRPr="005C6D0F">
                          <w:rPr>
                            <w:rFonts w:ascii="ＭＳ ゴシック" w:eastAsia="ＭＳ ゴシック" w:hAnsi="ＭＳ ゴシック"/>
                            <w:noProof/>
                            <w:color w:val="000000" w:themeColor="text1"/>
                            <w:sz w:val="16"/>
                            <w:szCs w:val="16"/>
                          </w:rPr>
                          <w:drawing>
                            <wp:inline distT="0" distB="0" distL="0" distR="0" wp14:anchorId="01536235" wp14:editId="3D3194F3">
                              <wp:extent cx="1095375" cy="213360"/>
                              <wp:effectExtent l="0" t="0" r="9525" b="0"/>
                              <wp:docPr id="1116912333" name="図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Pr>
                            <w:rFonts w:ascii="ＭＳ ゴシック" w:eastAsia="ＭＳ ゴシック" w:hAnsi="ＭＳ ゴシック" w:hint="eastAsia"/>
                            <w:color w:val="000000" w:themeColor="text1"/>
                            <w:sz w:val="16"/>
                            <w:szCs w:val="16"/>
                          </w:rPr>
                          <w:t xml:space="preserve">　　　　　　</w:t>
                        </w:r>
                      </w:p>
                    </w:txbxContent>
                  </v:textbox>
                </v:shape>
                <v:shape id="_x0000_s1799" type="#_x0000_t109" style="position:absolute;left:25863;top:23789;width:7543;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" fillcolor="#e7e6e6" strokecolor="#f2f2f2" strokeweight="1pt">
                  <v:shadow on="t" color="black" opacity="26214f" origin="-.5,-.5" offset=".24944mm,.24944mm"/>
                  <v:textbox inset="0,0,0,0">
                    <w:txbxContent>
                      <w:p w14:paraId="6A12AFB8" w14:textId="77777777" w:rsidR="005C6D0F" w:rsidRPr="00A5547C" w:rsidRDefault="00192BB3" w:rsidP="005C6D0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005C6D0F" w:rsidRPr="00A5547C">
                          <w:rPr>
                            <w:rFonts w:ascii="ＭＳ Ｐゴシック" w:eastAsia="ＭＳ Ｐゴシック" w:hAnsi="ＭＳ Ｐゴシック" w:hint="eastAsia"/>
                            <w:color w:val="000000" w:themeColor="text1"/>
                            <w:sz w:val="16"/>
                            <w:szCs w:val="16"/>
                          </w:rPr>
                          <w:t xml:space="preserve">　</w:t>
                        </w:r>
                      </w:p>
                    </w:txbxContent>
                  </v:textbox>
                </v:shape>
              </v:group>
            </w:pict>
          </mc:Fallback>
        </mc:AlternateContent>
      </w:r>
      <w:r w:rsidR="002D782B">
        <w:rPr>
          <w:rFonts w:hint="eastAsia"/>
        </w:rPr>
        <w:t>ログイン中</w:t>
      </w:r>
      <w:bookmarkStart w:id="287" w:name="_Toc234575169"/>
      <w:bookmarkStart w:id="288" w:name="_Toc234575853"/>
      <w:bookmarkStart w:id="289" w:name="_Toc234940562"/>
      <w:bookmarkEnd w:id="286"/>
    </w:p>
    <w:bookmarkEnd w:id="287"/>
    <w:bookmarkEnd w:id="288"/>
    <w:bookmarkEnd w:id="289"/>
    <w:p w14:paraId="333795C9" w14:textId="047B8AD7" w:rsidR="0003148E" w:rsidRDefault="0003148E" w:rsidP="00AC7D78">
      <w:pPr>
        <w:pStyle w:val="a4"/>
        <w:widowControl/>
        <w:ind w:leftChars="0" w:left="1716"/>
        <w:jc w:val="left"/>
      </w:pPr>
    </w:p>
    <w:p w14:paraId="2CFDBBAB" w14:textId="6C9FB9E0" w:rsidR="0003148E" w:rsidRDefault="0003148E" w:rsidP="0003148E">
      <w:pPr>
        <w:widowControl/>
        <w:jc w:val="left"/>
      </w:pPr>
    </w:p>
    <w:p w14:paraId="58D2FDC3" w14:textId="011D9462" w:rsidR="0003148E" w:rsidRDefault="0003148E" w:rsidP="0003148E">
      <w:pPr>
        <w:widowControl/>
        <w:jc w:val="left"/>
      </w:pPr>
    </w:p>
    <w:p w14:paraId="00DA2DDD" w14:textId="35823E1D" w:rsidR="0003148E" w:rsidRDefault="0003148E" w:rsidP="0003148E">
      <w:pPr>
        <w:widowControl/>
        <w:jc w:val="left"/>
      </w:pPr>
    </w:p>
    <w:p w14:paraId="1BB1319E" w14:textId="7E9873B8" w:rsidR="0003148E" w:rsidRDefault="00AC7D78" w:rsidP="0003148E">
      <w:pPr>
        <w:widowControl/>
        <w:jc w:val="left"/>
      </w:pPr>
      <w:r>
        <w:rPr>
          <w:noProof/>
        </w:rPr>
        <mc:AlternateContent>
          <mc:Choice Requires="wps">
            <w:drawing>
              <wp:anchor distT="0" distB="0" distL="114300" distR="114300" simplePos="0" relativeHeight="251675060" behindDoc="0" locked="0" layoutInCell="1" allowOverlap="1" wp14:anchorId="74D904B0" wp14:editId="056CB8AA">
                <wp:simplePos x="0" y="0"/>
                <wp:positionH relativeFrom="column">
                  <wp:posOffset>630027</wp:posOffset>
                </wp:positionH>
                <wp:positionV relativeFrom="paragraph">
                  <wp:posOffset>34801</wp:posOffset>
                </wp:positionV>
                <wp:extent cx="5833465" cy="210240"/>
                <wp:effectExtent l="0" t="0" r="8890" b="5715"/>
                <wp:wrapNone/>
                <wp:docPr id="549510154" name="テキスト ボックス 1"/>
                <wp:cNvGraphicFramePr/>
                <a:graphic xmlns:a="http://schemas.openxmlformats.org/drawingml/2006/main">
                  <a:graphicData uri="http://schemas.microsoft.com/office/word/2010/wordprocessingShape">
                    <wps:wsp>
                      <wps:cNvSpPr txBox="1"/>
                      <wps:spPr>
                        <a:xfrm>
                          <a:off x="0" y="0"/>
                          <a:ext cx="5833465" cy="210240"/>
                        </a:xfrm>
                        <a:prstGeom prst="rect">
                          <a:avLst/>
                        </a:prstGeom>
                        <a:noFill/>
                        <a:ln w="6350">
                          <a:noFill/>
                        </a:ln>
                      </wps:spPr>
                      <wps:txbx>
                        <w:txbxContent>
                          <w:p w14:paraId="7B9B49FF" w14:textId="77777777" w:rsidR="00AC7D78" w:rsidRPr="006D6FA5" w:rsidRDefault="00AC7D78" w:rsidP="00AC7D78">
                            <w:pPr>
                              <w:jc w:val="left"/>
                              <w:rPr>
                                <w:rFonts w:ascii="ＭＳ ゴシック" w:eastAsia="ＭＳ ゴシック" w:hAnsi="ＭＳ ゴシック"/>
                                <w:color w:val="000000" w:themeColor="text1"/>
                                <w:sz w:val="16"/>
                                <w:szCs w:val="16"/>
                              </w:rPr>
                            </w:pPr>
                            <w:r w:rsidRPr="006D6FA5">
                              <w:rPr>
                                <w:rFonts w:ascii="ＭＳ ゴシック" w:eastAsia="ＭＳ ゴシック" w:hAnsi="ＭＳ ゴシック"/>
                                <w:color w:val="000000" w:themeColor="text1"/>
                                <w:sz w:val="16"/>
                                <w:szCs w:val="16"/>
                              </w:rPr>
                              <w:t>【ログインユーザ：&lt;ID&gt; の予約状況】＋ 予約ID | 利用日付 | 教室ID | 開始時刻 ~ 終了時刻</w:t>
                            </w:r>
                          </w:p>
                          <w:p w14:paraId="0104A05B" w14:textId="6864BC5E" w:rsidR="00AC7D78" w:rsidRPr="00C31344" w:rsidRDefault="00AC7D78" w:rsidP="00AC7D78">
                            <w:pPr>
                              <w:rPr>
                                <w:rFonts w:ascii="ＭＳ Ｐゴシック" w:eastAsia="ＭＳ Ｐゴシック" w:hAnsi="ＭＳ Ｐゴシック"/>
                                <w:sz w:val="14"/>
                                <w:szCs w:val="1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4D904B0" id="_x0000_s1800" type="#_x0000_t202" style="position:absolute;margin-left:49.6pt;margin-top:2.75pt;width:459.35pt;height:16.55pt;z-index:2516750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" filled="f" stroked="f" strokeweight=".5pt">
                <v:textbox inset="0,0,0,0">
                  <w:txbxContent>
                    <w:p w14:paraId="7B9B49FF" w14:textId="77777777" w:rsidR="00AC7D78" w:rsidRPr="006D6FA5" w:rsidRDefault="00AC7D78" w:rsidP="00AC7D78">
                      <w:pPr>
                        <w:jc w:val="left"/>
                        <w:rPr>
                          <w:rFonts w:ascii="ＭＳ ゴシック" w:eastAsia="ＭＳ ゴシック" w:hAnsi="ＭＳ ゴシック"/>
                          <w:color w:val="000000" w:themeColor="text1"/>
                          <w:sz w:val="16"/>
                          <w:szCs w:val="16"/>
                        </w:rPr>
                      </w:pPr>
                      <w:r w:rsidRPr="006D6FA5">
                        <w:rPr>
                          <w:rFonts w:ascii="ＭＳ ゴシック" w:eastAsia="ＭＳ ゴシック" w:hAnsi="ＭＳ ゴシック"/>
                          <w:color w:val="000000" w:themeColor="text1"/>
                          <w:sz w:val="16"/>
                          <w:szCs w:val="16"/>
                        </w:rPr>
                        <w:t>【ログインユーザ：&lt;ID&gt; の予約状況】＋ 予約ID | 利用日付 | 教室ID | 開始時刻 ~ 終了時刻</w:t>
                      </w:r>
                    </w:p>
                    <w:p w14:paraId="0104A05B" w14:textId="6864BC5E" w:rsidR="00AC7D78" w:rsidRPr="00C31344" w:rsidRDefault="00AC7D78" w:rsidP="00AC7D78">
                      <w:pPr>
                        <w:rPr>
                          <w:rFonts w:ascii="ＭＳ Ｐゴシック" w:eastAsia="ＭＳ Ｐゴシック" w:hAnsi="ＭＳ Ｐゴシック"/>
                          <w:sz w:val="14"/>
                          <w:szCs w:val="14"/>
                        </w:rPr>
                      </w:pPr>
                    </w:p>
                  </w:txbxContent>
                </v:textbox>
              </v:shape>
            </w:pict>
          </mc:Fallback>
        </mc:AlternateContent>
      </w:r>
    </w:p>
    <w:p w14:paraId="7B9E5FCB" w14:textId="1A26451D" w:rsidR="0003148E" w:rsidRDefault="0003148E" w:rsidP="0003148E">
      <w:pPr>
        <w:widowControl/>
        <w:jc w:val="left"/>
      </w:pPr>
    </w:p>
    <w:p w14:paraId="48EFEB0A" w14:textId="785F9A65" w:rsidR="0003148E" w:rsidRDefault="0003148E" w:rsidP="0003148E">
      <w:pPr>
        <w:widowControl/>
        <w:jc w:val="left"/>
      </w:pPr>
    </w:p>
    <w:p w14:paraId="4C891330" w14:textId="7B5D2C93" w:rsidR="0003148E" w:rsidRDefault="0003148E" w:rsidP="0003148E">
      <w:pPr>
        <w:widowControl/>
        <w:jc w:val="left"/>
      </w:pPr>
    </w:p>
    <w:p w14:paraId="60D99449" w14:textId="7960E0C7" w:rsidR="0003148E" w:rsidRDefault="0003148E" w:rsidP="0003148E">
      <w:pPr>
        <w:widowControl/>
        <w:jc w:val="left"/>
      </w:pPr>
    </w:p>
    <w:p w14:paraId="1574FE58" w14:textId="3D468905" w:rsidR="0003148E" w:rsidRDefault="0003148E" w:rsidP="0003148E">
      <w:pPr>
        <w:widowControl/>
        <w:jc w:val="left"/>
      </w:pPr>
    </w:p>
    <w:p w14:paraId="07F750CD" w14:textId="0AA794DE" w:rsidR="0003148E" w:rsidRDefault="00AC7D78" w:rsidP="0003148E">
      <w:pPr>
        <w:widowControl/>
        <w:jc w:val="left"/>
      </w:pPr>
      <w:bookmarkStart w:id="290" w:name="_Toc234575170"/>
      <w:bookmarkStart w:id="291" w:name="_Toc234575854"/>
      <w:bookmarkStart w:id="292" w:name="_Toc234940563"/>
      <w:r>
        <w:rPr>
          <w:noProof/>
        </w:rPr>
        <mc:AlternateContent>
          <mc:Choice Requires="wps">
            <w:drawing>
              <wp:anchor distT="0" distB="0" distL="114300" distR="114300" simplePos="0" relativeHeight="251676084" behindDoc="0" locked="0" layoutInCell="1" allowOverlap="1" wp14:anchorId="7FA644C9" wp14:editId="195F18A6">
                <wp:simplePos x="0" y="0"/>
                <wp:positionH relativeFrom="column">
                  <wp:posOffset>4150314</wp:posOffset>
                </wp:positionH>
                <wp:positionV relativeFrom="paragraph">
                  <wp:posOffset>45081</wp:posOffset>
                </wp:positionV>
                <wp:extent cx="471158" cy="233670"/>
                <wp:effectExtent l="0" t="0" r="0" b="0"/>
                <wp:wrapNone/>
                <wp:docPr id="1456551132" name="フローチャート: 処理 1"/>
                <wp:cNvGraphicFramePr/>
                <a:graphic xmlns:a="http://schemas.openxmlformats.org/drawingml/2006/main">
                  <a:graphicData uri="http://schemas.microsoft.com/office/word/2010/wordprocessingShape">
                    <wps:wsp>
                      <wps:cNvSpPr/>
                      <wps:spPr>
                        <a:xfrm>
                          <a:off x="0" y="0"/>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0BED9635" w14:textId="7A7BFAED" w:rsidR="006B5BEF" w:rsidRPr="00A5547C" w:rsidRDefault="006B5BEF" w:rsidP="006B5BE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7FA644C9" id="_x0000_s1801" type="#_x0000_t109" style="position:absolute;margin-left:326.8pt;margin-top:3.55pt;width:37.1pt;height:18.4pt;z-index:2516760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" fillcolor="#e7e6e6" strokecolor="#f2f2f2" strokeweight="1pt">
                <v:shadow on="t" color="black" opacity="26214f" origin="-.5,-.5" offset=".24944mm,.24944mm"/>
                <v:textbox inset="0,0,0,0">
                  <w:txbxContent>
                    <w:p w14:paraId="0BED9635" w14:textId="7A7BFAED" w:rsidR="006B5BEF" w:rsidRPr="00A5547C" w:rsidRDefault="006B5BEF" w:rsidP="006B5BE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r w:rsidRPr="00A5547C">
                        <w:rPr>
                          <w:rFonts w:ascii="ＭＳ Ｐゴシック" w:eastAsia="ＭＳ Ｐゴシック" w:hAnsi="ＭＳ Ｐゴシック" w:hint="eastAsia"/>
                          <w:color w:val="000000" w:themeColor="text1"/>
                          <w:sz w:val="16"/>
                          <w:szCs w:val="16"/>
                        </w:rPr>
                        <w:t xml:space="preserve">　</w:t>
                      </w:r>
                    </w:p>
                  </w:txbxContent>
                </v:textbox>
              </v:shape>
            </w:pict>
          </mc:Fallback>
        </mc:AlternateContent>
      </w:r>
      <w:bookmarkEnd w:id="290"/>
      <w:bookmarkEnd w:id="291"/>
      <w:bookmarkEnd w:id="292"/>
    </w:p>
    <w:p w14:paraId="49ED30F4" w14:textId="4C94FC80" w:rsidR="0003148E" w:rsidRDefault="0003148E" w:rsidP="0003148E">
      <w:pPr>
        <w:widowControl/>
        <w:jc w:val="left"/>
      </w:pPr>
    </w:p>
    <w:p w14:paraId="55462642" w14:textId="04BBDC0C" w:rsidR="0003148E" w:rsidRDefault="0003148E" w:rsidP="0003148E">
      <w:pPr>
        <w:ind w:firstLineChars="600" w:firstLine="1260"/>
        <w:jc w:val="left"/>
      </w:pPr>
      <w:r>
        <w:rPr>
          <w:rFonts w:hint="eastAsia"/>
        </w:rPr>
        <w:t>結果表示エリアに予約した教室を表示する</w:t>
      </w:r>
    </w:p>
    <w:p w14:paraId="7F368FC9" w14:textId="77777777" w:rsidR="0003148E" w:rsidRDefault="0003148E" w:rsidP="0003148E">
      <w:pPr>
        <w:pStyle w:val="a4"/>
        <w:ind w:leftChars="572" w:left="1201"/>
        <w:jc w:val="left"/>
      </w:pPr>
      <w:r>
        <w:rPr>
          <w:rFonts w:hint="eastAsia"/>
        </w:rPr>
        <w:t>・表示項目：予約番号</w:t>
      </w:r>
      <w:r>
        <w:t>/</w:t>
      </w:r>
      <w:r>
        <w:rPr>
          <w:rFonts w:hint="eastAsia"/>
        </w:rPr>
        <w:t>教室番号</w:t>
      </w:r>
      <w:r>
        <w:t xml:space="preserve"> /</w:t>
      </w:r>
      <w:r>
        <w:rPr>
          <w:rFonts w:hint="eastAsia"/>
        </w:rPr>
        <w:t>予約日</w:t>
      </w:r>
      <w:r>
        <w:t>/</w:t>
      </w:r>
      <w:r>
        <w:rPr>
          <w:rFonts w:hint="eastAsia"/>
        </w:rPr>
        <w:t>利用可能時間</w:t>
      </w:r>
    </w:p>
    <w:p w14:paraId="6B36FBBE" w14:textId="77777777" w:rsidR="0003148E" w:rsidRDefault="0003148E" w:rsidP="0003148E">
      <w:pPr>
        <w:pStyle w:val="a4"/>
        <w:ind w:leftChars="572" w:left="1201"/>
        <w:jc w:val="left"/>
      </w:pPr>
      <w:r>
        <w:rPr>
          <w:rFonts w:hint="eastAsia"/>
        </w:rPr>
        <w:t>・</w:t>
      </w:r>
      <w:r w:rsidRPr="004D1470">
        <w:t>予約が複数ある場合は、1件につき1行で全件を表示する。</w:t>
      </w:r>
    </w:p>
    <w:p w14:paraId="37648D41" w14:textId="77777777" w:rsidR="0003148E" w:rsidRDefault="0003148E" w:rsidP="0003148E">
      <w:pPr>
        <w:pStyle w:val="a4"/>
        <w:ind w:leftChars="572" w:left="1201"/>
      </w:pPr>
      <w:r>
        <w:rPr>
          <w:rFonts w:hint="eastAsia"/>
        </w:rPr>
        <w:t>・</w:t>
      </w:r>
      <w:r w:rsidRPr="004D1470">
        <w:t>表示後は4.3.</w:t>
      </w:r>
      <w:r>
        <w:rPr>
          <w:rFonts w:hint="eastAsia"/>
        </w:rPr>
        <w:t>3　ログイン成功</w:t>
      </w:r>
      <w:r w:rsidRPr="004D1470">
        <w:t>時の状態（各ボタン操作が可能）に戻る。</w:t>
      </w:r>
    </w:p>
    <w:p w14:paraId="58E56DA3" w14:textId="0FF6BB58" w:rsidR="0003148E" w:rsidRDefault="00AC7D78" w:rsidP="00AC7D78">
      <w:pPr>
        <w:widowControl/>
        <w:jc w:val="left"/>
      </w:pPr>
      <w:r>
        <w:br w:type="page"/>
      </w:r>
    </w:p>
    <w:p w14:paraId="28F68D58" w14:textId="7771165B" w:rsidR="0043533D" w:rsidRDefault="0043533D" w:rsidP="00593879">
      <w:pPr>
        <w:pStyle w:val="a4"/>
        <w:widowControl/>
        <w:numPr>
          <w:ilvl w:val="2"/>
          <w:numId w:val="1"/>
        </w:numPr>
        <w:ind w:leftChars="0"/>
        <w:jc w:val="left"/>
        <w:outlineLvl w:val="2"/>
      </w:pPr>
      <w:bookmarkStart w:id="293" w:name="_Toc234940564"/>
      <w:r>
        <w:rPr>
          <w:rFonts w:hint="eastAsia"/>
        </w:rPr>
        <w:lastRenderedPageBreak/>
        <w:t>予約変更</w:t>
      </w:r>
      <w:bookmarkEnd w:id="293"/>
    </w:p>
    <w:p w14:paraId="250566B0" w14:textId="5CD9007D" w:rsidR="00F220A9" w:rsidRDefault="00AC7D78" w:rsidP="00593879">
      <w:pPr>
        <w:pStyle w:val="a4"/>
        <w:widowControl/>
        <w:numPr>
          <w:ilvl w:val="3"/>
          <w:numId w:val="1"/>
        </w:numPr>
        <w:ind w:leftChars="0"/>
        <w:jc w:val="left"/>
        <w:outlineLvl w:val="3"/>
      </w:pPr>
      <w:bookmarkStart w:id="294" w:name="_Toc234575173"/>
      <w:bookmarkStart w:id="295" w:name="_Toc234575857"/>
      <w:bookmarkStart w:id="296" w:name="_Toc234940566"/>
      <w:bookmarkStart w:id="297" w:name="_Toc234940565"/>
      <w:r>
        <w:rPr>
          <w:noProof/>
        </w:rPr>
        <mc:AlternateContent>
          <mc:Choice Requires="wpg">
            <w:drawing>
              <wp:anchor distT="0" distB="0" distL="114300" distR="114300" simplePos="0" relativeHeight="251658639" behindDoc="0" locked="0" layoutInCell="1" allowOverlap="1" wp14:anchorId="39E1576A" wp14:editId="127E8EE5">
                <wp:simplePos x="0" y="0"/>
                <wp:positionH relativeFrom="column">
                  <wp:posOffset>524928</wp:posOffset>
                </wp:positionH>
                <wp:positionV relativeFrom="paragraph">
                  <wp:posOffset>168709</wp:posOffset>
                </wp:positionV>
                <wp:extent cx="5769610" cy="2679700"/>
                <wp:effectExtent l="57150" t="0" r="59690" b="44450"/>
                <wp:wrapNone/>
                <wp:docPr id="372706280" name="グループ化 718"/>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718781129" name="グループ化 717"/>
                        <wpg:cNvGrpSpPr/>
                        <wpg:grpSpPr>
                          <a:xfrm>
                            <a:off x="0" y="0"/>
                            <a:ext cx="5769610" cy="2679700"/>
                            <a:chOff x="0" y="0"/>
                            <a:chExt cx="5769610" cy="2679700"/>
                          </a:xfrm>
                        </wpg:grpSpPr>
                        <wpg:grpSp>
                          <wpg:cNvPr id="998355050" name="グループ化 1"/>
                          <wpg:cNvGrpSpPr/>
                          <wpg:grpSpPr>
                            <a:xfrm>
                              <a:off x="0" y="0"/>
                              <a:ext cx="5769610" cy="2679700"/>
                              <a:chOff x="0" y="0"/>
                              <a:chExt cx="5769610" cy="2679700"/>
                            </a:xfrm>
                          </wpg:grpSpPr>
                          <wpg:grpSp>
                            <wpg:cNvPr id="404102250" name="グループ化 404102250"/>
                            <wpg:cNvGrpSpPr/>
                            <wpg:grpSpPr>
                              <a:xfrm>
                                <a:off x="0" y="0"/>
                                <a:ext cx="5769610" cy="2679700"/>
                                <a:chOff x="0" y="0"/>
                                <a:chExt cx="5769763" cy="2679818"/>
                              </a:xfrm>
                            </wpg:grpSpPr>
                            <wps:wsp>
                              <wps:cNvPr id="626885044" name="正方形/長方形 626885044"/>
                              <wps:cNvSpPr/>
                              <wps:spPr>
                                <a:xfrm>
                                  <a:off x="0" y="47130"/>
                                  <a:ext cx="5767070" cy="2632688"/>
                                </a:xfrm>
                                <a:prstGeom prst="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9075388" name="フローチャート: 処理 969075388"/>
                              <wps:cNvSpPr/>
                              <wps:spPr>
                                <a:xfrm>
                                  <a:off x="223594" y="928165"/>
                                  <a:ext cx="5368290" cy="1389686"/>
                                </a:xfrm>
                                <a:prstGeom prst="flowChartProcess">
                                  <a:avLst/>
                                </a:prstGeom>
                                <a:solidFill>
                                  <a:sysClr val="window" lastClr="FFFFFF">
                                    <a:lumMod val="85000"/>
                                  </a:sysClr>
                                </a:solidFill>
                                <a:ln w="12700" cap="flat" cmpd="sng" algn="ctr">
                                  <a:solidFill>
                                    <a:sysClr val="window" lastClr="FFFFFF"/>
                                  </a:solidFill>
                                  <a:prstDash val="solid"/>
                                  <a:miter lim="800000"/>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ysClr val="window" lastClr="FFFFFF"/>
                                  </a:extrusionClr>
                                  <a:contourClr>
                                    <a:sysClr val="window" lastClr="FFFFFF"/>
                                  </a:contourClr>
                                </a:sp3d>
                              </wps:spPr>
                              <wps:txbx>
                                <w:txbxContent>
                                  <w:p w14:paraId="019D91C1" w14:textId="44E1E281" w:rsidR="00D711AA" w:rsidRPr="006D6FA5" w:rsidRDefault="00D711AA" w:rsidP="00546DF8">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81212109" name="テキスト ボックス 381212109"/>
                              <wps:cNvSpPr txBox="1"/>
                              <wps:spPr>
                                <a:xfrm>
                                  <a:off x="4661688" y="0"/>
                                  <a:ext cx="1108075" cy="324485"/>
                                </a:xfrm>
                                <a:prstGeom prst="rect">
                                  <a:avLst/>
                                </a:prstGeom>
                                <a:noFill/>
                                <a:ln w="6350">
                                  <a:noFill/>
                                </a:ln>
                              </wps:spPr>
                              <wps:txbx>
                                <w:txbxContent>
                                  <w:p w14:paraId="14ED4420" w14:textId="77777777" w:rsidR="00D711AA" w:rsidRPr="00DC0354" w:rsidRDefault="00D711AA" w:rsidP="00D711AA">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8219209" name="テキスト ボックス 1498219209"/>
                              <wps:cNvSpPr txBox="1"/>
                              <wps:spPr>
                                <a:xfrm>
                                  <a:off x="897296" y="233606"/>
                                  <a:ext cx="1100455" cy="260985"/>
                                </a:xfrm>
                                <a:prstGeom prst="rect">
                                  <a:avLst/>
                                </a:prstGeom>
                                <a:noFill/>
                                <a:ln w="6350">
                                  <a:noFill/>
                                </a:ln>
                              </wps:spPr>
                              <wps:txbx>
                                <w:txbxContent>
                                  <w:p w14:paraId="6D5B3D24" w14:textId="77777777" w:rsidR="00D711AA" w:rsidRPr="00AD64C6" w:rsidRDefault="00D711AA" w:rsidP="00D711AA">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9846412" name="テキスト ボックス 409846412"/>
                              <wps:cNvSpPr txBox="1"/>
                              <wps:spPr>
                                <a:xfrm>
                                  <a:off x="2819539" y="223594"/>
                                  <a:ext cx="791210" cy="260985"/>
                                </a:xfrm>
                                <a:prstGeom prst="rect">
                                  <a:avLst/>
                                </a:prstGeom>
                                <a:noFill/>
                                <a:ln w="6350">
                                  <a:noFill/>
                                </a:ln>
                              </wps:spPr>
                              <wps:txbx>
                                <w:txbxContent>
                                  <w:p w14:paraId="6045784A" w14:textId="77777777" w:rsidR="00D711AA" w:rsidRPr="00AD64C6" w:rsidRDefault="00D711AA" w:rsidP="00D711AA">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00301314" name="フローチャート: 処理 1400301314"/>
                              <wps:cNvSpPr/>
                              <wps:spPr>
                                <a:xfrm>
                                  <a:off x="1968963" y="274070"/>
                                  <a:ext cx="471170" cy="23368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642487D2" w14:textId="77777777" w:rsidR="00D711AA" w:rsidRPr="00A5547C" w:rsidRDefault="00D711AA" w:rsidP="00D711AA">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23978141" name="テキスト ボックス 1323978141"/>
                              <wps:cNvSpPr txBox="1"/>
                              <wps:spPr>
                                <a:xfrm>
                                  <a:off x="1998581" y="540631"/>
                                  <a:ext cx="520608" cy="287002"/>
                                </a:xfrm>
                                <a:prstGeom prst="rect">
                                  <a:avLst/>
                                </a:prstGeom>
                                <a:noFill/>
                                <a:ln w="6350">
                                  <a:noFill/>
                                </a:ln>
                              </wps:spPr>
                              <wps:txbx>
                                <w:txbxContent>
                                  <w:p w14:paraId="687B746E" w14:textId="77777777" w:rsidR="00D711AA" w:rsidRPr="00AD64C6" w:rsidRDefault="00D711AA" w:rsidP="00D711AA">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2971626" name="正方形/長方形 272971626"/>
                              <wps:cNvSpPr/>
                              <wps:spPr>
                                <a:xfrm>
                                  <a:off x="2402386" y="597364"/>
                                  <a:ext cx="476853" cy="196896"/>
                                </a:xfrm>
                                <a:prstGeom prst="rect">
                                  <a:avLst/>
                                </a:prstGeom>
                                <a:solidFill>
                                  <a:sysClr val="window" lastClr="FFFFFF"/>
                                </a:solidFill>
                                <a:ln w="6350" cap="flat" cmpd="sng" algn="ctr">
                                  <a:solidFill>
                                    <a:sysClr val="window" lastClr="FFFFFF">
                                      <a:lumMod val="6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2396118" name="テキスト ボックス 1252396118"/>
                              <wps:cNvSpPr txBox="1"/>
                              <wps:spPr>
                                <a:xfrm>
                                  <a:off x="2359002" y="530619"/>
                                  <a:ext cx="378497" cy="287002"/>
                                </a:xfrm>
                                <a:prstGeom prst="rect">
                                  <a:avLst/>
                                </a:prstGeom>
                                <a:noFill/>
                                <a:ln w="6350">
                                  <a:noFill/>
                                </a:ln>
                              </wps:spPr>
                              <wps:txbx>
                                <w:txbxContent>
                                  <w:p w14:paraId="632E8470" w14:textId="77777777" w:rsidR="00D711AA" w:rsidRPr="0075349F" w:rsidRDefault="00D711AA" w:rsidP="00D711AA">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70829851" name="グループ化 1170829851"/>
                              <wpg:cNvGrpSpPr/>
                              <wpg:grpSpPr>
                                <a:xfrm>
                                  <a:off x="2706073" y="637410"/>
                                  <a:ext cx="153512" cy="90105"/>
                                  <a:chOff x="0" y="0"/>
                                  <a:chExt cx="153512" cy="90105"/>
                                </a:xfrm>
                              </wpg:grpSpPr>
                              <wps:wsp>
                                <wps:cNvPr id="1430747787" name="フローチャート: 組合せ 1430747787"/>
                                <wps:cNvSpPr/>
                                <wps:spPr>
                                  <a:xfrm>
                                    <a:off x="25725" y="30035"/>
                                    <a:ext cx="104427" cy="60070"/>
                                  </a:xfrm>
                                  <a:prstGeom prst="flowChartMerg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1237942" name="正方形/長方形 731237942"/>
                                <wps:cNvSpPr/>
                                <wps:spPr>
                                  <a:xfrm>
                                    <a:off x="0" y="0"/>
                                    <a:ext cx="153512" cy="45719"/>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65995897" name="フローチャート: 処理 865995897"/>
                              <wps:cNvSpPr/>
                              <wps:spPr>
                                <a:xfrm>
                                  <a:off x="3140330" y="587769"/>
                                  <a:ext cx="471170" cy="23368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0A9BACC9" w14:textId="77777777" w:rsidR="00D711AA" w:rsidRPr="00A5547C" w:rsidRDefault="00D711AA" w:rsidP="00D711AA">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848560187" name="フローチャート: 処理 1"/>
                            <wps:cNvSpPr/>
                            <wps:spPr>
                              <a:xfrm>
                                <a:off x="1931164" y="2377017"/>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1140444F" w14:textId="77777777" w:rsidR="00D711AA" w:rsidRPr="00A5547C" w:rsidRDefault="00D711AA" w:rsidP="00D711AA">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pic:pic xmlns:pic="http://schemas.openxmlformats.org/drawingml/2006/picture">
                          <pic:nvPicPr>
                            <pic:cNvPr id="987200147" name="図 725"/>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3803650" y="575734"/>
                              <a:ext cx="481330" cy="240665"/>
                            </a:xfrm>
                            <a:prstGeom prst="rect">
                              <a:avLst/>
                            </a:prstGeom>
                            <a:noFill/>
                            <a:ln>
                              <a:noFill/>
                            </a:ln>
                          </pic:spPr>
                        </pic:pic>
                        <wps:wsp>
                          <wps:cNvPr id="1789493004" name="フローチャート: 処理 1"/>
                          <wps:cNvSpPr/>
                          <wps:spPr>
                            <a:xfrm>
                              <a:off x="3524250" y="262467"/>
                              <a:ext cx="1172814" cy="22668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69894165" w14:textId="77777777" w:rsidR="00D711AA" w:rsidRPr="008E4BAC" w:rsidRDefault="00D711AA" w:rsidP="00D711AA">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TK190000</w:t>
                                </w:r>
                                <w:r w:rsidRPr="00732AFE">
                                  <w:rPr>
                                    <w:rFonts w:ascii="ＭＳ ゴシック" w:eastAsia="ＭＳ ゴシック" w:hAnsi="ＭＳ ゴシック"/>
                                    <w:noProof/>
                                    <w:color w:val="000000" w:themeColor="text1"/>
                                    <w:sz w:val="16"/>
                                    <w:szCs w:val="16"/>
                                  </w:rPr>
                                  <w:drawing>
                                    <wp:inline distT="0" distB="0" distL="0" distR="0" wp14:anchorId="519EB075" wp14:editId="4FE46081">
                                      <wp:extent cx="1095375" cy="213360"/>
                                      <wp:effectExtent l="0" t="0" r="9525" b="0"/>
                                      <wp:docPr id="330287386" name="図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sidRPr="005C6D0F">
                                  <w:rPr>
                                    <w:rFonts w:ascii="ＭＳ ゴシック" w:eastAsia="ＭＳ ゴシック" w:hAnsi="ＭＳ ゴシック"/>
                                    <w:noProof/>
                                    <w:color w:val="000000" w:themeColor="text1"/>
                                    <w:sz w:val="16"/>
                                    <w:szCs w:val="16"/>
                                  </w:rPr>
                                  <w:drawing>
                                    <wp:inline distT="0" distB="0" distL="0" distR="0" wp14:anchorId="07571334" wp14:editId="3288594E">
                                      <wp:extent cx="1095375" cy="213360"/>
                                      <wp:effectExtent l="0" t="0" r="9525" b="0"/>
                                      <wp:docPr id="986578216" name="図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13061567" name="フローチャート: 処理 1"/>
                          <wps:cNvSpPr/>
                          <wps:spPr>
                            <a:xfrm>
                              <a:off x="2641600" y="2374901"/>
                              <a:ext cx="754380"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33D6CDA5" w14:textId="77777777" w:rsidR="00D711AA" w:rsidRPr="00A5547C" w:rsidRDefault="00D711AA" w:rsidP="00D711AA">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816274765" name="フローチャート: 処理 1"/>
                        <wps:cNvSpPr/>
                        <wps:spPr>
                          <a:xfrm>
                            <a:off x="3608916" y="2370666"/>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39848E97" w14:textId="77777777" w:rsidR="00AD73DC" w:rsidRDefault="00AD73DC" w:rsidP="00127871">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p>
                            <w:p w14:paraId="5D14821D" w14:textId="3C879C50" w:rsidR="00127871" w:rsidRPr="00A5547C" w:rsidRDefault="00127871" w:rsidP="00AD73DC">
                              <w:pP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39E1576A" id="_x0000_s1802" style="position:absolute;left:0;text-align:left;margin-left:41.35pt;margin-top:13.3pt;width:454.3pt;height:211pt;z-index:251658639" coordsize="57696,26797"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">
                <v:group id="_x0000_s1803" style="position:absolute;width:57696;height:26797" coordsize="57696,2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">
                  <v:group id="_x0000_s1804" style="position:absolute;width:57696;height:26797" coordsize="57696,2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">
                    <v:group id="グループ化 404102250" o:spid="_x0000_s1805"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">
                      <v:rect id="正方形/長方形 626885044" o:spid="_x0000_s1806"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" fillcolor="window" strokecolor="windowText" strokeweight="1pt"/>
                      <v:shape id="フローチャート: 処理 969075388" o:spid="_x0000_s1807"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" fillcolor="#d9d9d9" strokecolor="window" strokeweight="1pt">
                        <v:textbox inset="0,0,0,0">
                          <w:txbxContent>
                            <w:p w14:paraId="019D91C1" w14:textId="44E1E281" w:rsidR="00D711AA" w:rsidRPr="006D6FA5" w:rsidRDefault="00D711AA" w:rsidP="00546DF8">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381212109" o:spid="_x0000_s1808"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" filled="f" stroked="f" strokeweight=".5pt">
                        <v:textbox>
                          <w:txbxContent>
                            <w:p w14:paraId="14ED4420" w14:textId="77777777" w:rsidR="00D711AA" w:rsidRPr="00DC0354" w:rsidRDefault="00D711AA" w:rsidP="00D711AA">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1498219209" o:spid="_x0000_s1809"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" filled="f" stroked="f" strokeweight=".5pt">
                        <v:textbox>
                          <w:txbxContent>
                            <w:p w14:paraId="6D5B3D24" w14:textId="77777777" w:rsidR="00D711AA" w:rsidRPr="00AD64C6" w:rsidRDefault="00D711AA" w:rsidP="00D711AA">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409846412" o:spid="_x0000_s1810"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" filled="f" stroked="f" strokeweight=".5pt">
                        <v:textbox>
                          <w:txbxContent>
                            <w:p w14:paraId="6045784A" w14:textId="77777777" w:rsidR="00D711AA" w:rsidRPr="00AD64C6" w:rsidRDefault="00D711AA" w:rsidP="00D711AA">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1400301314" o:spid="_x0000_s1811"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" fillcolor="#e7e6e6" strokecolor="#f2f2f2" strokeweight="1pt">
                        <v:shadow on="t" color="black" opacity="26214f" origin="-.5,-.5" offset=".24944mm,.24944mm"/>
                        <v:textbox inset="0,0,0,0">
                          <w:txbxContent>
                            <w:p w14:paraId="642487D2" w14:textId="77777777" w:rsidR="00D711AA" w:rsidRPr="00A5547C" w:rsidRDefault="00D711AA" w:rsidP="00D711AA">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v:textbox>
                      </v:shape>
                      <v:shape id="テキスト ボックス 1323978141" o:spid="_x0000_s1812"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" filled="f" stroked="f" strokeweight=".5pt">
                        <v:textbox>
                          <w:txbxContent>
                            <w:p w14:paraId="687B746E" w14:textId="77777777" w:rsidR="00D711AA" w:rsidRPr="00AD64C6" w:rsidRDefault="00D711AA" w:rsidP="00D711AA">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272971626" o:spid="_x0000_s1813"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" fillcolor="window" strokecolor="#a6a6a6" strokeweight=".5pt"/>
                      <v:shape id="テキスト ボックス 1252396118" o:spid="_x0000_s1814"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" filled="f" stroked="f" strokeweight=".5pt">
                        <v:textbox>
                          <w:txbxContent>
                            <w:p w14:paraId="632E8470" w14:textId="77777777" w:rsidR="00D711AA" w:rsidRPr="0075349F" w:rsidRDefault="00D711AA" w:rsidP="00D711AA">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v:textbox>
                      </v:shape>
                      <v:group id="グループ化 1170829851" o:spid="_x0000_s1815"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">
                        <v:shape id="フローチャート: 組合せ 1430747787" o:spid="_x0000_s1816"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" filled="f" strokecolor="windowText" strokeweight=".5pt"/>
                        <v:rect id="正方形/長方形 731237942" o:spid="_x0000_s1817"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" fillcolor="window" strokecolor="window" strokeweight="1pt"/>
                      </v:group>
                      <v:shape id="フローチャート: 処理 865995897" o:spid="_x0000_s1818"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" fillcolor="#e7e6e6" strokecolor="#f2f2f2" strokeweight="1pt">
                        <v:shadow on="t" color="black" opacity="26214f" origin="-.5,-.5" offset=".24944mm,.24944mm"/>
                        <v:textbox inset="0,0,0,0">
                          <w:txbxContent>
                            <w:p w14:paraId="0A9BACC9" w14:textId="77777777" w:rsidR="00D711AA" w:rsidRPr="00A5547C" w:rsidRDefault="00D711AA" w:rsidP="00D711AA">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819" type="#_x0000_t109" style="position:absolute;left:19311;top:23770;width:4712;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" fillcolor="#e7e6e6" strokecolor="#f2f2f2" strokeweight="1pt">
                      <v:shadow on="t" color="black" opacity="26214f" origin="-.5,-.5" offset=".24944mm,.24944mm"/>
                      <v:textbox inset="0,0,0,0">
                        <w:txbxContent>
                          <w:p w14:paraId="1140444F" w14:textId="77777777" w:rsidR="00D711AA" w:rsidRPr="00A5547C" w:rsidRDefault="00D711AA" w:rsidP="00D711AA">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図 725" o:spid="_x0000_s1820" type="#_x0000_t75" style="position:absolute;left:38036;top:5757;width:4813;height:24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">
                    <v:imagedata r:id="rId17" o:title=""/>
                  </v:shape>
                  <v:shape id="_x0000_s1821" type="#_x0000_t109" style="position:absolute;left:35242;top:2624;width:11728;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" fillcolor="#d8d8d8 [2732]" strokecolor="white [3212]" strokeweight="1pt">
                    <v:textbox inset="0,0,0,0">
                      <w:txbxContent>
                        <w:p w14:paraId="69894165" w14:textId="77777777" w:rsidR="00D711AA" w:rsidRPr="008E4BAC" w:rsidRDefault="00D711AA" w:rsidP="00D711AA">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TK190000</w:t>
                          </w:r>
                          <w:r w:rsidRPr="00732AFE">
                            <w:rPr>
                              <w:rFonts w:ascii="ＭＳ ゴシック" w:eastAsia="ＭＳ ゴシック" w:hAnsi="ＭＳ ゴシック"/>
                              <w:noProof/>
                              <w:color w:val="000000" w:themeColor="text1"/>
                              <w:sz w:val="16"/>
                              <w:szCs w:val="16"/>
                            </w:rPr>
                            <w:drawing>
                              <wp:inline distT="0" distB="0" distL="0" distR="0" wp14:anchorId="519EB075" wp14:editId="4FE46081">
                                <wp:extent cx="1095375" cy="213360"/>
                                <wp:effectExtent l="0" t="0" r="9525" b="0"/>
                                <wp:docPr id="330287386" name="図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sidRPr="005C6D0F">
                            <w:rPr>
                              <w:rFonts w:ascii="ＭＳ ゴシック" w:eastAsia="ＭＳ ゴシック" w:hAnsi="ＭＳ ゴシック"/>
                              <w:noProof/>
                              <w:color w:val="000000" w:themeColor="text1"/>
                              <w:sz w:val="16"/>
                              <w:szCs w:val="16"/>
                            </w:rPr>
                            <w:drawing>
                              <wp:inline distT="0" distB="0" distL="0" distR="0" wp14:anchorId="07571334" wp14:editId="3288594E">
                                <wp:extent cx="1095375" cy="213360"/>
                                <wp:effectExtent l="0" t="0" r="9525" b="0"/>
                                <wp:docPr id="986578216" name="図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Pr>
                              <w:rFonts w:ascii="ＭＳ ゴシック" w:eastAsia="ＭＳ ゴシック" w:hAnsi="ＭＳ ゴシック" w:hint="eastAsia"/>
                              <w:color w:val="000000" w:themeColor="text1"/>
                              <w:sz w:val="16"/>
                              <w:szCs w:val="16"/>
                            </w:rPr>
                            <w:t xml:space="preserve">　　　　　　</w:t>
                          </w:r>
                        </w:p>
                      </w:txbxContent>
                    </v:textbox>
                  </v:shape>
                  <v:shape id="_x0000_s1822" type="#_x0000_t109" style="position:absolute;left:26416;top:23749;width:7543;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" fillcolor="#e7e6e6" strokecolor="#f2f2f2" strokeweight="1pt">
                    <v:shadow on="t" color="black" opacity="26214f" origin="-.5,-.5" offset=".24944mm,.24944mm"/>
                    <v:textbox inset="0,0,0,0">
                      <w:txbxContent>
                        <w:p w14:paraId="33D6CDA5" w14:textId="77777777" w:rsidR="00D711AA" w:rsidRPr="00A5547C" w:rsidRDefault="00D711AA" w:rsidP="00D711AA">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823" type="#_x0000_t109" style="position:absolute;left:36089;top:23706;width:4711;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" fillcolor="#e7e6e6" strokecolor="#f2f2f2" strokeweight="1pt">
                  <v:shadow on="t" color="black" opacity="26214f" origin="-.5,-.5" offset=".24944mm,.24944mm"/>
                  <v:textbox inset="0,0,0,0">
                    <w:txbxContent>
                      <w:p w14:paraId="39848E97" w14:textId="77777777" w:rsidR="00AD73DC" w:rsidRDefault="00AD73DC" w:rsidP="00127871">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p>
                      <w:p w14:paraId="5D14821D" w14:textId="3C879C50" w:rsidR="00127871" w:rsidRPr="00A5547C" w:rsidRDefault="00127871" w:rsidP="00AD73DC">
                        <w:pP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　</w:t>
                        </w:r>
                      </w:p>
                    </w:txbxContent>
                  </v:textbox>
                </v:shape>
              </v:group>
            </w:pict>
          </mc:Fallback>
        </mc:AlternateContent>
      </w:r>
      <w:bookmarkEnd w:id="294"/>
      <w:bookmarkEnd w:id="295"/>
      <w:bookmarkEnd w:id="296"/>
      <w:r w:rsidR="00F220A9">
        <w:rPr>
          <w:rFonts w:hint="eastAsia"/>
        </w:rPr>
        <w:t>未ログイン</w:t>
      </w:r>
      <w:bookmarkEnd w:id="297"/>
    </w:p>
    <w:p w14:paraId="2AEA03F3" w14:textId="390A57D9" w:rsidR="00F220A9" w:rsidRDefault="00F220A9" w:rsidP="00F220A9">
      <w:pPr>
        <w:widowControl/>
        <w:jc w:val="left"/>
      </w:pPr>
    </w:p>
    <w:p w14:paraId="3AE7BB6B" w14:textId="279365DB" w:rsidR="00127871" w:rsidRDefault="00127871" w:rsidP="00F220A9">
      <w:pPr>
        <w:widowControl/>
        <w:jc w:val="left"/>
      </w:pPr>
    </w:p>
    <w:p w14:paraId="156FE49B" w14:textId="07328B89" w:rsidR="00127871" w:rsidRDefault="00127871" w:rsidP="00F220A9">
      <w:pPr>
        <w:widowControl/>
        <w:jc w:val="left"/>
      </w:pPr>
    </w:p>
    <w:p w14:paraId="5AF57246" w14:textId="66496919" w:rsidR="00127871" w:rsidRDefault="00AC7D78" w:rsidP="00F220A9">
      <w:pPr>
        <w:widowControl/>
        <w:jc w:val="left"/>
      </w:pPr>
      <w:bookmarkStart w:id="298" w:name="_Toc234940567"/>
      <w:r>
        <w:rPr>
          <w:noProof/>
        </w:rPr>
        <mc:AlternateContent>
          <mc:Choice Requires="wps">
            <w:drawing>
              <wp:anchor distT="0" distB="0" distL="114300" distR="114300" simplePos="0" relativeHeight="251665844" behindDoc="0" locked="0" layoutInCell="1" allowOverlap="1" wp14:anchorId="3DFE9C5C" wp14:editId="49BA8FD9">
                <wp:simplePos x="0" y="0"/>
                <wp:positionH relativeFrom="column">
                  <wp:posOffset>820420</wp:posOffset>
                </wp:positionH>
                <wp:positionV relativeFrom="paragraph">
                  <wp:posOffset>213995</wp:posOffset>
                </wp:positionV>
                <wp:extent cx="5833110" cy="210185"/>
                <wp:effectExtent l="0" t="0" r="8890" b="5715"/>
                <wp:wrapNone/>
                <wp:docPr id="668431012" name="テキスト ボックス 1"/>
                <wp:cNvGraphicFramePr/>
                <a:graphic xmlns:a="http://schemas.openxmlformats.org/drawingml/2006/main">
                  <a:graphicData uri="http://schemas.microsoft.com/office/word/2010/wordprocessingShape">
                    <wps:wsp>
                      <wps:cNvSpPr txBox="1"/>
                      <wps:spPr>
                        <a:xfrm>
                          <a:off x="0" y="0"/>
                          <a:ext cx="5833110" cy="210185"/>
                        </a:xfrm>
                        <a:prstGeom prst="rect">
                          <a:avLst/>
                        </a:prstGeom>
                        <a:noFill/>
                        <a:ln w="6350">
                          <a:noFill/>
                        </a:ln>
                      </wps:spPr>
                      <wps:txbx>
                        <w:txbxContent>
                          <w:p w14:paraId="0307754E" w14:textId="77777777" w:rsidR="004C00BA" w:rsidRPr="00C31344" w:rsidRDefault="004C00BA" w:rsidP="004C00BA">
                            <w:pPr>
                              <w:rPr>
                                <w:rFonts w:ascii="ＭＳ Ｐゴシック" w:eastAsia="ＭＳ Ｐゴシック" w:hAnsi="ＭＳ Ｐゴシック"/>
                                <w:sz w:val="14"/>
                                <w:szCs w:val="14"/>
                              </w:rPr>
                            </w:pPr>
                            <w:r>
                              <w:rPr>
                                <w:rFonts w:ascii="ＭＳ Ｐゴシック" w:eastAsia="ＭＳ Ｐゴシック" w:hAnsi="ＭＳ Ｐゴシック" w:hint="eastAsia"/>
                                <w:sz w:val="14"/>
                                <w:szCs w:val="14"/>
                              </w:rPr>
                              <w:t>ログインして下さい。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DFE9C5C" id="_x0000_s1824" type="#_x0000_t202" style="position:absolute;margin-left:64.6pt;margin-top:16.85pt;width:459.3pt;height:16.55pt;z-index:2516658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" filled="f" stroked="f" strokeweight=".5pt">
                <v:textbox inset="0,0,0,0">
                  <w:txbxContent>
                    <w:p w14:paraId="0307754E" w14:textId="77777777" w:rsidR="004C00BA" w:rsidRPr="00C31344" w:rsidRDefault="004C00BA" w:rsidP="004C00BA">
                      <w:pPr>
                        <w:rPr>
                          <w:rFonts w:ascii="ＭＳ Ｐゴシック" w:eastAsia="ＭＳ Ｐゴシック" w:hAnsi="ＭＳ Ｐゴシック"/>
                          <w:sz w:val="14"/>
                          <w:szCs w:val="14"/>
                        </w:rPr>
                      </w:pPr>
                      <w:r>
                        <w:rPr>
                          <w:rFonts w:ascii="ＭＳ Ｐゴシック" w:eastAsia="ＭＳ Ｐゴシック" w:hAnsi="ＭＳ Ｐゴシック" w:hint="eastAsia"/>
                          <w:sz w:val="14"/>
                          <w:szCs w:val="14"/>
                        </w:rPr>
                        <w:t>ログインして下さい。</w:t>
                      </w:r>
                    </w:p>
                  </w:txbxContent>
                </v:textbox>
              </v:shape>
            </w:pict>
          </mc:Fallback>
        </mc:AlternateContent>
      </w:r>
      <w:bookmarkEnd w:id="298"/>
    </w:p>
    <w:p w14:paraId="189882FB" w14:textId="0F0C4F43" w:rsidR="00127871" w:rsidRDefault="00127871" w:rsidP="00F220A9">
      <w:pPr>
        <w:widowControl/>
        <w:jc w:val="left"/>
      </w:pPr>
    </w:p>
    <w:p w14:paraId="59CEA986" w14:textId="57E23AF0" w:rsidR="00127871" w:rsidRDefault="00127871" w:rsidP="00F220A9">
      <w:pPr>
        <w:widowControl/>
        <w:jc w:val="left"/>
      </w:pPr>
    </w:p>
    <w:p w14:paraId="069E050D" w14:textId="5C1001C7" w:rsidR="00127871" w:rsidRDefault="00127871" w:rsidP="00F220A9">
      <w:pPr>
        <w:widowControl/>
        <w:jc w:val="left"/>
      </w:pPr>
    </w:p>
    <w:p w14:paraId="34F8783E" w14:textId="017285B1" w:rsidR="00127871" w:rsidRDefault="00127871" w:rsidP="00F220A9">
      <w:pPr>
        <w:widowControl/>
        <w:jc w:val="left"/>
      </w:pPr>
    </w:p>
    <w:p w14:paraId="46E7BE9A" w14:textId="37FF98C6" w:rsidR="00127871" w:rsidRDefault="00127871" w:rsidP="00F220A9">
      <w:pPr>
        <w:widowControl/>
        <w:jc w:val="left"/>
      </w:pPr>
    </w:p>
    <w:p w14:paraId="5086845D" w14:textId="33129D80" w:rsidR="00127871" w:rsidRDefault="00127871" w:rsidP="00F220A9">
      <w:pPr>
        <w:widowControl/>
        <w:jc w:val="left"/>
      </w:pPr>
    </w:p>
    <w:p w14:paraId="75BE52A7" w14:textId="4A79520D" w:rsidR="00127871" w:rsidRDefault="00127871" w:rsidP="00F220A9">
      <w:pPr>
        <w:widowControl/>
        <w:jc w:val="left"/>
      </w:pPr>
    </w:p>
    <w:p w14:paraId="20186B53" w14:textId="076DC33C" w:rsidR="00127871" w:rsidRDefault="00127871" w:rsidP="00F220A9">
      <w:pPr>
        <w:widowControl/>
        <w:jc w:val="left"/>
      </w:pPr>
    </w:p>
    <w:p w14:paraId="69DAFC6D" w14:textId="37C37A2F" w:rsidR="00AD73DC" w:rsidRDefault="00AD73DC" w:rsidP="00AD73DC">
      <w:pPr>
        <w:ind w:firstLine="840"/>
        <w:jc w:val="left"/>
      </w:pPr>
      <w:r>
        <w:rPr>
          <w:rFonts w:hint="eastAsia"/>
        </w:rPr>
        <w:t>結果表示エリアにエラーメッセージを表示する。</w:t>
      </w:r>
    </w:p>
    <w:p w14:paraId="1112D9F0" w14:textId="00C5D1F2" w:rsidR="00AD73DC" w:rsidRDefault="00AD73DC" w:rsidP="00AD73DC">
      <w:pPr>
        <w:ind w:firstLine="840"/>
        <w:jc w:val="left"/>
      </w:pPr>
      <w:r>
        <w:rPr>
          <w:rFonts w:hint="eastAsia"/>
        </w:rPr>
        <w:t>・未ログイン状態：「ログインしてください」</w:t>
      </w:r>
    </w:p>
    <w:p w14:paraId="0AC798E7" w14:textId="4FCDFCA7" w:rsidR="007F34BF" w:rsidRDefault="00AD73DC" w:rsidP="007F34BF">
      <w:pPr>
        <w:ind w:firstLine="840"/>
        <w:jc w:val="left"/>
      </w:pPr>
      <w:r>
        <w:rPr>
          <w:rFonts w:hint="eastAsia"/>
        </w:rPr>
        <w:t>・表示後は</w:t>
      </w:r>
      <w:r>
        <w:t>4.3.1</w:t>
      </w:r>
      <w:r>
        <w:rPr>
          <w:rFonts w:hint="eastAsia"/>
        </w:rPr>
        <w:t xml:space="preserve">　システム起動時の状態（各ボタン操作が可能）に戻る。</w:t>
      </w:r>
    </w:p>
    <w:p w14:paraId="4A6BA169" w14:textId="255B2D27" w:rsidR="007F34BF" w:rsidRDefault="007F34BF" w:rsidP="007F34BF">
      <w:pPr>
        <w:ind w:firstLine="840"/>
        <w:jc w:val="left"/>
      </w:pPr>
    </w:p>
    <w:p w14:paraId="15A901EB" w14:textId="6D6CD979" w:rsidR="00D711AA" w:rsidRDefault="00AC7D78" w:rsidP="005167DE">
      <w:pPr>
        <w:pStyle w:val="a4"/>
        <w:widowControl/>
        <w:numPr>
          <w:ilvl w:val="3"/>
          <w:numId w:val="1"/>
        </w:numPr>
        <w:ind w:leftChars="0"/>
        <w:jc w:val="left"/>
        <w:outlineLvl w:val="3"/>
      </w:pPr>
      <w:bookmarkStart w:id="299" w:name="_Toc234575175"/>
      <w:bookmarkStart w:id="300" w:name="_Toc234575859"/>
      <w:bookmarkStart w:id="301" w:name="_Toc234940569"/>
      <w:r>
        <w:rPr>
          <w:noProof/>
        </w:rPr>
        <mc:AlternateContent>
          <mc:Choice Requires="wpg">
            <w:drawing>
              <wp:anchor distT="0" distB="0" distL="114300" distR="114300" simplePos="0" relativeHeight="251658640" behindDoc="1" locked="0" layoutInCell="1" allowOverlap="1" wp14:anchorId="5B5B7067" wp14:editId="4C0099F3">
                <wp:simplePos x="0" y="0"/>
                <wp:positionH relativeFrom="column">
                  <wp:posOffset>441495</wp:posOffset>
                </wp:positionH>
                <wp:positionV relativeFrom="paragraph">
                  <wp:posOffset>134755</wp:posOffset>
                </wp:positionV>
                <wp:extent cx="5769610" cy="2679700"/>
                <wp:effectExtent l="57150" t="0" r="59690" b="44450"/>
                <wp:wrapNone/>
                <wp:docPr id="523540174" name="グループ化 718"/>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1516248761" name="グループ化 717"/>
                        <wpg:cNvGrpSpPr/>
                        <wpg:grpSpPr>
                          <a:xfrm>
                            <a:off x="0" y="0"/>
                            <a:ext cx="5769610" cy="2679700"/>
                            <a:chOff x="0" y="0"/>
                            <a:chExt cx="5769610" cy="2679700"/>
                          </a:xfrm>
                        </wpg:grpSpPr>
                        <wpg:grpSp>
                          <wpg:cNvPr id="1132295709" name="グループ化 1"/>
                          <wpg:cNvGrpSpPr/>
                          <wpg:grpSpPr>
                            <a:xfrm>
                              <a:off x="0" y="0"/>
                              <a:ext cx="5769610" cy="2679700"/>
                              <a:chOff x="0" y="0"/>
                              <a:chExt cx="5769610" cy="2679700"/>
                            </a:xfrm>
                          </wpg:grpSpPr>
                          <wpg:grpSp>
                            <wpg:cNvPr id="506625871" name="グループ化 506625871"/>
                            <wpg:cNvGrpSpPr/>
                            <wpg:grpSpPr>
                              <a:xfrm>
                                <a:off x="0" y="0"/>
                                <a:ext cx="5769610" cy="2679700"/>
                                <a:chOff x="0" y="0"/>
                                <a:chExt cx="5769763" cy="2679818"/>
                              </a:xfrm>
                            </wpg:grpSpPr>
                            <wps:wsp>
                              <wps:cNvPr id="298218244" name="正方形/長方形 298218244"/>
                              <wps:cNvSpPr/>
                              <wps:spPr>
                                <a:xfrm>
                                  <a:off x="0" y="47130"/>
                                  <a:ext cx="5767070" cy="2632688"/>
                                </a:xfrm>
                                <a:prstGeom prst="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0517286" name="フローチャート: 処理 1920517286"/>
                              <wps:cNvSpPr/>
                              <wps:spPr>
                                <a:xfrm>
                                  <a:off x="223594" y="928165"/>
                                  <a:ext cx="5368290" cy="1389686"/>
                                </a:xfrm>
                                <a:prstGeom prst="flowChartProcess">
                                  <a:avLst/>
                                </a:prstGeom>
                                <a:solidFill>
                                  <a:sysClr val="window" lastClr="FFFFFF">
                                    <a:lumMod val="85000"/>
                                  </a:sysClr>
                                </a:solidFill>
                                <a:ln w="12700" cap="flat" cmpd="sng" algn="ctr">
                                  <a:solidFill>
                                    <a:sysClr val="window" lastClr="FFFFFF"/>
                                  </a:solidFill>
                                  <a:prstDash val="solid"/>
                                  <a:miter lim="800000"/>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ysClr val="window" lastClr="FFFFFF"/>
                                  </a:extrusionClr>
                                  <a:contourClr>
                                    <a:sysClr val="window" lastClr="FFFFFF"/>
                                  </a:contourClr>
                                </a:sp3d>
                              </wps:spPr>
                              <wps:txbx>
                                <w:txbxContent>
                                  <w:p w14:paraId="43EFD111" w14:textId="1E1C09EB" w:rsidR="007F34BF" w:rsidRPr="006D6FA5" w:rsidRDefault="007F34BF" w:rsidP="007F34BF">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47080726" name="テキスト ボックス 1447080726"/>
                              <wps:cNvSpPr txBox="1"/>
                              <wps:spPr>
                                <a:xfrm>
                                  <a:off x="4661688" y="0"/>
                                  <a:ext cx="1108075" cy="324485"/>
                                </a:xfrm>
                                <a:prstGeom prst="rect">
                                  <a:avLst/>
                                </a:prstGeom>
                                <a:noFill/>
                                <a:ln w="6350">
                                  <a:noFill/>
                                </a:ln>
                              </wps:spPr>
                              <wps:txbx>
                                <w:txbxContent>
                                  <w:p w14:paraId="62344B98" w14:textId="77777777" w:rsidR="007F34BF" w:rsidRPr="00DC0354" w:rsidRDefault="007F34BF" w:rsidP="007F34BF">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2161059" name="テキスト ボックス 772161059"/>
                              <wps:cNvSpPr txBox="1"/>
                              <wps:spPr>
                                <a:xfrm>
                                  <a:off x="897296" y="233606"/>
                                  <a:ext cx="1100455" cy="260985"/>
                                </a:xfrm>
                                <a:prstGeom prst="rect">
                                  <a:avLst/>
                                </a:prstGeom>
                                <a:noFill/>
                                <a:ln w="6350">
                                  <a:noFill/>
                                </a:ln>
                              </wps:spPr>
                              <wps:txbx>
                                <w:txbxContent>
                                  <w:p w14:paraId="0B44FEEF" w14:textId="77777777" w:rsidR="007F34BF" w:rsidRPr="00AD64C6" w:rsidRDefault="007F34BF" w:rsidP="007F34BF">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1738793" name="テキスト ボックス 1881738793"/>
                              <wps:cNvSpPr txBox="1"/>
                              <wps:spPr>
                                <a:xfrm>
                                  <a:off x="2819539" y="223594"/>
                                  <a:ext cx="791210" cy="260985"/>
                                </a:xfrm>
                                <a:prstGeom prst="rect">
                                  <a:avLst/>
                                </a:prstGeom>
                                <a:noFill/>
                                <a:ln w="6350">
                                  <a:noFill/>
                                </a:ln>
                              </wps:spPr>
                              <wps:txbx>
                                <w:txbxContent>
                                  <w:p w14:paraId="70F4BBD6" w14:textId="77777777" w:rsidR="007F34BF" w:rsidRPr="00AD64C6" w:rsidRDefault="007F34BF" w:rsidP="007F34BF">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2935249" name="フローチャート: 処理 1182935249"/>
                              <wps:cNvSpPr/>
                              <wps:spPr>
                                <a:xfrm>
                                  <a:off x="1968963" y="274070"/>
                                  <a:ext cx="471170" cy="23368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77D6F69A" w14:textId="77777777" w:rsidR="007F34BF" w:rsidRPr="00A5547C" w:rsidRDefault="007F34BF" w:rsidP="007F34BF">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55536390" name="テキスト ボックス 1255536390"/>
                              <wps:cNvSpPr txBox="1"/>
                              <wps:spPr>
                                <a:xfrm>
                                  <a:off x="1998581" y="540631"/>
                                  <a:ext cx="520608" cy="287002"/>
                                </a:xfrm>
                                <a:prstGeom prst="rect">
                                  <a:avLst/>
                                </a:prstGeom>
                                <a:noFill/>
                                <a:ln w="6350">
                                  <a:noFill/>
                                </a:ln>
                              </wps:spPr>
                              <wps:txbx>
                                <w:txbxContent>
                                  <w:p w14:paraId="0CBF6783" w14:textId="77777777" w:rsidR="007F34BF" w:rsidRPr="00AD64C6" w:rsidRDefault="007F34BF" w:rsidP="007F34BF">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1736381" name="正方形/長方形 1921736381"/>
                              <wps:cNvSpPr/>
                              <wps:spPr>
                                <a:xfrm>
                                  <a:off x="2402386" y="597364"/>
                                  <a:ext cx="476853" cy="196896"/>
                                </a:xfrm>
                                <a:prstGeom prst="rect">
                                  <a:avLst/>
                                </a:prstGeom>
                                <a:solidFill>
                                  <a:sysClr val="window" lastClr="FFFFFF"/>
                                </a:solidFill>
                                <a:ln w="6350" cap="flat" cmpd="sng" algn="ctr">
                                  <a:solidFill>
                                    <a:sysClr val="window" lastClr="FFFFFF">
                                      <a:lumMod val="6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4173678" name="テキスト ボックス 1014173678"/>
                              <wps:cNvSpPr txBox="1"/>
                              <wps:spPr>
                                <a:xfrm>
                                  <a:off x="2359002" y="530619"/>
                                  <a:ext cx="378497" cy="287002"/>
                                </a:xfrm>
                                <a:prstGeom prst="rect">
                                  <a:avLst/>
                                </a:prstGeom>
                                <a:noFill/>
                                <a:ln w="6350">
                                  <a:noFill/>
                                </a:ln>
                              </wps:spPr>
                              <wps:txbx>
                                <w:txbxContent>
                                  <w:p w14:paraId="25F2BFEB" w14:textId="77777777" w:rsidR="007F34BF" w:rsidRPr="0075349F" w:rsidRDefault="007F34BF" w:rsidP="007F34BF">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42567422" name="グループ化 442567422"/>
                              <wpg:cNvGrpSpPr/>
                              <wpg:grpSpPr>
                                <a:xfrm>
                                  <a:off x="2706073" y="637410"/>
                                  <a:ext cx="153512" cy="90105"/>
                                  <a:chOff x="0" y="0"/>
                                  <a:chExt cx="153512" cy="90105"/>
                                </a:xfrm>
                              </wpg:grpSpPr>
                              <wps:wsp>
                                <wps:cNvPr id="801094919" name="フローチャート: 組合せ 801094919"/>
                                <wps:cNvSpPr/>
                                <wps:spPr>
                                  <a:xfrm>
                                    <a:off x="25725" y="30035"/>
                                    <a:ext cx="104427" cy="60070"/>
                                  </a:xfrm>
                                  <a:prstGeom prst="flowChartMerg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8680460" name="正方形/長方形 1338680460"/>
                                <wps:cNvSpPr/>
                                <wps:spPr>
                                  <a:xfrm>
                                    <a:off x="0" y="0"/>
                                    <a:ext cx="153512" cy="45719"/>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81806300" name="フローチャート: 処理 781806300"/>
                              <wps:cNvSpPr/>
                              <wps:spPr>
                                <a:xfrm>
                                  <a:off x="3140330" y="587769"/>
                                  <a:ext cx="471170" cy="23368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6CB95E1B" w14:textId="77777777" w:rsidR="007F34BF" w:rsidRPr="00A5547C" w:rsidRDefault="007F34BF" w:rsidP="007F34B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933785800" name="フローチャート: 処理 1"/>
                            <wps:cNvSpPr/>
                            <wps:spPr>
                              <a:xfrm>
                                <a:off x="1931164" y="2377017"/>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1E5C1371" w14:textId="77777777" w:rsidR="007F34BF" w:rsidRPr="00A5547C" w:rsidRDefault="007F34BF" w:rsidP="007F34B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pic:pic xmlns:pic="http://schemas.openxmlformats.org/drawingml/2006/picture">
                          <pic:nvPicPr>
                            <pic:cNvPr id="2047823165" name="図 725"/>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3803650" y="575734"/>
                              <a:ext cx="481330" cy="240665"/>
                            </a:xfrm>
                            <a:prstGeom prst="rect">
                              <a:avLst/>
                            </a:prstGeom>
                            <a:noFill/>
                            <a:ln>
                              <a:noFill/>
                            </a:ln>
                          </pic:spPr>
                        </pic:pic>
                        <wps:wsp>
                          <wps:cNvPr id="1429701255" name="フローチャート: 処理 1"/>
                          <wps:cNvSpPr/>
                          <wps:spPr>
                            <a:xfrm>
                              <a:off x="3524250" y="262467"/>
                              <a:ext cx="1172814" cy="22668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4D62A39A" w14:textId="77777777" w:rsidR="007F34BF" w:rsidRPr="008E4BAC" w:rsidRDefault="007F34BF" w:rsidP="007F34BF">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TK190000</w:t>
                                </w:r>
                                <w:r w:rsidRPr="00732AFE">
                                  <w:rPr>
                                    <w:rFonts w:ascii="ＭＳ ゴシック" w:eastAsia="ＭＳ ゴシック" w:hAnsi="ＭＳ ゴシック"/>
                                    <w:noProof/>
                                    <w:color w:val="000000" w:themeColor="text1"/>
                                    <w:sz w:val="16"/>
                                    <w:szCs w:val="16"/>
                                  </w:rPr>
                                  <w:drawing>
                                    <wp:inline distT="0" distB="0" distL="0" distR="0" wp14:anchorId="5C2B24B5" wp14:editId="7E2C24D1">
                                      <wp:extent cx="1095375" cy="213360"/>
                                      <wp:effectExtent l="0" t="0" r="9525" b="0"/>
                                      <wp:docPr id="686672244" name="図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sidRPr="005C6D0F">
                                  <w:rPr>
                                    <w:rFonts w:ascii="ＭＳ ゴシック" w:eastAsia="ＭＳ ゴシック" w:hAnsi="ＭＳ ゴシック"/>
                                    <w:noProof/>
                                    <w:color w:val="000000" w:themeColor="text1"/>
                                    <w:sz w:val="16"/>
                                    <w:szCs w:val="16"/>
                                  </w:rPr>
                                  <w:drawing>
                                    <wp:inline distT="0" distB="0" distL="0" distR="0" wp14:anchorId="7E8D69CC" wp14:editId="1220AB54">
                                      <wp:extent cx="1095375" cy="213360"/>
                                      <wp:effectExtent l="0" t="0" r="9525" b="0"/>
                                      <wp:docPr id="1568470565" name="図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05341773" name="フローチャート: 処理 1"/>
                          <wps:cNvSpPr/>
                          <wps:spPr>
                            <a:xfrm>
                              <a:off x="2641600" y="2374901"/>
                              <a:ext cx="754380"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0A595E81" w14:textId="77777777" w:rsidR="007F34BF" w:rsidRPr="00A5547C" w:rsidRDefault="007F34BF" w:rsidP="007F34B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751779975" name="フローチャート: 処理 1"/>
                        <wps:cNvSpPr/>
                        <wps:spPr>
                          <a:xfrm>
                            <a:off x="3608916" y="2370666"/>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218B3C0E" w14:textId="77777777" w:rsidR="007F34BF" w:rsidRDefault="007F34BF" w:rsidP="007F34B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p>
                            <w:p w14:paraId="758B999C" w14:textId="77777777" w:rsidR="007F34BF" w:rsidRPr="00A5547C" w:rsidRDefault="007F34BF" w:rsidP="007F34BF">
                              <w:pP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5B5B7067" id="_x0000_s1825" style="position:absolute;left:0;text-align:left;margin-left:34.75pt;margin-top:10.6pt;width:454.3pt;height:211pt;z-index:-251657840" coordsize="57696,26797"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">
                <v:group id="_x0000_s1826" style="position:absolute;width:57696;height:26797" coordsize="57696,2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">
                  <v:group id="_x0000_s1827" style="position:absolute;width:57696;height:26797" coordsize="57696,2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">
                    <v:group id="グループ化 506625871" o:spid="_x0000_s1828"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">
                      <v:rect id="正方形/長方形 298218244" o:spid="_x0000_s1829"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" fillcolor="window" strokecolor="windowText" strokeweight="1pt"/>
                      <v:shape id="フローチャート: 処理 1920517286" o:spid="_x0000_s1830"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" fillcolor="#d9d9d9" strokecolor="window" strokeweight="1pt">
                        <v:textbox inset="0,0,0,0">
                          <w:txbxContent>
                            <w:p w14:paraId="43EFD111" w14:textId="1E1C09EB" w:rsidR="007F34BF" w:rsidRPr="006D6FA5" w:rsidRDefault="007F34BF" w:rsidP="007F34BF">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1447080726" o:spid="_x0000_s1831"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" filled="f" stroked="f" strokeweight=".5pt">
                        <v:textbox>
                          <w:txbxContent>
                            <w:p w14:paraId="62344B98" w14:textId="77777777" w:rsidR="007F34BF" w:rsidRPr="00DC0354" w:rsidRDefault="007F34BF" w:rsidP="007F34BF">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772161059" o:spid="_x0000_s1832"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" filled="f" stroked="f" strokeweight=".5pt">
                        <v:textbox>
                          <w:txbxContent>
                            <w:p w14:paraId="0B44FEEF" w14:textId="77777777" w:rsidR="007F34BF" w:rsidRPr="00AD64C6" w:rsidRDefault="007F34BF" w:rsidP="007F34BF">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1881738793" o:spid="_x0000_s1833"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" filled="f" stroked="f" strokeweight=".5pt">
                        <v:textbox>
                          <w:txbxContent>
                            <w:p w14:paraId="70F4BBD6" w14:textId="77777777" w:rsidR="007F34BF" w:rsidRPr="00AD64C6" w:rsidRDefault="007F34BF" w:rsidP="007F34BF">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1182935249" o:spid="_x0000_s1834"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" fillcolor="#e7e6e6" strokecolor="#f2f2f2" strokeweight="1pt">
                        <v:shadow on="t" color="black" opacity="26214f" origin="-.5,-.5" offset=".24944mm,.24944mm"/>
                        <v:textbox inset="0,0,0,0">
                          <w:txbxContent>
                            <w:p w14:paraId="77D6F69A" w14:textId="77777777" w:rsidR="007F34BF" w:rsidRPr="00A5547C" w:rsidRDefault="007F34BF" w:rsidP="007F34BF">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v:textbox>
                      </v:shape>
                      <v:shape id="テキスト ボックス 1255536390" o:spid="_x0000_s1835"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" filled="f" stroked="f" strokeweight=".5pt">
                        <v:textbox>
                          <w:txbxContent>
                            <w:p w14:paraId="0CBF6783" w14:textId="77777777" w:rsidR="007F34BF" w:rsidRPr="00AD64C6" w:rsidRDefault="007F34BF" w:rsidP="007F34BF">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1921736381" o:spid="_x0000_s1836"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" fillcolor="window" strokecolor="#a6a6a6" strokeweight=".5pt"/>
                      <v:shape id="テキスト ボックス 1014173678" o:spid="_x0000_s1837"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" filled="f" stroked="f" strokeweight=".5pt">
                        <v:textbox>
                          <w:txbxContent>
                            <w:p w14:paraId="25F2BFEB" w14:textId="77777777" w:rsidR="007F34BF" w:rsidRPr="0075349F" w:rsidRDefault="007F34BF" w:rsidP="007F34BF">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v:textbox>
                      </v:shape>
                      <v:group id="グループ化 442567422" o:spid="_x0000_s1838"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">
                        <v:shape id="フローチャート: 組合せ 801094919" o:spid="_x0000_s1839"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" filled="f" strokecolor="windowText" strokeweight=".5pt"/>
                        <v:rect id="正方形/長方形 1338680460" o:spid="_x0000_s1840"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" fillcolor="window" strokecolor="window" strokeweight="1pt"/>
                      </v:group>
                      <v:shape id="フローチャート: 処理 781806300" o:spid="_x0000_s1841"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" fillcolor="#e7e6e6" strokecolor="#f2f2f2" strokeweight="1pt">
                        <v:shadow on="t" color="black" opacity="26214f" origin="-.5,-.5" offset=".24944mm,.24944mm"/>
                        <v:textbox inset="0,0,0,0">
                          <w:txbxContent>
                            <w:p w14:paraId="6CB95E1B" w14:textId="77777777" w:rsidR="007F34BF" w:rsidRPr="00A5547C" w:rsidRDefault="007F34BF" w:rsidP="007F34B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842" type="#_x0000_t109" style="position:absolute;left:19311;top:23770;width:4712;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" fillcolor="#e7e6e6" strokecolor="#f2f2f2" strokeweight="1pt">
                      <v:shadow on="t" color="black" opacity="26214f" origin="-.5,-.5" offset=".24944mm,.24944mm"/>
                      <v:textbox inset="0,0,0,0">
                        <w:txbxContent>
                          <w:p w14:paraId="1E5C1371" w14:textId="77777777" w:rsidR="007F34BF" w:rsidRPr="00A5547C" w:rsidRDefault="007F34BF" w:rsidP="007F34B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図 725" o:spid="_x0000_s1843" type="#_x0000_t75" style="position:absolute;left:38036;top:5757;width:4813;height:24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">
                    <v:imagedata r:id="rId17" o:title=""/>
                  </v:shape>
                  <v:shape id="_x0000_s1844" type="#_x0000_t109" style="position:absolute;left:35242;top:2624;width:11728;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" fillcolor="#d8d8d8 [2732]" strokecolor="white [3212]" strokeweight="1pt">
                    <v:textbox inset="0,0,0,0">
                      <w:txbxContent>
                        <w:p w14:paraId="4D62A39A" w14:textId="77777777" w:rsidR="007F34BF" w:rsidRPr="008E4BAC" w:rsidRDefault="007F34BF" w:rsidP="007F34BF">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TK190000</w:t>
                          </w:r>
                          <w:r w:rsidRPr="00732AFE">
                            <w:rPr>
                              <w:rFonts w:ascii="ＭＳ ゴシック" w:eastAsia="ＭＳ ゴシック" w:hAnsi="ＭＳ ゴシック"/>
                              <w:noProof/>
                              <w:color w:val="000000" w:themeColor="text1"/>
                              <w:sz w:val="16"/>
                              <w:szCs w:val="16"/>
                            </w:rPr>
                            <w:drawing>
                              <wp:inline distT="0" distB="0" distL="0" distR="0" wp14:anchorId="5C2B24B5" wp14:editId="7E2C24D1">
                                <wp:extent cx="1095375" cy="213360"/>
                                <wp:effectExtent l="0" t="0" r="9525" b="0"/>
                                <wp:docPr id="686672244" name="図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sidRPr="005C6D0F">
                            <w:rPr>
                              <w:rFonts w:ascii="ＭＳ ゴシック" w:eastAsia="ＭＳ ゴシック" w:hAnsi="ＭＳ ゴシック"/>
                              <w:noProof/>
                              <w:color w:val="000000" w:themeColor="text1"/>
                              <w:sz w:val="16"/>
                              <w:szCs w:val="16"/>
                            </w:rPr>
                            <w:drawing>
                              <wp:inline distT="0" distB="0" distL="0" distR="0" wp14:anchorId="7E8D69CC" wp14:editId="1220AB54">
                                <wp:extent cx="1095375" cy="213360"/>
                                <wp:effectExtent l="0" t="0" r="9525" b="0"/>
                                <wp:docPr id="1568470565" name="図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Pr>
                              <w:rFonts w:ascii="ＭＳ ゴシック" w:eastAsia="ＭＳ ゴシック" w:hAnsi="ＭＳ ゴシック" w:hint="eastAsia"/>
                              <w:color w:val="000000" w:themeColor="text1"/>
                              <w:sz w:val="16"/>
                              <w:szCs w:val="16"/>
                            </w:rPr>
                            <w:t xml:space="preserve">　　　　　　</w:t>
                          </w:r>
                        </w:p>
                      </w:txbxContent>
                    </v:textbox>
                  </v:shape>
                  <v:shape id="_x0000_s1845" type="#_x0000_t109" style="position:absolute;left:26416;top:23749;width:7543;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" fillcolor="#e7e6e6" strokecolor="#f2f2f2" strokeweight="1pt">
                    <v:shadow on="t" color="black" opacity="26214f" origin="-.5,-.5" offset=".24944mm,.24944mm"/>
                    <v:textbox inset="0,0,0,0">
                      <w:txbxContent>
                        <w:p w14:paraId="0A595E81" w14:textId="77777777" w:rsidR="007F34BF" w:rsidRPr="00A5547C" w:rsidRDefault="007F34BF" w:rsidP="007F34B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846" type="#_x0000_t109" style="position:absolute;left:36089;top:23706;width:4711;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" fillcolor="#e7e6e6" strokecolor="#f2f2f2" strokeweight="1pt">
                  <v:shadow on="t" color="black" opacity="26214f" origin="-.5,-.5" offset=".24944mm,.24944mm"/>
                  <v:textbox inset="0,0,0,0">
                    <w:txbxContent>
                      <w:p w14:paraId="218B3C0E" w14:textId="77777777" w:rsidR="007F34BF" w:rsidRDefault="007F34BF" w:rsidP="007F34B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p>
                      <w:p w14:paraId="758B999C" w14:textId="77777777" w:rsidR="007F34BF" w:rsidRPr="00A5547C" w:rsidRDefault="007F34BF" w:rsidP="007F34BF">
                        <w:pP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　</w:t>
                        </w:r>
                      </w:p>
                    </w:txbxContent>
                  </v:textbox>
                </v:shape>
              </v:group>
            </w:pict>
          </mc:Fallback>
        </mc:AlternateContent>
      </w:r>
      <w:bookmarkEnd w:id="299"/>
      <w:bookmarkEnd w:id="300"/>
      <w:bookmarkEnd w:id="301"/>
      <w:r w:rsidR="00C04FB3">
        <w:rPr>
          <w:rFonts w:hint="eastAsia"/>
        </w:rPr>
        <w:t xml:space="preserve">　</w:t>
      </w:r>
      <w:bookmarkStart w:id="302" w:name="_Toc234940568"/>
      <w:r w:rsidR="00C04FB3">
        <w:rPr>
          <w:rFonts w:hint="eastAsia"/>
        </w:rPr>
        <w:t>ログイン中の予約変更ダイアログ表示</w:t>
      </w:r>
      <w:bookmarkEnd w:id="302"/>
    </w:p>
    <w:p w14:paraId="644DBF19" w14:textId="2512220D" w:rsidR="00D711AA" w:rsidRDefault="00D711AA" w:rsidP="00D711AA">
      <w:pPr>
        <w:widowControl/>
        <w:jc w:val="left"/>
      </w:pPr>
    </w:p>
    <w:p w14:paraId="504C1210" w14:textId="2BE531D9" w:rsidR="00D711AA" w:rsidRDefault="00D711AA" w:rsidP="00D711AA">
      <w:pPr>
        <w:widowControl/>
        <w:jc w:val="left"/>
      </w:pPr>
    </w:p>
    <w:p w14:paraId="56F0F31F" w14:textId="470FF1CB" w:rsidR="00D711AA" w:rsidRDefault="00D711AA" w:rsidP="00D711AA">
      <w:pPr>
        <w:widowControl/>
        <w:jc w:val="left"/>
      </w:pPr>
    </w:p>
    <w:p w14:paraId="7FBE63E0" w14:textId="49BBE1F2" w:rsidR="00D711AA" w:rsidRDefault="00AC7D78" w:rsidP="00D711AA">
      <w:pPr>
        <w:widowControl/>
        <w:jc w:val="left"/>
      </w:pPr>
      <w:bookmarkStart w:id="303" w:name="_Toc234575176"/>
      <w:bookmarkStart w:id="304" w:name="_Toc234575860"/>
      <w:bookmarkStart w:id="305" w:name="_Toc234940570"/>
      <w:r>
        <w:rPr>
          <w:noProof/>
        </w:rPr>
        <mc:AlternateContent>
          <mc:Choice Requires="wpg">
            <w:drawing>
              <wp:anchor distT="0" distB="0" distL="114300" distR="114300" simplePos="0" relativeHeight="251658641" behindDoc="1" locked="0" layoutInCell="1" allowOverlap="1" wp14:anchorId="2F045536" wp14:editId="4977CA4E">
                <wp:simplePos x="0" y="0"/>
                <wp:positionH relativeFrom="column">
                  <wp:posOffset>557096</wp:posOffset>
                </wp:positionH>
                <wp:positionV relativeFrom="paragraph">
                  <wp:posOffset>7540</wp:posOffset>
                </wp:positionV>
                <wp:extent cx="4163060" cy="1417864"/>
                <wp:effectExtent l="38100" t="0" r="66040" b="68580"/>
                <wp:wrapNone/>
                <wp:docPr id="1483595693" name="グループ化 735"/>
                <wp:cNvGraphicFramePr/>
                <a:graphic xmlns:a="http://schemas.openxmlformats.org/drawingml/2006/main">
                  <a:graphicData uri="http://schemas.microsoft.com/office/word/2010/wordprocessingGroup">
                    <wpg:wgp>
                      <wpg:cNvGrpSpPr/>
                      <wpg:grpSpPr>
                        <a:xfrm>
                          <a:off x="0" y="0"/>
                          <a:ext cx="4163060" cy="1417864"/>
                          <a:chOff x="0" y="0"/>
                          <a:chExt cx="4163060" cy="1417864"/>
                        </a:xfrm>
                      </wpg:grpSpPr>
                      <wpg:grpSp>
                        <wpg:cNvPr id="262801085" name="グループ化 733"/>
                        <wpg:cNvGrpSpPr/>
                        <wpg:grpSpPr>
                          <a:xfrm>
                            <a:off x="19050" y="76200"/>
                            <a:ext cx="4144010" cy="1341664"/>
                            <a:chOff x="0" y="0"/>
                            <a:chExt cx="4144010" cy="1341664"/>
                          </a:xfrm>
                        </wpg:grpSpPr>
                        <wpg:grpSp>
                          <wpg:cNvPr id="141938123" name="グループ化 731"/>
                          <wpg:cNvGrpSpPr/>
                          <wpg:grpSpPr>
                            <a:xfrm>
                              <a:off x="0" y="0"/>
                              <a:ext cx="4144010" cy="1341664"/>
                              <a:chOff x="0" y="0"/>
                              <a:chExt cx="4144010" cy="1341664"/>
                            </a:xfrm>
                          </wpg:grpSpPr>
                          <wpg:grpSp>
                            <wpg:cNvPr id="127390359" name="グループ化 727"/>
                            <wpg:cNvGrpSpPr/>
                            <wpg:grpSpPr>
                              <a:xfrm>
                                <a:off x="0" y="0"/>
                                <a:ext cx="4144010" cy="1341664"/>
                                <a:chOff x="0" y="0"/>
                                <a:chExt cx="4144010" cy="1341664"/>
                              </a:xfrm>
                            </wpg:grpSpPr>
                            <wpg:grpSp>
                              <wpg:cNvPr id="448953858" name="グループ化 719"/>
                              <wpg:cNvGrpSpPr/>
                              <wpg:grpSpPr>
                                <a:xfrm>
                                  <a:off x="0" y="0"/>
                                  <a:ext cx="4144010" cy="1341664"/>
                                  <a:chOff x="0" y="0"/>
                                  <a:chExt cx="4144010" cy="1341826"/>
                                </a:xfrm>
                              </wpg:grpSpPr>
                              <wps:wsp>
                                <wps:cNvPr id="1371241624" name="正方形/長方形 1836275759"/>
                                <wps:cNvSpPr/>
                                <wps:spPr>
                                  <a:xfrm>
                                    <a:off x="0" y="0"/>
                                    <a:ext cx="4144010" cy="1341826"/>
                                  </a:xfrm>
                                  <a:prstGeom prst="rect">
                                    <a:avLst/>
                                  </a:prstGeom>
                                  <a:solidFill>
                                    <a:schemeClr val="bg1"/>
                                  </a:solidFill>
                                  <a:ln w="19050">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141921712" name="グループ化 455"/>
                                <wpg:cNvGrpSpPr/>
                                <wpg:grpSpPr>
                                  <a:xfrm>
                                    <a:off x="27516" y="166708"/>
                                    <a:ext cx="4105275" cy="1165357"/>
                                    <a:chOff x="59905" y="206788"/>
                                    <a:chExt cx="4105910" cy="1166566"/>
                                  </a:xfrm>
                                </wpg:grpSpPr>
                                <wps:wsp>
                                  <wps:cNvPr id="310272431" name="フローチャート: 処理 388162357"/>
                                  <wps:cNvSpPr/>
                                  <wps:spPr>
                                    <a:xfrm>
                                      <a:off x="59905" y="206788"/>
                                      <a:ext cx="4105910" cy="1166566"/>
                                    </a:xfrm>
                                    <a:prstGeom prst="flowChartProcess">
                                      <a:avLst/>
                                    </a:prstGeom>
                                    <a:solidFill>
                                      <a:schemeClr val="bg1">
                                        <a:lumMod val="95000"/>
                                      </a:schemeClr>
                                    </a:solidFill>
                                    <a:ln>
                                      <a:noFill/>
                                    </a:ln>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4C77520A" w14:textId="77777777" w:rsidR="00A97812" w:rsidRDefault="00A97812" w:rsidP="00A97812">
                                        <w:pPr>
                                          <w:rPr>
                                            <w:rFonts w:ascii="ＭＳ ゴシック" w:eastAsia="游明朝" w:hAnsi="ＭＳ ゴシック" w:cs="Arial"/>
                                            <w:color w:val="000000"/>
                                            <w:sz w:val="16"/>
                                            <w:szCs w:val="16"/>
                                          </w:rPr>
                                        </w:pPr>
                                      </w:p>
                                    </w:txbxContent>
                                  </wps:txbx>
                                  <wps:bodyPr rot="0" spcFirstLastPara="0" vert="horz" wrap="square" lIns="0" tIns="0" rIns="0" bIns="0" numCol="1" spcCol="0" rtlCol="0" fromWordArt="0" anchor="ctr" anchorCtr="0" forceAA="0" compatLnSpc="1">
                                    <a:prstTxWarp prst="textNoShape">
                                      <a:avLst/>
                                    </a:prstTxWarp>
                                    <a:noAutofit/>
                                  </wps:bodyPr>
                                </wps:wsp>
                                <wpg:grpSp>
                                  <wpg:cNvPr id="571068795" name="グループ化 450"/>
                                  <wpg:cNvGrpSpPr/>
                                  <wpg:grpSpPr>
                                    <a:xfrm>
                                      <a:off x="332219" y="438589"/>
                                      <a:ext cx="899864" cy="307692"/>
                                      <a:chOff x="293199" y="413365"/>
                                      <a:chExt cx="899898" cy="307705"/>
                                    </a:xfrm>
                                  </wpg:grpSpPr>
                                  <wps:wsp>
                                    <wps:cNvPr id="426052983" name="テキスト ボックス 22"/>
                                    <wps:cNvSpPr txBox="1"/>
                                    <wps:spPr>
                                      <a:xfrm>
                                        <a:off x="293199" y="413365"/>
                                        <a:ext cx="515141" cy="307705"/>
                                      </a:xfrm>
                                      <a:prstGeom prst="rect">
                                        <a:avLst/>
                                      </a:prstGeom>
                                      <a:noFill/>
                                      <a:ln w="6350">
                                        <a:noFill/>
                                      </a:ln>
                                    </wps:spPr>
                                    <wps:txbx>
                                      <w:txbxContent>
                                        <w:p w14:paraId="18931709" w14:textId="5F03527E" w:rsidR="00A97812" w:rsidRPr="009B1C3D" w:rsidRDefault="00A97812" w:rsidP="00A97812">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517358283" name="グループ化 517358283"/>
                                    <wpg:cNvGrpSpPr/>
                                    <wpg:grpSpPr>
                                      <a:xfrm>
                                        <a:off x="721252" y="463299"/>
                                        <a:ext cx="471845" cy="211100"/>
                                        <a:chOff x="721252" y="463299"/>
                                        <a:chExt cx="471845" cy="211100"/>
                                      </a:xfrm>
                                    </wpg:grpSpPr>
                                    <wps:wsp>
                                      <wps:cNvPr id="1885338999" name="正方形/長方形 1885338999"/>
                                      <wps:cNvSpPr/>
                                      <wps:spPr>
                                        <a:xfrm>
                                          <a:off x="721252" y="463299"/>
                                          <a:ext cx="471845" cy="211100"/>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232870" name="フローチャート: 組合せ 69232870"/>
                                      <wps:cNvSpPr/>
                                      <wps:spPr>
                                        <a:xfrm>
                                          <a:off x="1003189" y="555122"/>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315028230" name="正方形/長方形 1315028230"/>
                                    <wps:cNvSpPr/>
                                    <wps:spPr>
                                      <a:xfrm>
                                        <a:off x="987126" y="507960"/>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635837213" name="フローチャート: 処理 687948762"/>
                                  <wps:cNvSpPr/>
                                  <wps:spPr>
                                    <a:xfrm>
                                      <a:off x="2278780" y="1159708"/>
                                      <a:ext cx="431968" cy="210769"/>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1B0E4C3B" w14:textId="412F31F6" w:rsidR="00A97812" w:rsidRDefault="007E2D39" w:rsidP="00A97812">
                                        <w:pPr>
                                          <w:jc w:val="center"/>
                                          <w:rPr>
                                            <w:rFonts w:cs="Arial"/>
                                            <w:color w:val="000000"/>
                                            <w:sz w:val="16"/>
                                            <w:szCs w:val="16"/>
                                          </w:rPr>
                                        </w:pPr>
                                        <w:r>
                                          <w:rPr>
                                            <w:rFonts w:cs="Arial" w:hint="eastAsia"/>
                                            <w:color w:val="000000"/>
                                            <w:sz w:val="16"/>
                                            <w:szCs w:val="16"/>
                                          </w:rPr>
                                          <w:t>変更実行</w:t>
                                        </w:r>
                                        <w:r w:rsidR="00A97812">
                                          <w:rPr>
                                            <w:rFonts w:cs="Arial" w:hint="eastAsia"/>
                                            <w:color w:val="000000"/>
                                            <w:sz w:val="16"/>
                                            <w:szCs w:val="16"/>
                                          </w:rPr>
                                          <w:t xml:space="preserve">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79153958" name="フローチャート: 処理 1817105384"/>
                                  <wps:cNvSpPr/>
                                  <wps:spPr>
                                    <a:xfrm>
                                      <a:off x="1423250" y="1158347"/>
                                      <a:ext cx="684184" cy="211138"/>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96C356C" w14:textId="3B8C0D6A" w:rsidR="00A97812" w:rsidRDefault="00A97812" w:rsidP="00A97812">
                                        <w:pPr>
                                          <w:jc w:val="center"/>
                                          <w:rPr>
                                            <w:rFonts w:cs="Arial"/>
                                            <w:color w:val="000000"/>
                                            <w:sz w:val="16"/>
                                            <w:szCs w:val="16"/>
                                          </w:rPr>
                                        </w:pPr>
                                        <w:r>
                                          <w:rPr>
                                            <w:rFonts w:cs="Arial" w:hint="eastAsia"/>
                                            <w:color w:val="000000"/>
                                            <w:sz w:val="16"/>
                                            <w:szCs w:val="16"/>
                                          </w:rPr>
                                          <w:t xml:space="preserve">キャンセル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84420791" name="テキスト ボックス 22"/>
                                  <wps:cNvSpPr txBox="1"/>
                                  <wps:spPr>
                                    <a:xfrm>
                                      <a:off x="1300986" y="453669"/>
                                      <a:ext cx="572662" cy="292554"/>
                                    </a:xfrm>
                                    <a:prstGeom prst="rect">
                                      <a:avLst/>
                                    </a:prstGeom>
                                    <a:noFill/>
                                    <a:ln w="6350">
                                      <a:noFill/>
                                    </a:ln>
                                  </wps:spPr>
                                  <wps:txbx>
                                    <w:txbxContent>
                                      <w:p w14:paraId="38562915" w14:textId="77777777" w:rsidR="00A97812" w:rsidRPr="009B1C3D" w:rsidRDefault="00A97812" w:rsidP="00A97812">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58241413" name="正方形/長方形 1796549577"/>
                                  <wps:cNvSpPr/>
                                  <wps:spPr>
                                    <a:xfrm>
                                      <a:off x="1851881" y="529770"/>
                                      <a:ext cx="572662" cy="158667"/>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5233502" name="テキスト ボックス 22"/>
                                  <wps:cNvSpPr txBox="1"/>
                                  <wps:spPr>
                                    <a:xfrm>
                                      <a:off x="2360840" y="452130"/>
                                      <a:ext cx="263277" cy="296472"/>
                                    </a:xfrm>
                                    <a:prstGeom prst="rect">
                                      <a:avLst/>
                                    </a:prstGeom>
                                    <a:noFill/>
                                    <a:ln w="6350">
                                      <a:noFill/>
                                    </a:ln>
                                  </wps:spPr>
                                  <wps:txbx>
                                    <w:txbxContent>
                                      <w:p w14:paraId="3F34FB72" w14:textId="77777777" w:rsidR="00A97812" w:rsidRPr="009B1C3D" w:rsidRDefault="00A97812" w:rsidP="00A97812">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46631506" name="正方形/長方形 1902631922"/>
                                  <wps:cNvSpPr/>
                                  <wps:spPr>
                                    <a:xfrm>
                                      <a:off x="2657603" y="533126"/>
                                      <a:ext cx="310945" cy="175745"/>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34342794" name="テキスト ボックス 22"/>
                                  <wps:cNvSpPr txBox="1"/>
                                  <wps:spPr>
                                    <a:xfrm>
                                      <a:off x="2938784" y="459604"/>
                                      <a:ext cx="263277" cy="285226"/>
                                    </a:xfrm>
                                    <a:prstGeom prst="rect">
                                      <a:avLst/>
                                    </a:prstGeom>
                                    <a:noFill/>
                                    <a:ln w="6350">
                                      <a:noFill/>
                                    </a:ln>
                                  </wps:spPr>
                                  <wps:txbx>
                                    <w:txbxContent>
                                      <w:p w14:paraId="6A3B8B11" w14:textId="77777777" w:rsidR="00A97812" w:rsidRPr="009B1C3D" w:rsidRDefault="00A97812" w:rsidP="00A97812">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84261743" name="正方形/長方形 914889746"/>
                                  <wps:cNvSpPr/>
                                  <wps:spPr>
                                    <a:xfrm>
                                      <a:off x="3222814" y="529764"/>
                                      <a:ext cx="310945" cy="175745"/>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83355878" name="テキスト ボックス 22"/>
                                  <wps:cNvSpPr txBox="1"/>
                                  <wps:spPr>
                                    <a:xfrm>
                                      <a:off x="3472980" y="469379"/>
                                      <a:ext cx="263277" cy="280116"/>
                                    </a:xfrm>
                                    <a:prstGeom prst="rect">
                                      <a:avLst/>
                                    </a:prstGeom>
                                    <a:noFill/>
                                    <a:ln w="6350">
                                      <a:noFill/>
                                    </a:ln>
                                  </wps:spPr>
                                  <wps:txbx>
                                    <w:txbxContent>
                                      <w:p w14:paraId="4F0E3AC2" w14:textId="77777777" w:rsidR="00A97812" w:rsidRPr="009B1C3D" w:rsidRDefault="00A97812" w:rsidP="00A97812">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s:wsp>
                              <wps:cNvPr id="1804515557" name="フローチャート: 処理 1817105384"/>
                              <wps:cNvSpPr/>
                              <wps:spPr>
                                <a:xfrm>
                                  <a:off x="2593622" y="200377"/>
                                  <a:ext cx="407932" cy="215265"/>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E01FE42" w14:textId="049414D5" w:rsidR="00590910" w:rsidRDefault="00590910" w:rsidP="00590910">
                                    <w:pPr>
                                      <w:jc w:val="center"/>
                                      <w:rPr>
                                        <w:rFonts w:cs="Arial"/>
                                        <w:color w:val="000000"/>
                                        <w:sz w:val="16"/>
                                        <w:szCs w:val="16"/>
                                      </w:rPr>
                                    </w:pPr>
                                    <w:r>
                                      <w:rPr>
                                        <w:rFonts w:cs="Arial" w:hint="eastAsia"/>
                                        <w:color w:val="000000"/>
                                        <w:sz w:val="16"/>
                                        <w:szCs w:val="16"/>
                                      </w:rPr>
                                      <w:t xml:space="preserve">読込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162911249" name="正方形/長方形 1796549577"/>
                              <wps:cNvSpPr/>
                              <wps:spPr>
                                <a:xfrm>
                                  <a:off x="1907116" y="247650"/>
                                  <a:ext cx="572573" cy="158420"/>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78144167" name="テキスト ボックス 22"/>
                              <wps:cNvSpPr txBox="1"/>
                              <wps:spPr>
                                <a:xfrm>
                                  <a:off x="1241072" y="179916"/>
                                  <a:ext cx="665713" cy="307212"/>
                                </a:xfrm>
                                <a:prstGeom prst="rect">
                                  <a:avLst/>
                                </a:prstGeom>
                                <a:noFill/>
                                <a:ln w="6350">
                                  <a:noFill/>
                                </a:ln>
                              </wps:spPr>
                              <wps:txbx>
                                <w:txbxContent>
                                  <w:p w14:paraId="03F4BA1E" w14:textId="4AEDBB10" w:rsidR="00590910" w:rsidRPr="00590910" w:rsidRDefault="00590910" w:rsidP="00590910">
                                    <w:pPr>
                                      <w:rPr>
                                        <w:rFonts w:ascii="ＭＳ Ｐゴシック" w:eastAsia="ＭＳ Ｐゴシック" w:hAnsi="ＭＳ Ｐゴシック" w:cs="Arial"/>
                                        <w:color w:val="000000"/>
                                        <w:sz w:val="10"/>
                                        <w:szCs w:val="10"/>
                                      </w:rPr>
                                    </w:pPr>
                                    <w:r w:rsidRPr="00590910">
                                      <w:rPr>
                                        <w:rFonts w:ascii="ＭＳ Ｐゴシック" w:eastAsia="ＭＳ Ｐゴシック" w:hAnsi="ＭＳ Ｐゴシック" w:cs="Arial" w:hint="eastAsia"/>
                                        <w:color w:val="000000"/>
                                        <w:sz w:val="10"/>
                                        <w:szCs w:val="10"/>
                                      </w:rPr>
                                      <w:t>対象の予約ID</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402992132" name="フローチャート: 処理 687948762"/>
                            <wps:cNvSpPr/>
                            <wps:spPr>
                              <a:xfrm>
                                <a:off x="2904392" y="1119554"/>
                                <a:ext cx="431901" cy="21044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874F8E7" w14:textId="6FCC0B79" w:rsidR="000F15CF" w:rsidRDefault="000F15CF" w:rsidP="000F15CF">
                                  <w:pPr>
                                    <w:jc w:val="center"/>
                                    <w:rPr>
                                      <w:rFonts w:cs="Arial"/>
                                      <w:color w:val="000000"/>
                                      <w:sz w:val="16"/>
                                      <w:szCs w:val="16"/>
                                    </w:rPr>
                                  </w:pPr>
                                  <w:r>
                                    <w:rPr>
                                      <w:rFonts w:cs="Arial" w:hint="eastAsia"/>
                                      <w:color w:val="000000"/>
                                      <w:sz w:val="16"/>
                                      <w:szCs w:val="16"/>
                                    </w:rPr>
                                    <w:t xml:space="preserve">削除　</w:t>
                                  </w:r>
                                </w:p>
                              </w:txbxContent>
                            </wps:txbx>
                            <wps:bodyPr rot="0" spcFirstLastPara="0" vert="horz" wrap="square" lIns="0" tIns="0" rIns="0" bIns="0" numCol="1" spcCol="0" rtlCol="0" fromWordArt="0" anchor="ctr" anchorCtr="0" forceAA="0" compatLnSpc="1">
                              <a:prstTxWarp prst="textNoShape">
                                <a:avLst/>
                              </a:prstTxWarp>
                              <a:noAutofit/>
                            </wps:bodyPr>
                          </wps:wsp>
                        </wpg:grpSp>
                        <wpg:grpSp>
                          <wpg:cNvPr id="1702836706" name="グループ化 732"/>
                          <wpg:cNvGrpSpPr/>
                          <wpg:grpSpPr>
                            <a:xfrm>
                              <a:off x="146050" y="622300"/>
                              <a:ext cx="3579572" cy="507236"/>
                              <a:chOff x="0" y="0"/>
                              <a:chExt cx="3579572" cy="507236"/>
                            </a:xfrm>
                          </wpg:grpSpPr>
                          <wps:wsp>
                            <wps:cNvPr id="472507809" name="正方形/長方形 1"/>
                            <wps:cNvSpPr/>
                            <wps:spPr>
                              <a:xfrm>
                                <a:off x="1530350" y="123825"/>
                                <a:ext cx="448439" cy="139700"/>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02759771" name="正方形/長方形 1"/>
                            <wps:cNvSpPr/>
                            <wps:spPr>
                              <a:xfrm>
                                <a:off x="2260600" y="104775"/>
                                <a:ext cx="448549" cy="158750"/>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6125165" name="正方形/長方形 1"/>
                            <wps:cNvSpPr/>
                            <wps:spPr>
                              <a:xfrm>
                                <a:off x="2971800" y="98425"/>
                                <a:ext cx="415290" cy="155575"/>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85065725" name="正方形/長方形 1"/>
                            <wps:cNvSpPr/>
                            <wps:spPr>
                              <a:xfrm>
                                <a:off x="904875" y="117475"/>
                                <a:ext cx="471170" cy="162560"/>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1446013" name="テキスト ボックス 22"/>
                            <wps:cNvSpPr txBox="1"/>
                            <wps:spPr>
                              <a:xfrm>
                                <a:off x="0" y="34925"/>
                                <a:ext cx="968375" cy="307211"/>
                              </a:xfrm>
                              <a:prstGeom prst="rect">
                                <a:avLst/>
                              </a:prstGeom>
                              <a:noFill/>
                              <a:ln w="6350">
                                <a:noFill/>
                              </a:ln>
                            </wps:spPr>
                            <wps:txbx>
                              <w:txbxContent>
                                <w:p w14:paraId="02E9E9D6" w14:textId="36812024" w:rsidR="00783111" w:rsidRPr="009B1C3D" w:rsidRDefault="00783111" w:rsidP="00783111">
                                  <w:pPr>
                                    <w:rPr>
                                      <w:rFonts w:ascii="ＭＳ Ｐゴシック" w:eastAsia="ＭＳ Ｐゴシック" w:hAnsi="ＭＳ Ｐゴシック" w:cs="Arial"/>
                                      <w:color w:val="000000"/>
                                      <w:sz w:val="18"/>
                                      <w:szCs w:val="18"/>
                                    </w:rPr>
                                  </w:pPr>
                                  <w:r w:rsidRPr="00783111">
                                    <w:rPr>
                                      <w:rFonts w:ascii="ＭＳ Ｐゴシック" w:eastAsia="ＭＳ Ｐゴシック" w:hAnsi="ＭＳ Ｐゴシック" w:cs="Arial" w:hint="eastAsia"/>
                                      <w:color w:val="000000"/>
                                      <w:sz w:val="16"/>
                                      <w:szCs w:val="16"/>
                                    </w:rPr>
                                    <w:t>変更後の予約時</w:t>
                                  </w:r>
                                  <w:r>
                                    <w:rPr>
                                      <w:rFonts w:ascii="ＭＳ Ｐゴシック" w:eastAsia="ＭＳ Ｐゴシック" w:hAnsi="ＭＳ Ｐゴシック" w:cs="Arial" w:hint="eastAsia"/>
                                      <w:color w:val="000000"/>
                                      <w:sz w:val="18"/>
                                      <w:szCs w:val="18"/>
                                    </w:rPr>
                                    <w:t>間</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15152110" name="テキスト ボックス 22"/>
                            <wps:cNvSpPr txBox="1"/>
                            <wps:spPr>
                              <a:xfrm>
                                <a:off x="869950" y="200025"/>
                                <a:ext cx="2604076" cy="307211"/>
                              </a:xfrm>
                              <a:prstGeom prst="rect">
                                <a:avLst/>
                              </a:prstGeom>
                              <a:noFill/>
                              <a:ln w="6350">
                                <a:noFill/>
                              </a:ln>
                            </wps:spPr>
                            <wps:txbx>
                              <w:txbxContent>
                                <w:p w14:paraId="71D70CAB" w14:textId="70E11A3B" w:rsidR="000F15CF" w:rsidRPr="009B1C3D" w:rsidRDefault="000F15CF" w:rsidP="000F15C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6"/>
                                      <w:szCs w:val="16"/>
                                    </w:rPr>
                                    <w:t>変更する予約IDを入力して「読込」を押してください。</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45558784" name="テキスト ボックス 22"/>
                            <wps:cNvSpPr txBox="1"/>
                            <wps:spPr>
                              <a:xfrm>
                                <a:off x="1292225" y="44450"/>
                                <a:ext cx="207645" cy="307211"/>
                              </a:xfrm>
                              <a:prstGeom prst="rect">
                                <a:avLst/>
                              </a:prstGeom>
                              <a:noFill/>
                              <a:ln w="6350">
                                <a:noFill/>
                              </a:ln>
                            </wps:spPr>
                            <wps:txbx>
                              <w:txbxContent>
                                <w:p w14:paraId="46484063" w14:textId="38162A8B" w:rsidR="00783111" w:rsidRPr="009B1C3D" w:rsidRDefault="00783111" w:rsidP="00783111">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時</w:t>
                                  </w:r>
                                  <w:r w:rsidR="00614E1A" w:rsidRPr="00614E1A">
                                    <w:rPr>
                                      <w:rFonts w:ascii="ＭＳ Ｐゴシック" w:eastAsia="ＭＳ Ｐゴシック" w:hAnsi="ＭＳ Ｐゴシック" w:cs="Arial"/>
                                      <w:noProof/>
                                      <w:color w:val="000000"/>
                                      <w:sz w:val="18"/>
                                      <w:szCs w:val="18"/>
                                    </w:rPr>
                                    <w:drawing>
                                      <wp:inline distT="0" distB="0" distL="0" distR="0" wp14:anchorId="6FA61D1E" wp14:editId="329F25F3">
                                        <wp:extent cx="18415" cy="10795"/>
                                        <wp:effectExtent l="0" t="0" r="0" b="0"/>
                                        <wp:docPr id="210403575"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0294989" name="テキスト ボックス 22"/>
                            <wps:cNvSpPr txBox="1"/>
                            <wps:spPr>
                              <a:xfrm>
                                <a:off x="1911350" y="38100"/>
                                <a:ext cx="423288" cy="307211"/>
                              </a:xfrm>
                              <a:prstGeom prst="rect">
                                <a:avLst/>
                              </a:prstGeom>
                              <a:noFill/>
                              <a:ln w="6350">
                                <a:noFill/>
                              </a:ln>
                            </wps:spPr>
                            <wps:txbx>
                              <w:txbxContent>
                                <w:p w14:paraId="0BDF58BC" w14:textId="5B350A2B" w:rsidR="00614E1A" w:rsidRPr="009B1C3D" w:rsidRDefault="00614E1A" w:rsidP="00614E1A">
                                  <w:pPr>
                                    <w:rPr>
                                      <w:rFonts w:ascii="ＭＳ Ｐゴシック" w:eastAsia="ＭＳ Ｐゴシック" w:hAnsi="ＭＳ Ｐゴシック" w:cs="Arial"/>
                                      <w:color w:val="000000"/>
                                      <w:sz w:val="18"/>
                                      <w:szCs w:val="18"/>
                                    </w:rPr>
                                  </w:pPr>
                                  <w:r w:rsidRPr="00614E1A">
                                    <w:rPr>
                                      <w:rFonts w:ascii="ＭＳ Ｐゴシック" w:eastAsia="ＭＳ Ｐゴシック" w:hAnsi="ＭＳ Ｐゴシック" w:cs="Arial" w:hint="eastAsia"/>
                                      <w:color w:val="000000"/>
                                      <w:sz w:val="16"/>
                                      <w:szCs w:val="16"/>
                                    </w:rPr>
                                    <w:t>分～</w:t>
                                  </w:r>
                                  <w:r w:rsidRPr="00614E1A">
                                    <w:rPr>
                                      <w:rFonts w:ascii="ＭＳ Ｐゴシック" w:eastAsia="ＭＳ Ｐゴシック" w:hAnsi="ＭＳ Ｐゴシック" w:cs="Arial"/>
                                      <w:noProof/>
                                      <w:color w:val="000000"/>
                                      <w:sz w:val="18"/>
                                      <w:szCs w:val="18"/>
                                    </w:rPr>
                                    <w:drawing>
                                      <wp:inline distT="0" distB="0" distL="0" distR="0" wp14:anchorId="6823FC17" wp14:editId="478AFA49">
                                        <wp:extent cx="18415" cy="10795"/>
                                        <wp:effectExtent l="0" t="0" r="0" b="0"/>
                                        <wp:docPr id="2120715762"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60272619" name="テキスト ボックス 22"/>
                            <wps:cNvSpPr txBox="1"/>
                            <wps:spPr>
                              <a:xfrm>
                                <a:off x="2708275" y="28575"/>
                                <a:ext cx="207645" cy="307211"/>
                              </a:xfrm>
                              <a:prstGeom prst="rect">
                                <a:avLst/>
                              </a:prstGeom>
                              <a:noFill/>
                              <a:ln w="6350">
                                <a:noFill/>
                              </a:ln>
                            </wps:spPr>
                            <wps:txbx>
                              <w:txbxContent>
                                <w:p w14:paraId="39C8FC9C" w14:textId="77777777" w:rsidR="00614E1A" w:rsidRPr="009B1C3D" w:rsidRDefault="00614E1A" w:rsidP="00614E1A">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時</w:t>
                                  </w:r>
                                  <w:r w:rsidRPr="00614E1A">
                                    <w:rPr>
                                      <w:rFonts w:ascii="ＭＳ Ｐゴシック" w:eastAsia="ＭＳ Ｐゴシック" w:hAnsi="ＭＳ Ｐゴシック" w:cs="Arial"/>
                                      <w:noProof/>
                                      <w:color w:val="000000"/>
                                      <w:sz w:val="18"/>
                                      <w:szCs w:val="18"/>
                                    </w:rPr>
                                    <w:drawing>
                                      <wp:inline distT="0" distB="0" distL="0" distR="0" wp14:anchorId="194CE8F8" wp14:editId="3692245F">
                                        <wp:extent cx="18415" cy="10795"/>
                                        <wp:effectExtent l="0" t="0" r="0" b="0"/>
                                        <wp:docPr id="1561940155"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04955043" name="テキスト ボックス 22"/>
                            <wps:cNvSpPr txBox="1"/>
                            <wps:spPr>
                              <a:xfrm>
                                <a:off x="3295650" y="0"/>
                                <a:ext cx="283922" cy="306705"/>
                              </a:xfrm>
                              <a:prstGeom prst="rect">
                                <a:avLst/>
                              </a:prstGeom>
                              <a:noFill/>
                              <a:ln w="6350">
                                <a:noFill/>
                              </a:ln>
                            </wps:spPr>
                            <wps:txbx>
                              <w:txbxContent>
                                <w:p w14:paraId="08743845" w14:textId="1C22C112" w:rsidR="00614E1A" w:rsidRPr="009B1C3D" w:rsidRDefault="00614E1A" w:rsidP="00614E1A">
                                  <w:pPr>
                                    <w:rPr>
                                      <w:rFonts w:ascii="ＭＳ Ｐゴシック" w:eastAsia="ＭＳ Ｐゴシック" w:hAnsi="ＭＳ Ｐゴシック" w:cs="Arial"/>
                                      <w:color w:val="000000"/>
                                      <w:sz w:val="18"/>
                                      <w:szCs w:val="18"/>
                                    </w:rPr>
                                  </w:pPr>
                                  <w:r w:rsidRPr="00614E1A">
                                    <w:rPr>
                                      <w:rFonts w:ascii="ＭＳ Ｐゴシック" w:eastAsia="ＭＳ Ｐゴシック" w:hAnsi="ＭＳ Ｐゴシック" w:cs="Arial" w:hint="eastAsia"/>
                                      <w:color w:val="000000"/>
                                      <w:sz w:val="16"/>
                                      <w:szCs w:val="16"/>
                                    </w:rPr>
                                    <w:t>分</w:t>
                                  </w:r>
                                  <w:r w:rsidRPr="00614E1A">
                                    <w:rPr>
                                      <w:rFonts w:ascii="ＭＳ Ｐゴシック" w:eastAsia="ＭＳ Ｐゴシック" w:hAnsi="ＭＳ Ｐゴシック" w:cs="Arial"/>
                                      <w:noProof/>
                                      <w:color w:val="000000"/>
                                      <w:sz w:val="18"/>
                                      <w:szCs w:val="18"/>
                                    </w:rPr>
                                    <w:drawing>
                                      <wp:inline distT="0" distB="0" distL="0" distR="0" wp14:anchorId="145B19C7" wp14:editId="05F8A4AA">
                                        <wp:extent cx="18415" cy="10795"/>
                                        <wp:effectExtent l="0" t="0" r="0" b="0"/>
                                        <wp:docPr id="749074345"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s:wsp>
                        <wps:cNvPr id="1431585981" name="テキスト ボックス 734"/>
                        <wps:cNvSpPr txBox="1"/>
                        <wps:spPr>
                          <a:xfrm>
                            <a:off x="0" y="0"/>
                            <a:ext cx="887185" cy="247550"/>
                          </a:xfrm>
                          <a:prstGeom prst="rect">
                            <a:avLst/>
                          </a:prstGeom>
                          <a:noFill/>
                          <a:ln w="6350">
                            <a:noFill/>
                          </a:ln>
                        </wps:spPr>
                        <wps:txbx>
                          <w:txbxContent>
                            <w:p w14:paraId="14ED4CCF" w14:textId="3818E614" w:rsidR="00001D4C" w:rsidRPr="000A5757" w:rsidRDefault="00001D4C">
                              <w:pPr>
                                <w:rPr>
                                  <w:sz w:val="8"/>
                                  <w:szCs w:val="10"/>
                                </w:rPr>
                              </w:pPr>
                              <w:r w:rsidRPr="000A5757">
                                <w:rPr>
                                  <w:rFonts w:hint="eastAsia"/>
                                  <w:sz w:val="8"/>
                                  <w:szCs w:val="10"/>
                                </w:rPr>
                                <w:t>予約変更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F045536" id="_x0000_s1847" style="position:absolute;margin-left:43.85pt;margin-top:.6pt;width:327.8pt;height:111.65pt;z-index:-251657839;mso-width-relative:margin" coordsize="41630,141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">
                <v:group id="グループ化 733" o:spid="_x0000_s1848" style="position:absolute;left:190;top:762;width:41440;height:13416" coordsize="41440,134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">
                  <v:group id="グループ化 731" o:spid="_x0000_s1849" style="position:absolute;width:41440;height:13416" coordsize="41440,134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">
                    <v:group id="グループ化 727" o:spid="_x0000_s1850" style="position:absolute;width:41440;height:13416" coordsize="41440,134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">
                      <v:group id="_x0000_s1851" style="position:absolute;width:41440;height:13416" coordsize="41440,134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">
                        <v:rect id="正方形/長方形 1836275759" o:spid="_x0000_s1852" style="position:absolute;width:41440;height:134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" fillcolor="white [3212]" strokecolor="black [3213]" strokeweight="1.5pt"/>
                        <v:group id="_x0000_s1853" style="position:absolute;left:275;top:1667;width:41052;height:11653" coordorigin="599,2067" coordsize="41059,11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">
                          <v:shape id="フローチャート: 処理 388162357" o:spid="_x0000_s1854" type="#_x0000_t109" style="position:absolute;left:599;top:2067;width:41059;height:1166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" fillcolor="#f2f2f2 [3052]" stroked="f" strokeweight="1pt">
                            <v:textbox inset="0,0,0,0">
                              <w:txbxContent>
                                <w:p w14:paraId="4C77520A" w14:textId="77777777" w:rsidR="00A97812" w:rsidRDefault="00A97812" w:rsidP="00A97812">
                                  <w:pPr>
                                    <w:rPr>
                                      <w:rFonts w:ascii="ＭＳ ゴシック" w:eastAsia="游明朝" w:hAnsi="ＭＳ ゴシック" w:cs="Arial"/>
                                      <w:color w:val="000000"/>
                                      <w:sz w:val="16"/>
                                      <w:szCs w:val="16"/>
                                    </w:rPr>
                                  </w:pPr>
                                </w:p>
                              </w:txbxContent>
                            </v:textbox>
                          </v:shape>
                          <v:group id="グループ化 450" o:spid="_x0000_s1855" style="position:absolute;left:3322;top:4385;width:8998;height:3077" coordorigin="2931,4133" coordsize="899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">
                            <v:shape id="_x0000_s1856" type="#_x0000_t202" style="position:absolute;left:2931;top:4133;width:5152;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" filled="f" stroked="f" strokeweight=".5pt">
                              <v:textbox>
                                <w:txbxContent>
                                  <w:p w14:paraId="18931709" w14:textId="5F03527E" w:rsidR="00A97812" w:rsidRPr="009B1C3D" w:rsidRDefault="00A97812" w:rsidP="00A97812">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v:textbox>
                            </v:shape>
                            <v:group id="グループ化 517358283" o:spid="_x0000_s1857" style="position:absolute;left:7212;top:4632;width:4718;height:2111" coordorigin="7212,4632" coordsize="4718,21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">
                              <v:rect id="正方形/長方形 1885338999" o:spid="_x0000_s1858" style="position:absolute;left:7212;top:4632;width:4718;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" fillcolor="white [3212]" strokecolor="#a5a5a5 [2092]" strokeweight=".5pt"/>
                              <v:shape id="フローチャート: 組合せ 69232870" o:spid="_x0000_s1859" type="#_x0000_t128" style="position:absolute;left:10031;top:5551;width:1034;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" filled="f" strokecolor="black [3213]" strokeweight=".5pt"/>
                            </v:group>
                            <v:rect id="正方形/長方形 1315028230" o:spid="_x0000_s1860" style="position:absolute;left:9871;top:5079;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" fillcolor="white [3212]" strokecolor="white [3212]" strokeweight="1pt"/>
                          </v:group>
                          <v:shape id="_x0000_s1861" type="#_x0000_t109" style="position:absolute;left:22787;top:11597;width:4320;height:21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" fillcolor="#e7e6e6 [3214]" strokecolor="#f2f2f2 [3052]" strokeweight="1pt">
                            <v:shadow on="t" color="black" opacity="26214f" origin="-.5,-.5" offset=".24944mm,.24944mm"/>
                            <v:textbox inset="0,0,0,0">
                              <w:txbxContent>
                                <w:p w14:paraId="1B0E4C3B" w14:textId="412F31F6" w:rsidR="00A97812" w:rsidRDefault="007E2D39" w:rsidP="00A97812">
                                  <w:pPr>
                                    <w:jc w:val="center"/>
                                    <w:rPr>
                                      <w:rFonts w:cs="Arial"/>
                                      <w:color w:val="000000"/>
                                      <w:sz w:val="16"/>
                                      <w:szCs w:val="16"/>
                                    </w:rPr>
                                  </w:pPr>
                                  <w:r>
                                    <w:rPr>
                                      <w:rFonts w:cs="Arial" w:hint="eastAsia"/>
                                      <w:color w:val="000000"/>
                                      <w:sz w:val="16"/>
                                      <w:szCs w:val="16"/>
                                    </w:rPr>
                                    <w:t>変更実行</w:t>
                                  </w:r>
                                  <w:r w:rsidR="00A97812">
                                    <w:rPr>
                                      <w:rFonts w:cs="Arial" w:hint="eastAsia"/>
                                      <w:color w:val="000000"/>
                                      <w:sz w:val="16"/>
                                      <w:szCs w:val="16"/>
                                    </w:rPr>
                                    <w:t xml:space="preserve">　</w:t>
                                  </w:r>
                                </w:p>
                              </w:txbxContent>
                            </v:textbox>
                          </v:shape>
                          <v:shape id="フローチャート: 処理 1817105384" o:spid="_x0000_s1862" type="#_x0000_t109" style="position:absolute;left:14232;top:11583;width:6842;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" fillcolor="#e7e6e6 [3214]" strokecolor="#f2f2f2 [3052]" strokeweight="1pt">
                            <v:shadow on="t" color="black" opacity="26214f" origin="-.5,-.5" offset=".24944mm,.24944mm"/>
                            <v:textbox inset="0,0,0,0">
                              <w:txbxContent>
                                <w:p w14:paraId="296C356C" w14:textId="3B8C0D6A" w:rsidR="00A97812" w:rsidRDefault="00A97812" w:rsidP="00A97812">
                                  <w:pPr>
                                    <w:jc w:val="center"/>
                                    <w:rPr>
                                      <w:rFonts w:cs="Arial"/>
                                      <w:color w:val="000000"/>
                                      <w:sz w:val="16"/>
                                      <w:szCs w:val="16"/>
                                    </w:rPr>
                                  </w:pPr>
                                  <w:r>
                                    <w:rPr>
                                      <w:rFonts w:cs="Arial" w:hint="eastAsia"/>
                                      <w:color w:val="000000"/>
                                      <w:sz w:val="16"/>
                                      <w:szCs w:val="16"/>
                                    </w:rPr>
                                    <w:t xml:space="preserve">キャンセル　</w:t>
                                  </w:r>
                                </w:p>
                              </w:txbxContent>
                            </v:textbox>
                          </v:shape>
                          <v:shape id="_x0000_s1863" type="#_x0000_t202" style="position:absolute;left:13009;top:4536;width:5727;height:29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" filled="f" stroked="f" strokeweight=".5pt">
                            <v:textbox>
                              <w:txbxContent>
                                <w:p w14:paraId="38562915" w14:textId="77777777" w:rsidR="00A97812" w:rsidRPr="009B1C3D" w:rsidRDefault="00A97812" w:rsidP="00A97812">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v:textbox>
                          </v:shape>
                          <v:rect id="正方形/長方形 1796549577" o:spid="_x0000_s1864" style="position:absolute;left:18518;top:5297;width:5727;height:15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" fillcolor="white [3212]" stroked="f" strokeweight="0"/>
                          <v:shape id="_x0000_s1865" type="#_x0000_t202" style="position:absolute;left:23608;top:4521;width:2633;height:29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" filled="f" stroked="f" strokeweight=".5pt">
                            <v:textbox>
                              <w:txbxContent>
                                <w:p w14:paraId="3F34FB72" w14:textId="77777777" w:rsidR="00A97812" w:rsidRPr="009B1C3D" w:rsidRDefault="00A97812" w:rsidP="00A97812">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v:textbox>
                          </v:shape>
                          <v:rect id="正方形/長方形 1902631922" o:spid="_x0000_s1866" style="position:absolute;left:26576;top:5331;width:3109;height:17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" fillcolor="white [3212]" stroked="f" strokeweight="0"/>
                          <v:shape id="_x0000_s1867" type="#_x0000_t202" style="position:absolute;left:29387;top:4596;width:2633;height:28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" filled="f" stroked="f" strokeweight=".5pt">
                            <v:textbox>
                              <w:txbxContent>
                                <w:p w14:paraId="6A3B8B11" w14:textId="77777777" w:rsidR="00A97812" w:rsidRPr="009B1C3D" w:rsidRDefault="00A97812" w:rsidP="00A97812">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v:textbox>
                          </v:shape>
                          <v:rect id="正方形/長方形 914889746" o:spid="_x0000_s1868" style="position:absolute;left:32228;top:5297;width:3109;height:17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" fillcolor="white [3212]" stroked="f" strokeweight="0"/>
                          <v:shape id="_x0000_s1869" type="#_x0000_t202" style="position:absolute;left:34729;top:4693;width:2633;height:2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" filled="f" stroked="f" strokeweight=".5pt">
                            <v:textbox>
                              <w:txbxContent>
                                <w:p w14:paraId="4F0E3AC2" w14:textId="77777777" w:rsidR="00A97812" w:rsidRPr="009B1C3D" w:rsidRDefault="00A97812" w:rsidP="00A97812">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v:textbox>
                          </v:shape>
                        </v:group>
                      </v:group>
                      <v:shape id="フローチャート: 処理 1817105384" o:spid="_x0000_s1870" type="#_x0000_t109" style="position:absolute;left:25936;top:2003;width:4079;height:21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" fillcolor="#e7e6e6 [3214]" strokecolor="#f2f2f2 [3052]" strokeweight="1pt">
                        <v:shadow on="t" color="black" opacity="26214f" origin="-.5,-.5" offset=".24944mm,.24944mm"/>
                        <v:textbox inset="0,0,0,0">
                          <w:txbxContent>
                            <w:p w14:paraId="2E01FE42" w14:textId="049414D5" w:rsidR="00590910" w:rsidRDefault="00590910" w:rsidP="00590910">
                              <w:pPr>
                                <w:jc w:val="center"/>
                                <w:rPr>
                                  <w:rFonts w:cs="Arial"/>
                                  <w:color w:val="000000"/>
                                  <w:sz w:val="16"/>
                                  <w:szCs w:val="16"/>
                                </w:rPr>
                              </w:pPr>
                              <w:r>
                                <w:rPr>
                                  <w:rFonts w:cs="Arial" w:hint="eastAsia"/>
                                  <w:color w:val="000000"/>
                                  <w:sz w:val="16"/>
                                  <w:szCs w:val="16"/>
                                </w:rPr>
                                <w:t xml:space="preserve">読込　</w:t>
                              </w:r>
                            </w:p>
                          </w:txbxContent>
                        </v:textbox>
                      </v:shape>
                      <v:rect id="正方形/長方形 1796549577" o:spid="_x0000_s1871" style="position:absolute;left:19071;top:2476;width:5725;height:15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" fillcolor="white [3212]" stroked="f" strokeweight="0"/>
                      <v:shape id="_x0000_s1872" type="#_x0000_t202" style="position:absolute;left:12410;top:1799;width:6657;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" filled="f" stroked="f" strokeweight=".5pt">
                        <v:textbox>
                          <w:txbxContent>
                            <w:p w14:paraId="03F4BA1E" w14:textId="4AEDBB10" w:rsidR="00590910" w:rsidRPr="00590910" w:rsidRDefault="00590910" w:rsidP="00590910">
                              <w:pPr>
                                <w:rPr>
                                  <w:rFonts w:ascii="ＭＳ Ｐゴシック" w:eastAsia="ＭＳ Ｐゴシック" w:hAnsi="ＭＳ Ｐゴシック" w:cs="Arial"/>
                                  <w:color w:val="000000"/>
                                  <w:sz w:val="10"/>
                                  <w:szCs w:val="10"/>
                                </w:rPr>
                              </w:pPr>
                              <w:r w:rsidRPr="00590910">
                                <w:rPr>
                                  <w:rFonts w:ascii="ＭＳ Ｐゴシック" w:eastAsia="ＭＳ Ｐゴシック" w:hAnsi="ＭＳ Ｐゴシック" w:cs="Arial" w:hint="eastAsia"/>
                                  <w:color w:val="000000"/>
                                  <w:sz w:val="10"/>
                                  <w:szCs w:val="10"/>
                                </w:rPr>
                                <w:t>対象の予約ID</w:t>
                              </w:r>
                            </w:p>
                          </w:txbxContent>
                        </v:textbox>
                      </v:shape>
                    </v:group>
                    <v:shape id="_x0000_s1873" type="#_x0000_t109" style="position:absolute;left:29043;top:11195;width:4319;height:21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" fillcolor="#e7e6e6 [3214]" strokecolor="#f2f2f2 [3052]" strokeweight="1pt">
                      <v:shadow on="t" color="black" opacity="26214f" origin="-.5,-.5" offset=".24944mm,.24944mm"/>
                      <v:textbox inset="0,0,0,0">
                        <w:txbxContent>
                          <w:p w14:paraId="3874F8E7" w14:textId="6FCC0B79" w:rsidR="000F15CF" w:rsidRDefault="000F15CF" w:rsidP="000F15CF">
                            <w:pPr>
                              <w:jc w:val="center"/>
                              <w:rPr>
                                <w:rFonts w:cs="Arial"/>
                                <w:color w:val="000000"/>
                                <w:sz w:val="16"/>
                                <w:szCs w:val="16"/>
                              </w:rPr>
                            </w:pPr>
                            <w:r>
                              <w:rPr>
                                <w:rFonts w:cs="Arial" w:hint="eastAsia"/>
                                <w:color w:val="000000"/>
                                <w:sz w:val="16"/>
                                <w:szCs w:val="16"/>
                              </w:rPr>
                              <w:t xml:space="preserve">削除　</w:t>
                            </w:r>
                          </w:p>
                        </w:txbxContent>
                      </v:textbox>
                    </v:shape>
                  </v:group>
                  <v:group id="グループ化 732" o:spid="_x0000_s1874" style="position:absolute;left:1460;top:6223;width:35796;height:5072" coordsize="35795,50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">
                    <v:rect id="_x0000_s1875" style="position:absolute;left:15303;top:1238;width:4484;height:13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" fillcolor="white [3212]" strokecolor="#a5a5a5 [2092]" strokeweight=".5pt"/>
                    <v:rect id="_x0000_s1876" style="position:absolute;left:22606;top:1047;width:4485;height:15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" fillcolor="white [3212]" strokecolor="#a5a5a5 [2092]" strokeweight=".5pt"/>
                    <v:rect id="_x0000_s1877" style="position:absolute;left:29718;top:984;width:4152;height:155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" fillcolor="white [3212]" strokecolor="#a5a5a5 [2092]" strokeweight=".5pt"/>
                    <v:rect id="_x0000_s1878" style="position:absolute;left:9048;top:1174;width:4712;height:16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" fillcolor="white [3212]" strokecolor="#a5a5a5 [2092]" strokeweight=".5pt"/>
                    <v:shape id="_x0000_s1879" type="#_x0000_t202" style="position:absolute;top:349;width:9683;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" filled="f" stroked="f" strokeweight=".5pt">
                      <v:textbox>
                        <w:txbxContent>
                          <w:p w14:paraId="02E9E9D6" w14:textId="36812024" w:rsidR="00783111" w:rsidRPr="009B1C3D" w:rsidRDefault="00783111" w:rsidP="00783111">
                            <w:pPr>
                              <w:rPr>
                                <w:rFonts w:ascii="ＭＳ Ｐゴシック" w:eastAsia="ＭＳ Ｐゴシック" w:hAnsi="ＭＳ Ｐゴシック" w:cs="Arial"/>
                                <w:color w:val="000000"/>
                                <w:sz w:val="18"/>
                                <w:szCs w:val="18"/>
                              </w:rPr>
                            </w:pPr>
                            <w:r w:rsidRPr="00783111">
                              <w:rPr>
                                <w:rFonts w:ascii="ＭＳ Ｐゴシック" w:eastAsia="ＭＳ Ｐゴシック" w:hAnsi="ＭＳ Ｐゴシック" w:cs="Arial" w:hint="eastAsia"/>
                                <w:color w:val="000000"/>
                                <w:sz w:val="16"/>
                                <w:szCs w:val="16"/>
                              </w:rPr>
                              <w:t>変更後の予約時</w:t>
                            </w:r>
                            <w:r>
                              <w:rPr>
                                <w:rFonts w:ascii="ＭＳ Ｐゴシック" w:eastAsia="ＭＳ Ｐゴシック" w:hAnsi="ＭＳ Ｐゴシック" w:cs="Arial" w:hint="eastAsia"/>
                                <w:color w:val="000000"/>
                                <w:sz w:val="18"/>
                                <w:szCs w:val="18"/>
                              </w:rPr>
                              <w:t>間</w:t>
                            </w:r>
                          </w:p>
                        </w:txbxContent>
                      </v:textbox>
                    </v:shape>
                    <v:shape id="_x0000_s1880" type="#_x0000_t202" style="position:absolute;left:8699;top:2000;width:26041;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" filled="f" stroked="f" strokeweight=".5pt">
                      <v:textbox>
                        <w:txbxContent>
                          <w:p w14:paraId="71D70CAB" w14:textId="70E11A3B" w:rsidR="000F15CF" w:rsidRPr="009B1C3D" w:rsidRDefault="000F15CF" w:rsidP="000F15C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6"/>
                                <w:szCs w:val="16"/>
                              </w:rPr>
                              <w:t>変更する予約IDを入力して「読込」を押してください。</w:t>
                            </w:r>
                          </w:p>
                        </w:txbxContent>
                      </v:textbox>
                    </v:shape>
                    <v:shape id="_x0000_s1881" type="#_x0000_t202" style="position:absolute;left:12922;top:444;width:2076;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" filled="f" stroked="f" strokeweight=".5pt">
                      <v:textbox>
                        <w:txbxContent>
                          <w:p w14:paraId="46484063" w14:textId="38162A8B" w:rsidR="00783111" w:rsidRPr="009B1C3D" w:rsidRDefault="00783111" w:rsidP="00783111">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時</w:t>
                            </w:r>
                            <w:r w:rsidR="00614E1A" w:rsidRPr="00614E1A">
                              <w:rPr>
                                <w:rFonts w:ascii="ＭＳ Ｐゴシック" w:eastAsia="ＭＳ Ｐゴシック" w:hAnsi="ＭＳ Ｐゴシック" w:cs="Arial"/>
                                <w:noProof/>
                                <w:color w:val="000000"/>
                                <w:sz w:val="18"/>
                                <w:szCs w:val="18"/>
                              </w:rPr>
                              <w:drawing>
                                <wp:inline distT="0" distB="0" distL="0" distR="0" wp14:anchorId="6FA61D1E" wp14:editId="329F25F3">
                                  <wp:extent cx="18415" cy="10795"/>
                                  <wp:effectExtent l="0" t="0" r="0" b="0"/>
                                  <wp:docPr id="210403575"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v:textbox>
                    </v:shape>
                    <v:shape id="_x0000_s1882" type="#_x0000_t202" style="position:absolute;left:19113;top:381;width:4233;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" filled="f" stroked="f" strokeweight=".5pt">
                      <v:textbox>
                        <w:txbxContent>
                          <w:p w14:paraId="0BDF58BC" w14:textId="5B350A2B" w:rsidR="00614E1A" w:rsidRPr="009B1C3D" w:rsidRDefault="00614E1A" w:rsidP="00614E1A">
                            <w:pPr>
                              <w:rPr>
                                <w:rFonts w:ascii="ＭＳ Ｐゴシック" w:eastAsia="ＭＳ Ｐゴシック" w:hAnsi="ＭＳ Ｐゴシック" w:cs="Arial"/>
                                <w:color w:val="000000"/>
                                <w:sz w:val="18"/>
                                <w:szCs w:val="18"/>
                              </w:rPr>
                            </w:pPr>
                            <w:r w:rsidRPr="00614E1A">
                              <w:rPr>
                                <w:rFonts w:ascii="ＭＳ Ｐゴシック" w:eastAsia="ＭＳ Ｐゴシック" w:hAnsi="ＭＳ Ｐゴシック" w:cs="Arial" w:hint="eastAsia"/>
                                <w:color w:val="000000"/>
                                <w:sz w:val="16"/>
                                <w:szCs w:val="16"/>
                              </w:rPr>
                              <w:t>分～</w:t>
                            </w:r>
                            <w:r w:rsidRPr="00614E1A">
                              <w:rPr>
                                <w:rFonts w:ascii="ＭＳ Ｐゴシック" w:eastAsia="ＭＳ Ｐゴシック" w:hAnsi="ＭＳ Ｐゴシック" w:cs="Arial"/>
                                <w:noProof/>
                                <w:color w:val="000000"/>
                                <w:sz w:val="18"/>
                                <w:szCs w:val="18"/>
                              </w:rPr>
                              <w:drawing>
                                <wp:inline distT="0" distB="0" distL="0" distR="0" wp14:anchorId="6823FC17" wp14:editId="478AFA49">
                                  <wp:extent cx="18415" cy="10795"/>
                                  <wp:effectExtent l="0" t="0" r="0" b="0"/>
                                  <wp:docPr id="2120715762"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v:textbox>
                    </v:shape>
                    <v:shape id="_x0000_s1883" type="#_x0000_t202" style="position:absolute;left:27082;top:285;width:2077;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" filled="f" stroked="f" strokeweight=".5pt">
                      <v:textbox>
                        <w:txbxContent>
                          <w:p w14:paraId="39C8FC9C" w14:textId="77777777" w:rsidR="00614E1A" w:rsidRPr="009B1C3D" w:rsidRDefault="00614E1A" w:rsidP="00614E1A">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時</w:t>
                            </w:r>
                            <w:r w:rsidRPr="00614E1A">
                              <w:rPr>
                                <w:rFonts w:ascii="ＭＳ Ｐゴシック" w:eastAsia="ＭＳ Ｐゴシック" w:hAnsi="ＭＳ Ｐゴシック" w:cs="Arial"/>
                                <w:noProof/>
                                <w:color w:val="000000"/>
                                <w:sz w:val="18"/>
                                <w:szCs w:val="18"/>
                              </w:rPr>
                              <w:drawing>
                                <wp:inline distT="0" distB="0" distL="0" distR="0" wp14:anchorId="194CE8F8" wp14:editId="3692245F">
                                  <wp:extent cx="18415" cy="10795"/>
                                  <wp:effectExtent l="0" t="0" r="0" b="0"/>
                                  <wp:docPr id="1561940155"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v:textbox>
                    </v:shape>
                    <v:shape id="_x0000_s1884" type="#_x0000_t202" style="position:absolute;left:32956;width:2839;height:3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" filled="f" stroked="f" strokeweight=".5pt">
                      <v:textbox>
                        <w:txbxContent>
                          <w:p w14:paraId="08743845" w14:textId="1C22C112" w:rsidR="00614E1A" w:rsidRPr="009B1C3D" w:rsidRDefault="00614E1A" w:rsidP="00614E1A">
                            <w:pPr>
                              <w:rPr>
                                <w:rFonts w:ascii="ＭＳ Ｐゴシック" w:eastAsia="ＭＳ Ｐゴシック" w:hAnsi="ＭＳ Ｐゴシック" w:cs="Arial"/>
                                <w:color w:val="000000"/>
                                <w:sz w:val="18"/>
                                <w:szCs w:val="18"/>
                              </w:rPr>
                            </w:pPr>
                            <w:r w:rsidRPr="00614E1A">
                              <w:rPr>
                                <w:rFonts w:ascii="ＭＳ Ｐゴシック" w:eastAsia="ＭＳ Ｐゴシック" w:hAnsi="ＭＳ Ｐゴシック" w:cs="Arial" w:hint="eastAsia"/>
                                <w:color w:val="000000"/>
                                <w:sz w:val="16"/>
                                <w:szCs w:val="16"/>
                              </w:rPr>
                              <w:t>分</w:t>
                            </w:r>
                            <w:r w:rsidRPr="00614E1A">
                              <w:rPr>
                                <w:rFonts w:ascii="ＭＳ Ｐゴシック" w:eastAsia="ＭＳ Ｐゴシック" w:hAnsi="ＭＳ Ｐゴシック" w:cs="Arial"/>
                                <w:noProof/>
                                <w:color w:val="000000"/>
                                <w:sz w:val="18"/>
                                <w:szCs w:val="18"/>
                              </w:rPr>
                              <w:drawing>
                                <wp:inline distT="0" distB="0" distL="0" distR="0" wp14:anchorId="145B19C7" wp14:editId="05F8A4AA">
                                  <wp:extent cx="18415" cy="10795"/>
                                  <wp:effectExtent l="0" t="0" r="0" b="0"/>
                                  <wp:docPr id="749074345"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v:textbox>
                    </v:shape>
                  </v:group>
                </v:group>
                <v:shape id="テキスト ボックス 734" o:spid="_x0000_s1885" type="#_x0000_t202" style="position:absolute;width:8871;height:2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" filled="f" stroked="f" strokeweight=".5pt">
                  <v:textbox>
                    <w:txbxContent>
                      <w:p w14:paraId="14ED4CCF" w14:textId="3818E614" w:rsidR="00001D4C" w:rsidRPr="000A5757" w:rsidRDefault="00001D4C">
                        <w:pPr>
                          <w:rPr>
                            <w:sz w:val="8"/>
                            <w:szCs w:val="10"/>
                          </w:rPr>
                        </w:pPr>
                        <w:r w:rsidRPr="000A5757">
                          <w:rPr>
                            <w:rFonts w:hint="eastAsia"/>
                            <w:sz w:val="8"/>
                            <w:szCs w:val="10"/>
                          </w:rPr>
                          <w:t>予約変更</w:t>
                        </w:r>
                      </w:p>
                    </w:txbxContent>
                  </v:textbox>
                </v:shape>
              </v:group>
            </w:pict>
          </mc:Fallback>
        </mc:AlternateContent>
      </w:r>
      <w:bookmarkEnd w:id="303"/>
      <w:bookmarkEnd w:id="304"/>
      <w:bookmarkEnd w:id="305"/>
    </w:p>
    <w:p w14:paraId="4B41D209" w14:textId="614A5BC0" w:rsidR="00D711AA" w:rsidRDefault="00D711AA" w:rsidP="00D711AA">
      <w:pPr>
        <w:widowControl/>
        <w:jc w:val="left"/>
      </w:pPr>
    </w:p>
    <w:p w14:paraId="702226E0" w14:textId="0E2DF1F9" w:rsidR="00D711AA" w:rsidRDefault="00694E08" w:rsidP="00432DFC">
      <w:pPr>
        <w:widowControl/>
        <w:tabs>
          <w:tab w:val="left" w:pos="3426"/>
        </w:tabs>
        <w:jc w:val="left"/>
      </w:pPr>
      <w:bookmarkStart w:id="306" w:name="_Toc234575177"/>
      <w:bookmarkStart w:id="307" w:name="_Toc234575861"/>
      <w:bookmarkStart w:id="308" w:name="_Toc234940571"/>
      <w:r>
        <w:rPr>
          <w:noProof/>
        </w:rPr>
        <mc:AlternateContent>
          <mc:Choice Requires="wps">
            <w:drawing>
              <wp:anchor distT="0" distB="0" distL="114300" distR="114300" simplePos="0" relativeHeight="251658535" behindDoc="0" locked="0" layoutInCell="1" allowOverlap="1" wp14:anchorId="77225229" wp14:editId="08CD0CD5">
                <wp:simplePos x="0" y="0"/>
                <wp:positionH relativeFrom="column">
                  <wp:posOffset>1261115</wp:posOffset>
                </wp:positionH>
                <wp:positionV relativeFrom="paragraph">
                  <wp:posOffset>18229</wp:posOffset>
                </wp:positionV>
                <wp:extent cx="476250" cy="260350"/>
                <wp:effectExtent l="0" t="0" r="0" b="6350"/>
                <wp:wrapNone/>
                <wp:docPr id="1304908967" name="テキスト ボックス 794"/>
                <wp:cNvGraphicFramePr/>
                <a:graphic xmlns:a="http://schemas.openxmlformats.org/drawingml/2006/main">
                  <a:graphicData uri="http://schemas.microsoft.com/office/word/2010/wordprocessingShape">
                    <wps:wsp>
                      <wps:cNvSpPr txBox="1"/>
                      <wps:spPr>
                        <a:xfrm>
                          <a:off x="0" y="0"/>
                          <a:ext cx="476250" cy="260350"/>
                        </a:xfrm>
                        <a:prstGeom prst="rect">
                          <a:avLst/>
                        </a:prstGeom>
                        <a:noFill/>
                        <a:ln w="6350">
                          <a:noFill/>
                        </a:ln>
                      </wps:spPr>
                      <wps:txbx>
                        <w:txbxContent>
                          <w:p w14:paraId="40AE5908" w14:textId="3BC3FC30" w:rsidR="00694E08" w:rsidRDefault="00694E08">
                            <w:r>
                              <w:rPr>
                                <w:rFonts w:hint="eastAsia"/>
                              </w:rPr>
                              <w:t>376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25229" id="テキスト ボックス 794" o:spid="_x0000_s1886" type="#_x0000_t202" style="position:absolute;margin-left:99.3pt;margin-top:1.45pt;width:37.5pt;height:20.5pt;z-index:2516585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" filled="f" stroked="f" strokeweight=".5pt">
                <v:textbox>
                  <w:txbxContent>
                    <w:p w14:paraId="40AE5908" w14:textId="3BC3FC30" w:rsidR="00694E08" w:rsidRDefault="00694E08">
                      <w:r>
                        <w:rPr>
                          <w:rFonts w:hint="eastAsia"/>
                        </w:rPr>
                        <w:t>376</w:t>
                      </w:r>
                    </w:p>
                  </w:txbxContent>
                </v:textbox>
              </v:shape>
            </w:pict>
          </mc:Fallback>
        </mc:AlternateContent>
      </w:r>
      <w:bookmarkEnd w:id="306"/>
      <w:bookmarkEnd w:id="307"/>
      <w:bookmarkEnd w:id="308"/>
      <w:r w:rsidR="00432DFC">
        <w:tab/>
      </w:r>
    </w:p>
    <w:p w14:paraId="7F23E5ED" w14:textId="7B6A1440" w:rsidR="00D711AA" w:rsidRDefault="00B956CB" w:rsidP="00D711AA">
      <w:pPr>
        <w:widowControl/>
        <w:jc w:val="left"/>
      </w:pPr>
      <w:bookmarkStart w:id="309" w:name="_Toc234575178"/>
      <w:bookmarkStart w:id="310" w:name="_Toc234575862"/>
      <w:bookmarkStart w:id="311" w:name="_Toc234940572"/>
      <w:r>
        <w:rPr>
          <w:noProof/>
        </w:rPr>
        <mc:AlternateContent>
          <mc:Choice Requires="wps">
            <w:drawing>
              <wp:anchor distT="0" distB="0" distL="114300" distR="114300" simplePos="0" relativeHeight="251658537" behindDoc="0" locked="0" layoutInCell="1" allowOverlap="1" wp14:anchorId="2B890D9F" wp14:editId="2F1120F4">
                <wp:simplePos x="0" y="0"/>
                <wp:positionH relativeFrom="column">
                  <wp:posOffset>1659884</wp:posOffset>
                </wp:positionH>
                <wp:positionV relativeFrom="paragraph">
                  <wp:posOffset>56305</wp:posOffset>
                </wp:positionV>
                <wp:extent cx="474808" cy="260350"/>
                <wp:effectExtent l="0" t="0" r="0" b="6350"/>
                <wp:wrapNone/>
                <wp:docPr id="380376652" name="テキスト ボックス 794"/>
                <wp:cNvGraphicFramePr/>
                <a:graphic xmlns:a="http://schemas.openxmlformats.org/drawingml/2006/main">
                  <a:graphicData uri="http://schemas.microsoft.com/office/word/2010/wordprocessingShape">
                    <wps:wsp>
                      <wps:cNvSpPr txBox="1"/>
                      <wps:spPr>
                        <a:xfrm>
                          <a:off x="0" y="0"/>
                          <a:ext cx="474808" cy="260350"/>
                        </a:xfrm>
                        <a:prstGeom prst="rect">
                          <a:avLst/>
                        </a:prstGeom>
                        <a:noFill/>
                        <a:ln w="6350">
                          <a:noFill/>
                        </a:ln>
                      </wps:spPr>
                      <wps:txbx>
                        <w:txbxContent>
                          <w:p w14:paraId="5F3E83A1" w14:textId="2F9280E1" w:rsidR="0099630B" w:rsidRDefault="0099630B" w:rsidP="0099630B">
                            <w:r>
                              <w:rPr>
                                <w:rFonts w:hint="eastAsia"/>
                              </w:rPr>
                              <w:t>00</w:t>
                            </w:r>
                            <w:r w:rsidRPr="0099630B">
                              <w:rPr>
                                <w:noProof/>
                              </w:rPr>
                              <w:drawing>
                                <wp:inline distT="0" distB="0" distL="0" distR="0" wp14:anchorId="17B93CD0" wp14:editId="06D8CA99">
                                  <wp:extent cx="287020" cy="161925"/>
                                  <wp:effectExtent l="0" t="0" r="0" b="0"/>
                                  <wp:docPr id="1362296043" name="図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020" cy="161925"/>
                                          </a:xfrm>
                                          <a:prstGeom prst="rect">
                                            <a:avLst/>
                                          </a:prstGeom>
                                          <a:noFill/>
                                          <a:ln>
                                            <a:noFill/>
                                          </a:ln>
                                        </pic:spPr>
                                      </pic:pic>
                                    </a:graphicData>
                                  </a:graphic>
                                </wp:inline>
                              </w:drawing>
                            </w:r>
                            <w:r w:rsidRPr="0099630B">
                              <w:rPr>
                                <w:noProof/>
                              </w:rPr>
                              <w:drawing>
                                <wp:inline distT="0" distB="0" distL="0" distR="0" wp14:anchorId="059489B2" wp14:editId="6866EF8B">
                                  <wp:extent cx="287020" cy="161925"/>
                                  <wp:effectExtent l="0" t="0" r="0" b="0"/>
                                  <wp:docPr id="995177939" name="図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020" cy="1619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890D9F" id="_x0000_s1887" type="#_x0000_t202" style="position:absolute;margin-left:130.7pt;margin-top:4.45pt;width:37.4pt;height:20.5pt;z-index:2516585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" filled="f" stroked="f" strokeweight=".5pt">
                <v:textbox>
                  <w:txbxContent>
                    <w:p w14:paraId="5F3E83A1" w14:textId="2F9280E1" w:rsidR="0099630B" w:rsidRDefault="0099630B" w:rsidP="0099630B">
                      <w:r>
                        <w:rPr>
                          <w:rFonts w:hint="eastAsia"/>
                        </w:rPr>
                        <w:t>00</w:t>
                      </w:r>
                      <w:r w:rsidRPr="0099630B">
                        <w:rPr>
                          <w:noProof/>
                        </w:rPr>
                        <w:drawing>
                          <wp:inline distT="0" distB="0" distL="0" distR="0" wp14:anchorId="17B93CD0" wp14:editId="06D8CA99">
                            <wp:extent cx="287020" cy="161925"/>
                            <wp:effectExtent l="0" t="0" r="0" b="0"/>
                            <wp:docPr id="1362296043" name="図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020" cy="161925"/>
                                    </a:xfrm>
                                    <a:prstGeom prst="rect">
                                      <a:avLst/>
                                    </a:prstGeom>
                                    <a:noFill/>
                                    <a:ln>
                                      <a:noFill/>
                                    </a:ln>
                                  </pic:spPr>
                                </pic:pic>
                              </a:graphicData>
                            </a:graphic>
                          </wp:inline>
                        </w:drawing>
                      </w:r>
                      <w:r w:rsidRPr="0099630B">
                        <w:rPr>
                          <w:noProof/>
                        </w:rPr>
                        <w:drawing>
                          <wp:inline distT="0" distB="0" distL="0" distR="0" wp14:anchorId="059489B2" wp14:editId="6866EF8B">
                            <wp:extent cx="287020" cy="161925"/>
                            <wp:effectExtent l="0" t="0" r="0" b="0"/>
                            <wp:docPr id="995177939" name="図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020" cy="161925"/>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58539" behindDoc="0" locked="0" layoutInCell="1" allowOverlap="1" wp14:anchorId="7D382BCC" wp14:editId="48881D62">
                <wp:simplePos x="0" y="0"/>
                <wp:positionH relativeFrom="column">
                  <wp:posOffset>3061733</wp:posOffset>
                </wp:positionH>
                <wp:positionV relativeFrom="paragraph">
                  <wp:posOffset>27131</wp:posOffset>
                </wp:positionV>
                <wp:extent cx="500736" cy="260350"/>
                <wp:effectExtent l="0" t="0" r="0" b="6350"/>
                <wp:wrapNone/>
                <wp:docPr id="314326927" name="テキスト ボックス 794"/>
                <wp:cNvGraphicFramePr/>
                <a:graphic xmlns:a="http://schemas.openxmlformats.org/drawingml/2006/main">
                  <a:graphicData uri="http://schemas.microsoft.com/office/word/2010/wordprocessingShape">
                    <wps:wsp>
                      <wps:cNvSpPr txBox="1"/>
                      <wps:spPr>
                        <a:xfrm>
                          <a:off x="0" y="0"/>
                          <a:ext cx="500736" cy="260350"/>
                        </a:xfrm>
                        <a:prstGeom prst="rect">
                          <a:avLst/>
                        </a:prstGeom>
                        <a:noFill/>
                        <a:ln w="6350">
                          <a:noFill/>
                        </a:ln>
                      </wps:spPr>
                      <wps:txbx>
                        <w:txbxContent>
                          <w:p w14:paraId="0D6AA853" w14:textId="7EE887F4" w:rsidR="0099630B" w:rsidRDefault="0099630B" w:rsidP="0099630B">
                            <w:r>
                              <w:rPr>
                                <w:rFonts w:hint="eastAsia"/>
                              </w:rPr>
                              <w:t>00</w:t>
                            </w:r>
                            <w:r w:rsidRPr="0099630B">
                              <w:rPr>
                                <w:noProof/>
                              </w:rPr>
                              <w:drawing>
                                <wp:inline distT="0" distB="0" distL="0" distR="0" wp14:anchorId="4E750331" wp14:editId="7A085779">
                                  <wp:extent cx="287020" cy="161925"/>
                                  <wp:effectExtent l="0" t="0" r="0" b="0"/>
                                  <wp:docPr id="1289193297" name="図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020" cy="161925"/>
                                          </a:xfrm>
                                          <a:prstGeom prst="rect">
                                            <a:avLst/>
                                          </a:prstGeom>
                                          <a:noFill/>
                                          <a:ln>
                                            <a:noFill/>
                                          </a:ln>
                                        </pic:spPr>
                                      </pic:pic>
                                    </a:graphicData>
                                  </a:graphic>
                                </wp:inline>
                              </w:drawing>
                            </w:r>
                            <w:r w:rsidRPr="0099630B">
                              <w:rPr>
                                <w:noProof/>
                              </w:rPr>
                              <w:drawing>
                                <wp:inline distT="0" distB="0" distL="0" distR="0" wp14:anchorId="2D10B3A5" wp14:editId="74C88FFD">
                                  <wp:extent cx="287020" cy="161925"/>
                                  <wp:effectExtent l="0" t="0" r="0" b="0"/>
                                  <wp:docPr id="2086629966" name="図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020" cy="1619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82BCC" id="_x0000_s1888" type="#_x0000_t202" style="position:absolute;margin-left:241.1pt;margin-top:2.15pt;width:39.45pt;height:20.5pt;z-index:2516585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" filled="f" stroked="f" strokeweight=".5pt">
                <v:textbox>
                  <w:txbxContent>
                    <w:p w14:paraId="0D6AA853" w14:textId="7EE887F4" w:rsidR="0099630B" w:rsidRDefault="0099630B" w:rsidP="0099630B">
                      <w:r>
                        <w:rPr>
                          <w:rFonts w:hint="eastAsia"/>
                        </w:rPr>
                        <w:t>00</w:t>
                      </w:r>
                      <w:r w:rsidRPr="0099630B">
                        <w:rPr>
                          <w:noProof/>
                        </w:rPr>
                        <w:drawing>
                          <wp:inline distT="0" distB="0" distL="0" distR="0" wp14:anchorId="4E750331" wp14:editId="7A085779">
                            <wp:extent cx="287020" cy="161925"/>
                            <wp:effectExtent l="0" t="0" r="0" b="0"/>
                            <wp:docPr id="1289193297" name="図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020" cy="161925"/>
                                    </a:xfrm>
                                    <a:prstGeom prst="rect">
                                      <a:avLst/>
                                    </a:prstGeom>
                                    <a:noFill/>
                                    <a:ln>
                                      <a:noFill/>
                                    </a:ln>
                                  </pic:spPr>
                                </pic:pic>
                              </a:graphicData>
                            </a:graphic>
                          </wp:inline>
                        </w:drawing>
                      </w:r>
                      <w:r w:rsidRPr="0099630B">
                        <w:rPr>
                          <w:noProof/>
                        </w:rPr>
                        <w:drawing>
                          <wp:inline distT="0" distB="0" distL="0" distR="0" wp14:anchorId="2D10B3A5" wp14:editId="74C88FFD">
                            <wp:extent cx="287020" cy="161925"/>
                            <wp:effectExtent l="0" t="0" r="0" b="0"/>
                            <wp:docPr id="2086629966" name="図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020" cy="161925"/>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58526" behindDoc="0" locked="0" layoutInCell="1" allowOverlap="1" wp14:anchorId="7E194F24" wp14:editId="41F95482">
                <wp:simplePos x="0" y="0"/>
                <wp:positionH relativeFrom="column">
                  <wp:posOffset>3418716</wp:posOffset>
                </wp:positionH>
                <wp:positionV relativeFrom="paragraph">
                  <wp:posOffset>168149</wp:posOffset>
                </wp:positionV>
                <wp:extent cx="90170" cy="46990"/>
                <wp:effectExtent l="19050" t="0" r="43180" b="29210"/>
                <wp:wrapNone/>
                <wp:docPr id="1119273368" name="フローチャート: 組合せ 2"/>
                <wp:cNvGraphicFramePr/>
                <a:graphic xmlns:a="http://schemas.openxmlformats.org/drawingml/2006/main">
                  <a:graphicData uri="http://schemas.microsoft.com/office/word/2010/wordprocessingShape">
                    <wps:wsp>
                      <wps:cNvSpPr/>
                      <wps:spPr>
                        <a:xfrm>
                          <a:off x="0" y="0"/>
                          <a:ext cx="90170" cy="4699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59495" id="フローチャート: 組合せ 2" o:spid="_x0000_s1026" type="#_x0000_t128" style="position:absolute;margin-left:269.2pt;margin-top:13.25pt;width:7.1pt;height:3.7pt;z-index:2516585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" filled="f" strokecolor="black [3213]" strokeweight=".5pt"/>
            </w:pict>
          </mc:Fallback>
        </mc:AlternateContent>
      </w:r>
      <w:r>
        <w:rPr>
          <w:noProof/>
        </w:rPr>
        <mc:AlternateContent>
          <mc:Choice Requires="wps">
            <w:drawing>
              <wp:anchor distT="0" distB="0" distL="114300" distR="114300" simplePos="0" relativeHeight="251658534" behindDoc="0" locked="0" layoutInCell="1" allowOverlap="1" wp14:anchorId="26019FB9" wp14:editId="6968DE7F">
                <wp:simplePos x="0" y="0"/>
                <wp:positionH relativeFrom="column">
                  <wp:posOffset>3389832</wp:posOffset>
                </wp:positionH>
                <wp:positionV relativeFrom="paragraph">
                  <wp:posOffset>118130</wp:posOffset>
                </wp:positionV>
                <wp:extent cx="151765" cy="48895"/>
                <wp:effectExtent l="0" t="0" r="0" b="0"/>
                <wp:wrapNone/>
                <wp:docPr id="501833730" name="正方形/長方形 2"/>
                <wp:cNvGraphicFramePr/>
                <a:graphic xmlns:a="http://schemas.openxmlformats.org/drawingml/2006/main">
                  <a:graphicData uri="http://schemas.microsoft.com/office/word/2010/wordprocessingShape">
                    <wps:wsp>
                      <wps:cNvSpPr/>
                      <wps:spPr>
                        <a:xfrm>
                          <a:off x="0" y="0"/>
                          <a:ext cx="151765" cy="4889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8447FC" id="正方形/長方形 2" o:spid="_x0000_s1026" style="position:absolute;margin-left:266.9pt;margin-top:9.3pt;width:11.95pt;height:3.85pt;z-index:25165853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" fillcolor="white [3212]" strokecolor="white [3212]" strokeweight="1pt"/>
            </w:pict>
          </mc:Fallback>
        </mc:AlternateContent>
      </w:r>
      <w:r>
        <w:rPr>
          <w:noProof/>
        </w:rPr>
        <mc:AlternateContent>
          <mc:Choice Requires="wps">
            <w:drawing>
              <wp:anchor distT="0" distB="0" distL="114300" distR="114300" simplePos="0" relativeHeight="251658538" behindDoc="0" locked="0" layoutInCell="1" allowOverlap="1" wp14:anchorId="6846BD0B" wp14:editId="3F29FAD2">
                <wp:simplePos x="0" y="0"/>
                <wp:positionH relativeFrom="column">
                  <wp:posOffset>2394522</wp:posOffset>
                </wp:positionH>
                <wp:positionV relativeFrom="paragraph">
                  <wp:posOffset>41198</wp:posOffset>
                </wp:positionV>
                <wp:extent cx="517783" cy="260350"/>
                <wp:effectExtent l="0" t="0" r="0" b="6350"/>
                <wp:wrapNone/>
                <wp:docPr id="1528108733" name="テキスト ボックス 794"/>
                <wp:cNvGraphicFramePr/>
                <a:graphic xmlns:a="http://schemas.openxmlformats.org/drawingml/2006/main">
                  <a:graphicData uri="http://schemas.microsoft.com/office/word/2010/wordprocessingShape">
                    <wps:wsp>
                      <wps:cNvSpPr txBox="1"/>
                      <wps:spPr>
                        <a:xfrm>
                          <a:off x="0" y="0"/>
                          <a:ext cx="517783" cy="260350"/>
                        </a:xfrm>
                        <a:prstGeom prst="rect">
                          <a:avLst/>
                        </a:prstGeom>
                        <a:noFill/>
                        <a:ln w="6350">
                          <a:noFill/>
                        </a:ln>
                      </wps:spPr>
                      <wps:txbx>
                        <w:txbxContent>
                          <w:p w14:paraId="6ADAACD6" w14:textId="22079BBF" w:rsidR="0099630B" w:rsidRDefault="0099630B" w:rsidP="0099630B">
                            <w:r>
                              <w:rPr>
                                <w:rFonts w:hint="eastAsia"/>
                              </w:rPr>
                              <w:t>08</w:t>
                            </w:r>
                            <w:r w:rsidRPr="0099630B">
                              <w:rPr>
                                <w:noProof/>
                              </w:rPr>
                              <w:drawing>
                                <wp:inline distT="0" distB="0" distL="0" distR="0" wp14:anchorId="54256148" wp14:editId="3911F97F">
                                  <wp:extent cx="287020" cy="161925"/>
                                  <wp:effectExtent l="0" t="0" r="0" b="0"/>
                                  <wp:docPr id="556239258" name="図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020" cy="161925"/>
                                          </a:xfrm>
                                          <a:prstGeom prst="rect">
                                            <a:avLst/>
                                          </a:prstGeom>
                                          <a:noFill/>
                                          <a:ln>
                                            <a:noFill/>
                                          </a:ln>
                                        </pic:spPr>
                                      </pic:pic>
                                    </a:graphicData>
                                  </a:graphic>
                                </wp:inline>
                              </w:drawing>
                            </w:r>
                            <w:r w:rsidRPr="0099630B">
                              <w:rPr>
                                <w:noProof/>
                              </w:rPr>
                              <w:drawing>
                                <wp:inline distT="0" distB="0" distL="0" distR="0" wp14:anchorId="019D5E06" wp14:editId="0D2CBA57">
                                  <wp:extent cx="287020" cy="161925"/>
                                  <wp:effectExtent l="0" t="0" r="0" b="0"/>
                                  <wp:docPr id="1614545324" name="図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020" cy="1619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6BD0B" id="_x0000_s1889" type="#_x0000_t202" style="position:absolute;margin-left:188.55pt;margin-top:3.25pt;width:40.75pt;height:20.5pt;z-index:2516585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" filled="f" stroked="f" strokeweight=".5pt">
                <v:textbox>
                  <w:txbxContent>
                    <w:p w14:paraId="6ADAACD6" w14:textId="22079BBF" w:rsidR="0099630B" w:rsidRDefault="0099630B" w:rsidP="0099630B">
                      <w:r>
                        <w:rPr>
                          <w:rFonts w:hint="eastAsia"/>
                        </w:rPr>
                        <w:t>08</w:t>
                      </w:r>
                      <w:r w:rsidRPr="0099630B">
                        <w:rPr>
                          <w:noProof/>
                        </w:rPr>
                        <w:drawing>
                          <wp:inline distT="0" distB="0" distL="0" distR="0" wp14:anchorId="54256148" wp14:editId="3911F97F">
                            <wp:extent cx="287020" cy="161925"/>
                            <wp:effectExtent l="0" t="0" r="0" b="0"/>
                            <wp:docPr id="556239258" name="図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020" cy="161925"/>
                                    </a:xfrm>
                                    <a:prstGeom prst="rect">
                                      <a:avLst/>
                                    </a:prstGeom>
                                    <a:noFill/>
                                    <a:ln>
                                      <a:noFill/>
                                    </a:ln>
                                  </pic:spPr>
                                </pic:pic>
                              </a:graphicData>
                            </a:graphic>
                          </wp:inline>
                        </w:drawing>
                      </w:r>
                      <w:r w:rsidRPr="0099630B">
                        <w:rPr>
                          <w:noProof/>
                        </w:rPr>
                        <w:drawing>
                          <wp:inline distT="0" distB="0" distL="0" distR="0" wp14:anchorId="019D5E06" wp14:editId="0D2CBA57">
                            <wp:extent cx="287020" cy="161925"/>
                            <wp:effectExtent l="0" t="0" r="0" b="0"/>
                            <wp:docPr id="1614545324" name="図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020" cy="161925"/>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58532" behindDoc="0" locked="0" layoutInCell="1" allowOverlap="1" wp14:anchorId="0FE32C89" wp14:editId="1F370258">
                <wp:simplePos x="0" y="0"/>
                <wp:positionH relativeFrom="column">
                  <wp:posOffset>2739522</wp:posOffset>
                </wp:positionH>
                <wp:positionV relativeFrom="paragraph">
                  <wp:posOffset>167758</wp:posOffset>
                </wp:positionV>
                <wp:extent cx="102870" cy="64135"/>
                <wp:effectExtent l="0" t="0" r="0" b="0"/>
                <wp:wrapNone/>
                <wp:docPr id="1217489770" name="フローチャート: 組合せ 1"/>
                <wp:cNvGraphicFramePr/>
                <a:graphic xmlns:a="http://schemas.openxmlformats.org/drawingml/2006/main">
                  <a:graphicData uri="http://schemas.microsoft.com/office/word/2010/wordprocessingShape">
                    <wps:wsp>
                      <wps:cNvSpPr/>
                      <wps:spPr>
                        <a:xfrm>
                          <a:off x="0" y="0"/>
                          <a:ext cx="102870" cy="64135"/>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6E632F" id="フローチャート: 組合せ 1" o:spid="_x0000_s1026" type="#_x0000_t128" style="position:absolute;margin-left:215.7pt;margin-top:13.2pt;width:8.1pt;height:5.05pt;z-index:2516585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" filled="f" strokecolor="black [3213]" strokeweight=".5pt"/>
            </w:pict>
          </mc:Fallback>
        </mc:AlternateContent>
      </w:r>
      <w:r>
        <w:rPr>
          <w:noProof/>
        </w:rPr>
        <mc:AlternateContent>
          <mc:Choice Requires="wps">
            <w:drawing>
              <wp:anchor distT="0" distB="0" distL="114300" distR="114300" simplePos="0" relativeHeight="251658533" behindDoc="0" locked="0" layoutInCell="1" allowOverlap="1" wp14:anchorId="68E9C763" wp14:editId="1C61A7A3">
                <wp:simplePos x="0" y="0"/>
                <wp:positionH relativeFrom="column">
                  <wp:posOffset>2698450</wp:posOffset>
                </wp:positionH>
                <wp:positionV relativeFrom="paragraph">
                  <wp:posOffset>137807</wp:posOffset>
                </wp:positionV>
                <wp:extent cx="151765" cy="48895"/>
                <wp:effectExtent l="0" t="0" r="0" b="0"/>
                <wp:wrapNone/>
                <wp:docPr id="1760786193" name="正方形/長方形 2"/>
                <wp:cNvGraphicFramePr/>
                <a:graphic xmlns:a="http://schemas.openxmlformats.org/drawingml/2006/main">
                  <a:graphicData uri="http://schemas.microsoft.com/office/word/2010/wordprocessingShape">
                    <wps:wsp>
                      <wps:cNvSpPr/>
                      <wps:spPr>
                        <a:xfrm>
                          <a:off x="0" y="0"/>
                          <a:ext cx="151765" cy="4889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E979EB" id="正方形/長方形 2" o:spid="_x0000_s1026" style="position:absolute;margin-left:212.5pt;margin-top:10.85pt;width:11.95pt;height:3.85pt;z-index:25165853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" fillcolor="white [3212]" strokecolor="white [3212]" strokeweight="1pt"/>
            </w:pict>
          </mc:Fallback>
        </mc:AlternateContent>
      </w:r>
      <w:r w:rsidR="00FE05B7">
        <w:rPr>
          <w:noProof/>
        </w:rPr>
        <mc:AlternateContent>
          <mc:Choice Requires="wps">
            <w:drawing>
              <wp:anchor distT="0" distB="0" distL="114300" distR="114300" simplePos="0" relativeHeight="251658536" behindDoc="0" locked="0" layoutInCell="1" allowOverlap="1" wp14:anchorId="12C237A7" wp14:editId="0496FA68">
                <wp:simplePos x="0" y="0"/>
                <wp:positionH relativeFrom="column">
                  <wp:posOffset>1017898</wp:posOffset>
                </wp:positionH>
                <wp:positionV relativeFrom="paragraph">
                  <wp:posOffset>61295</wp:posOffset>
                </wp:positionV>
                <wp:extent cx="490360" cy="367770"/>
                <wp:effectExtent l="0" t="0" r="0" b="0"/>
                <wp:wrapNone/>
                <wp:docPr id="65542971" name="テキスト ボックス 794"/>
                <wp:cNvGraphicFramePr/>
                <a:graphic xmlns:a="http://schemas.openxmlformats.org/drawingml/2006/main">
                  <a:graphicData uri="http://schemas.microsoft.com/office/word/2010/wordprocessingShape">
                    <wps:wsp>
                      <wps:cNvSpPr txBox="1"/>
                      <wps:spPr>
                        <a:xfrm>
                          <a:off x="0" y="0"/>
                          <a:ext cx="490360" cy="367770"/>
                        </a:xfrm>
                        <a:prstGeom prst="rect">
                          <a:avLst/>
                        </a:prstGeom>
                        <a:noFill/>
                        <a:ln w="6350">
                          <a:noFill/>
                        </a:ln>
                      </wps:spPr>
                      <wps:txbx>
                        <w:txbxContent>
                          <w:p w14:paraId="0374DBF5" w14:textId="59166763" w:rsidR="0099630B" w:rsidRDefault="0099630B" w:rsidP="0099630B">
                            <w:r>
                              <w:rPr>
                                <w:rFonts w:hint="eastAsia"/>
                              </w:rPr>
                              <w:t>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237A7" id="_x0000_s1890" type="#_x0000_t202" style="position:absolute;margin-left:80.15pt;margin-top:4.85pt;width:38.6pt;height:28.95pt;z-index:251658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" filled="f" stroked="f" strokeweight=".5pt">
                <v:textbox>
                  <w:txbxContent>
                    <w:p w14:paraId="0374DBF5" w14:textId="59166763" w:rsidR="0099630B" w:rsidRDefault="0099630B" w:rsidP="0099630B">
                      <w:r>
                        <w:rPr>
                          <w:rFonts w:hint="eastAsia"/>
                        </w:rPr>
                        <w:t>08</w:t>
                      </w:r>
                    </w:p>
                  </w:txbxContent>
                </v:textbox>
              </v:shape>
            </w:pict>
          </mc:Fallback>
        </mc:AlternateContent>
      </w:r>
      <w:r w:rsidR="00FE05B7">
        <w:rPr>
          <w:noProof/>
        </w:rPr>
        <mc:AlternateContent>
          <mc:Choice Requires="wps">
            <w:drawing>
              <wp:anchor distT="0" distB="0" distL="114300" distR="114300" simplePos="0" relativeHeight="251658530" behindDoc="0" locked="0" layoutInCell="1" allowOverlap="1" wp14:anchorId="7E3DA038" wp14:editId="1C1306A6">
                <wp:simplePos x="0" y="0"/>
                <wp:positionH relativeFrom="column">
                  <wp:posOffset>2000250</wp:posOffset>
                </wp:positionH>
                <wp:positionV relativeFrom="paragraph">
                  <wp:posOffset>203961</wp:posOffset>
                </wp:positionV>
                <wp:extent cx="103310" cy="64300"/>
                <wp:effectExtent l="0" t="0" r="0" b="0"/>
                <wp:wrapNone/>
                <wp:docPr id="1297971290" name="フローチャート: 組合せ 1"/>
                <wp:cNvGraphicFramePr/>
                <a:graphic xmlns:a="http://schemas.openxmlformats.org/drawingml/2006/main">
                  <a:graphicData uri="http://schemas.microsoft.com/office/word/2010/wordprocessingShape">
                    <wps:wsp>
                      <wps:cNvSpPr/>
                      <wps:spPr>
                        <a:xfrm>
                          <a:off x="0" y="0"/>
                          <a:ext cx="103310" cy="6430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AF11D9" id="フローチャート: 組合せ 1" o:spid="_x0000_s1026" type="#_x0000_t128" style="position:absolute;margin-left:157.5pt;margin-top:16.05pt;width:8.15pt;height:5.05pt;z-index:25165853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" filled="f" strokecolor="black [3213]" strokeweight=".5pt"/>
            </w:pict>
          </mc:Fallback>
        </mc:AlternateContent>
      </w:r>
      <w:r w:rsidR="00FE05B7">
        <w:rPr>
          <w:noProof/>
        </w:rPr>
        <mc:AlternateContent>
          <mc:Choice Requires="wps">
            <w:drawing>
              <wp:anchor distT="0" distB="0" distL="114300" distR="114300" simplePos="0" relativeHeight="251658531" behindDoc="0" locked="0" layoutInCell="1" allowOverlap="1" wp14:anchorId="1DEE0D44" wp14:editId="20F2D736">
                <wp:simplePos x="0" y="0"/>
                <wp:positionH relativeFrom="column">
                  <wp:posOffset>1968298</wp:posOffset>
                </wp:positionH>
                <wp:positionV relativeFrom="paragraph">
                  <wp:posOffset>162019</wp:posOffset>
                </wp:positionV>
                <wp:extent cx="151765" cy="48895"/>
                <wp:effectExtent l="0" t="0" r="0" b="0"/>
                <wp:wrapNone/>
                <wp:docPr id="2038202559" name="正方形/長方形 2"/>
                <wp:cNvGraphicFramePr/>
                <a:graphic xmlns:a="http://schemas.openxmlformats.org/drawingml/2006/main">
                  <a:graphicData uri="http://schemas.microsoft.com/office/word/2010/wordprocessingShape">
                    <wps:wsp>
                      <wps:cNvSpPr/>
                      <wps:spPr>
                        <a:xfrm>
                          <a:off x="0" y="0"/>
                          <a:ext cx="151765" cy="4889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E81182" id="正方形/長方形 2" o:spid="_x0000_s1026" style="position:absolute;margin-left:155pt;margin-top:12.75pt;width:11.95pt;height:3.85pt;z-index:25165853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" fillcolor="white [3212]" strokecolor="white [3212]" strokeweight="1pt"/>
            </w:pict>
          </mc:Fallback>
        </mc:AlternateContent>
      </w:r>
      <w:r w:rsidR="00FE05B7">
        <w:rPr>
          <w:noProof/>
        </w:rPr>
        <mc:AlternateContent>
          <mc:Choice Requires="wps">
            <w:drawing>
              <wp:anchor distT="0" distB="0" distL="114300" distR="114300" simplePos="0" relativeHeight="251658529" behindDoc="0" locked="0" layoutInCell="1" allowOverlap="1" wp14:anchorId="078EB284" wp14:editId="3C5B77E3">
                <wp:simplePos x="0" y="0"/>
                <wp:positionH relativeFrom="column">
                  <wp:posOffset>1372114</wp:posOffset>
                </wp:positionH>
                <wp:positionV relativeFrom="paragraph">
                  <wp:posOffset>137862</wp:posOffset>
                </wp:positionV>
                <wp:extent cx="151871" cy="48938"/>
                <wp:effectExtent l="0" t="0" r="0" b="0"/>
                <wp:wrapNone/>
                <wp:docPr id="622200603" name="正方形/長方形 2"/>
                <wp:cNvGraphicFramePr/>
                <a:graphic xmlns:a="http://schemas.openxmlformats.org/drawingml/2006/main">
                  <a:graphicData uri="http://schemas.microsoft.com/office/word/2010/wordprocessingShape">
                    <wps:wsp>
                      <wps:cNvSpPr/>
                      <wps:spPr>
                        <a:xfrm>
                          <a:off x="0" y="0"/>
                          <a:ext cx="151871" cy="4893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0E04FC" id="正方形/長方形 2" o:spid="_x0000_s1026" style="position:absolute;margin-left:108.05pt;margin-top:10.85pt;width:11.95pt;height:3.85pt;z-index:25165852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" fillcolor="white [3212]" strokecolor="white [3212]" strokeweight="1pt"/>
            </w:pict>
          </mc:Fallback>
        </mc:AlternateContent>
      </w:r>
      <w:r w:rsidR="00FE05B7">
        <w:rPr>
          <w:noProof/>
        </w:rPr>
        <mc:AlternateContent>
          <mc:Choice Requires="wps">
            <w:drawing>
              <wp:anchor distT="0" distB="0" distL="114300" distR="114300" simplePos="0" relativeHeight="251658528" behindDoc="0" locked="0" layoutInCell="1" allowOverlap="1" wp14:anchorId="41ADD832" wp14:editId="5049DACB">
                <wp:simplePos x="0" y="0"/>
                <wp:positionH relativeFrom="column">
                  <wp:posOffset>1392555</wp:posOffset>
                </wp:positionH>
                <wp:positionV relativeFrom="paragraph">
                  <wp:posOffset>175538</wp:posOffset>
                </wp:positionV>
                <wp:extent cx="102870" cy="64135"/>
                <wp:effectExtent l="0" t="0" r="0" b="0"/>
                <wp:wrapNone/>
                <wp:docPr id="1784011104" name="フローチャート: 組合せ 1"/>
                <wp:cNvGraphicFramePr/>
                <a:graphic xmlns:a="http://schemas.openxmlformats.org/drawingml/2006/main">
                  <a:graphicData uri="http://schemas.microsoft.com/office/word/2010/wordprocessingShape">
                    <wps:wsp>
                      <wps:cNvSpPr/>
                      <wps:spPr>
                        <a:xfrm>
                          <a:off x="0" y="0"/>
                          <a:ext cx="102870" cy="64135"/>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5BDE67" id="フローチャート: 組合せ 1" o:spid="_x0000_s1026" type="#_x0000_t128" style="position:absolute;margin-left:109.65pt;margin-top:13.8pt;width:8.1pt;height:5.05pt;z-index:251658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" filled="f" strokecolor="black [3213]" strokeweight=".5pt"/>
            </w:pict>
          </mc:Fallback>
        </mc:AlternateContent>
      </w:r>
      <w:r w:rsidR="001B1FF7">
        <w:rPr>
          <w:noProof/>
        </w:rPr>
        <mc:AlternateContent>
          <mc:Choice Requires="wps">
            <w:drawing>
              <wp:anchor distT="0" distB="0" distL="114300" distR="114300" simplePos="0" relativeHeight="251658527" behindDoc="0" locked="0" layoutInCell="1" allowOverlap="1" wp14:anchorId="55966218" wp14:editId="152BE701">
                <wp:simplePos x="0" y="0"/>
                <wp:positionH relativeFrom="column">
                  <wp:posOffset>1343757</wp:posOffset>
                </wp:positionH>
                <wp:positionV relativeFrom="paragraph">
                  <wp:posOffset>213360</wp:posOffset>
                </wp:positionV>
                <wp:extent cx="151765" cy="48895"/>
                <wp:effectExtent l="0" t="0" r="19685" b="27305"/>
                <wp:wrapNone/>
                <wp:docPr id="799761633" name="正方形/長方形 3"/>
                <wp:cNvGraphicFramePr/>
                <a:graphic xmlns:a="http://schemas.openxmlformats.org/drawingml/2006/main">
                  <a:graphicData uri="http://schemas.microsoft.com/office/word/2010/wordprocessingShape">
                    <wps:wsp>
                      <wps:cNvSpPr/>
                      <wps:spPr>
                        <a:xfrm>
                          <a:off x="0" y="0"/>
                          <a:ext cx="151765" cy="4889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7EC9E6" id="正方形/長方形 3" o:spid="_x0000_s1026" style="position:absolute;margin-left:105.8pt;margin-top:16.8pt;width:11.95pt;height:3.85pt;z-index:25165852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" fillcolor="white [3212]" strokecolor="white [3212]" strokeweight="1pt"/>
            </w:pict>
          </mc:Fallback>
        </mc:AlternateContent>
      </w:r>
      <w:bookmarkEnd w:id="309"/>
      <w:bookmarkEnd w:id="310"/>
      <w:bookmarkEnd w:id="311"/>
    </w:p>
    <w:p w14:paraId="5CEC442A" w14:textId="3B3482B7" w:rsidR="00D711AA" w:rsidRDefault="00D711AA" w:rsidP="00D711AA">
      <w:pPr>
        <w:widowControl/>
        <w:jc w:val="left"/>
      </w:pPr>
    </w:p>
    <w:p w14:paraId="12715639" w14:textId="77777777" w:rsidR="007D22A7" w:rsidRDefault="007D22A7" w:rsidP="00D711AA">
      <w:pPr>
        <w:widowControl/>
        <w:jc w:val="left"/>
      </w:pPr>
    </w:p>
    <w:p w14:paraId="6CD58D96" w14:textId="77777777" w:rsidR="007D22A7" w:rsidRDefault="007D22A7" w:rsidP="00D711AA">
      <w:pPr>
        <w:widowControl/>
        <w:jc w:val="left"/>
      </w:pPr>
    </w:p>
    <w:p w14:paraId="07A42B2E" w14:textId="77777777" w:rsidR="007D22A7" w:rsidRDefault="007D22A7" w:rsidP="00D711AA">
      <w:pPr>
        <w:widowControl/>
        <w:jc w:val="left"/>
      </w:pPr>
    </w:p>
    <w:p w14:paraId="1FBDBCC3" w14:textId="77777777" w:rsidR="007D22A7" w:rsidRDefault="007D22A7" w:rsidP="00D711AA">
      <w:pPr>
        <w:widowControl/>
        <w:jc w:val="left"/>
      </w:pPr>
    </w:p>
    <w:p w14:paraId="0F351C67" w14:textId="77777777" w:rsidR="00B24038" w:rsidRDefault="00B24038" w:rsidP="00B24038">
      <w:pPr>
        <w:pStyle w:val="a4"/>
        <w:ind w:leftChars="572" w:left="1201"/>
        <w:jc w:val="left"/>
      </w:pPr>
      <w:r>
        <w:rPr>
          <w:rFonts w:hint="eastAsia"/>
        </w:rPr>
        <w:t>有効操作及び遷移先：</w:t>
      </w:r>
    </w:p>
    <w:p w14:paraId="038F59D6" w14:textId="75BB6AD2" w:rsidR="00B24038" w:rsidRDefault="00545FA2" w:rsidP="00B24038">
      <w:pPr>
        <w:pStyle w:val="a4"/>
        <w:ind w:leftChars="572" w:left="1201"/>
        <w:jc w:val="left"/>
      </w:pPr>
      <w:r>
        <w:rPr>
          <w:rFonts w:hint="eastAsia"/>
        </w:rPr>
        <w:t>予約変更</w:t>
      </w:r>
      <w:r w:rsidR="00B24038">
        <w:rPr>
          <w:rFonts w:hint="eastAsia"/>
        </w:rPr>
        <w:t>：「</w:t>
      </w:r>
      <w:r>
        <w:rPr>
          <w:rFonts w:hint="eastAsia"/>
        </w:rPr>
        <w:t>予約変更</w:t>
      </w:r>
      <w:r w:rsidR="00B24038">
        <w:rPr>
          <w:rFonts w:hint="eastAsia"/>
        </w:rPr>
        <w:t>コンボボックス」にて</w:t>
      </w:r>
      <w:r w:rsidR="00C8323C">
        <w:rPr>
          <w:rFonts w:hint="eastAsia"/>
        </w:rPr>
        <w:t>変更実行</w:t>
      </w:r>
      <w:r w:rsidR="00461A5D">
        <w:rPr>
          <w:rFonts w:hint="eastAsia"/>
        </w:rPr>
        <w:t>を</w:t>
      </w:r>
      <w:r w:rsidR="0054324B">
        <w:rPr>
          <w:rFonts w:hint="eastAsia"/>
        </w:rPr>
        <w:t>する</w:t>
      </w:r>
      <w:r w:rsidR="00684CE2">
        <w:rPr>
          <w:rFonts w:hint="eastAsia"/>
        </w:rPr>
        <w:t>。</w:t>
      </w:r>
      <w:r w:rsidR="00D119B9">
        <w:rPr>
          <w:rFonts w:hint="eastAsia"/>
        </w:rPr>
        <w:t>教室の変更可能</w:t>
      </w:r>
    </w:p>
    <w:p w14:paraId="7A0B9A07" w14:textId="13AD3FB1" w:rsidR="00186A82" w:rsidRPr="00186A82" w:rsidRDefault="00DF2569" w:rsidP="00B24038">
      <w:pPr>
        <w:pStyle w:val="a4"/>
        <w:ind w:leftChars="572" w:left="1201"/>
        <w:jc w:val="left"/>
      </w:pPr>
      <w:r>
        <w:rPr>
          <w:rFonts w:hint="eastAsia"/>
        </w:rPr>
        <w:t>予約</w:t>
      </w:r>
      <w:r w:rsidR="00186A82">
        <w:rPr>
          <w:rFonts w:hint="eastAsia"/>
        </w:rPr>
        <w:t>削除：</w:t>
      </w:r>
      <w:r w:rsidR="00A76200">
        <w:rPr>
          <w:rFonts w:hint="eastAsia"/>
        </w:rPr>
        <w:t>「予約変更コンボボックス」にて削除実行を</w:t>
      </w:r>
      <w:r w:rsidR="00684CE2">
        <w:rPr>
          <w:rFonts w:hint="eastAsia"/>
        </w:rPr>
        <w:t>する。予約削除</w:t>
      </w:r>
      <w:r>
        <w:rPr>
          <w:rFonts w:hint="eastAsia"/>
        </w:rPr>
        <w:t>が可能</w:t>
      </w:r>
    </w:p>
    <w:p w14:paraId="37CD20D8" w14:textId="57DB73CB" w:rsidR="00461A5D" w:rsidRDefault="00701B63" w:rsidP="00B24038">
      <w:pPr>
        <w:pStyle w:val="a4"/>
        <w:ind w:leftChars="572" w:left="1201"/>
        <w:jc w:val="left"/>
      </w:pPr>
      <w:r>
        <w:rPr>
          <w:rFonts w:hint="eastAsia"/>
        </w:rPr>
        <w:t>対象の予約ID：</w:t>
      </w:r>
      <w:r w:rsidR="001E6067">
        <w:rPr>
          <w:rFonts w:hint="eastAsia"/>
        </w:rPr>
        <w:t>入力値をエコーバック。入力時</w:t>
      </w:r>
      <w:r w:rsidR="00E5395F">
        <w:rPr>
          <w:rFonts w:hint="eastAsia"/>
        </w:rPr>
        <w:t>遷移なし</w:t>
      </w:r>
    </w:p>
    <w:p w14:paraId="6663E777" w14:textId="77777777" w:rsidR="00523129" w:rsidRDefault="00523129" w:rsidP="00523129">
      <w:pPr>
        <w:pStyle w:val="a4"/>
        <w:ind w:leftChars="572" w:left="1201"/>
        <w:jc w:val="left"/>
      </w:pPr>
      <w:r>
        <w:rPr>
          <w:rFonts w:hint="eastAsia"/>
        </w:rPr>
        <w:t>予約年入力：入力値をエコーバック。入力時遷移なし</w:t>
      </w:r>
    </w:p>
    <w:p w14:paraId="21B3A89C" w14:textId="77777777" w:rsidR="00523129" w:rsidRDefault="00523129" w:rsidP="00523129">
      <w:pPr>
        <w:pStyle w:val="a4"/>
        <w:ind w:leftChars="572" w:left="1201"/>
        <w:jc w:val="left"/>
      </w:pPr>
      <w:r>
        <w:rPr>
          <w:rFonts w:hint="eastAsia"/>
        </w:rPr>
        <w:t>予約月入力：入力値をエコーバック。入力時遷移なし</w:t>
      </w:r>
    </w:p>
    <w:p w14:paraId="2F1654EB" w14:textId="15228E19" w:rsidR="00386C79" w:rsidRPr="00523129" w:rsidRDefault="00523129" w:rsidP="00523129">
      <w:pPr>
        <w:pStyle w:val="a4"/>
        <w:ind w:leftChars="572" w:left="1201"/>
        <w:jc w:val="left"/>
      </w:pPr>
      <w:r>
        <w:rPr>
          <w:rFonts w:hint="eastAsia"/>
        </w:rPr>
        <w:t>予約日入力：入力値をエコーバック。入力時遷移なし</w:t>
      </w:r>
    </w:p>
    <w:p w14:paraId="3FECAE87" w14:textId="77777777" w:rsidR="00B24038" w:rsidRDefault="00B24038" w:rsidP="00B24038">
      <w:pPr>
        <w:pStyle w:val="a4"/>
        <w:ind w:leftChars="572" w:left="1201"/>
        <w:jc w:val="left"/>
      </w:pPr>
      <w:r>
        <w:rPr>
          <w:rFonts w:hint="eastAsia"/>
        </w:rPr>
        <w:t xml:space="preserve">「キャンセルボタン」押下→ </w:t>
      </w:r>
      <w:r>
        <w:t>4.3.</w:t>
      </w:r>
      <w:r>
        <w:rPr>
          <w:rFonts w:hint="eastAsia"/>
        </w:rPr>
        <w:t>3　ログイン成功時の状態（各ボタン操作が可能）に遷移</w:t>
      </w:r>
    </w:p>
    <w:p w14:paraId="7D6C7D92" w14:textId="02AB6A35" w:rsidR="00993FF6" w:rsidRDefault="00993FF6" w:rsidP="00993FF6">
      <w:pPr>
        <w:ind w:left="361" w:firstLine="840"/>
        <w:jc w:val="left"/>
      </w:pPr>
      <w:r>
        <w:rPr>
          <w:rFonts w:hint="eastAsia"/>
        </w:rPr>
        <w:t>「読込ボタン」押す→</w:t>
      </w:r>
      <w:r w:rsidRPr="00095BDE">
        <w:t>読込成功時4.3.9.3</w:t>
      </w:r>
      <w:r>
        <w:rPr>
          <w:rFonts w:hint="eastAsia"/>
        </w:rPr>
        <w:t>読込成功に遷移</w:t>
      </w:r>
    </w:p>
    <w:p w14:paraId="043196A2" w14:textId="74BF7B64" w:rsidR="00993FF6" w:rsidRDefault="00993FF6" w:rsidP="00993FF6">
      <w:pPr>
        <w:pStyle w:val="a4"/>
        <w:ind w:leftChars="572" w:left="1201"/>
        <w:jc w:val="left"/>
      </w:pPr>
      <w:r>
        <w:tab/>
      </w:r>
      <w:r>
        <w:tab/>
      </w:r>
      <w:r>
        <w:rPr>
          <w:rFonts w:hint="eastAsia"/>
        </w:rPr>
        <w:t xml:space="preserve">　　 →</w:t>
      </w:r>
      <w:r w:rsidRPr="00095BDE">
        <w:t>読込失敗時4.3.7.4</w:t>
      </w:r>
      <w:r>
        <w:rPr>
          <w:rFonts w:hint="eastAsia"/>
        </w:rPr>
        <w:t>読込失敗</w:t>
      </w:r>
      <w:r w:rsidR="006622B1">
        <w:rPr>
          <w:rFonts w:hint="eastAsia"/>
        </w:rPr>
        <w:t>(指定されたIDが存在しない)</w:t>
      </w:r>
      <w:r>
        <w:rPr>
          <w:rFonts w:hint="eastAsia"/>
        </w:rPr>
        <w:t>に遷移</w:t>
      </w:r>
    </w:p>
    <w:p w14:paraId="6F531679" w14:textId="682ACC1C" w:rsidR="006622B1" w:rsidRPr="006622B1" w:rsidRDefault="006622B1" w:rsidP="00993FF6">
      <w:pPr>
        <w:pStyle w:val="a4"/>
        <w:ind w:leftChars="572" w:left="1201"/>
        <w:jc w:val="left"/>
      </w:pPr>
      <w:r>
        <w:lastRenderedPageBreak/>
        <w:tab/>
      </w:r>
      <w:r>
        <w:tab/>
      </w:r>
      <w:r>
        <w:rPr>
          <w:rFonts w:hint="eastAsia"/>
        </w:rPr>
        <w:t xml:space="preserve">　　 →</w:t>
      </w:r>
      <w:r w:rsidRPr="00095BDE">
        <w:t>読込失敗時</w:t>
      </w:r>
      <w:r w:rsidR="00732ECC" w:rsidRPr="00095BDE">
        <w:t>4.3.7.5</w:t>
      </w:r>
      <w:r w:rsidR="00732ECC">
        <w:rPr>
          <w:rFonts w:hint="eastAsia"/>
        </w:rPr>
        <w:t>読込失敗(自分以外の予約は変更できません)</w:t>
      </w:r>
      <w:r w:rsidR="00732ECC" w:rsidRPr="00732ECC">
        <w:rPr>
          <w:rFonts w:hint="eastAsia"/>
        </w:rPr>
        <w:t xml:space="preserve"> </w:t>
      </w:r>
      <w:r w:rsidR="00732ECC">
        <w:rPr>
          <w:rFonts w:hint="eastAsia"/>
        </w:rPr>
        <w:t>に遷移</w:t>
      </w:r>
    </w:p>
    <w:p w14:paraId="75F05359" w14:textId="029AA57D" w:rsidR="00C96D6A" w:rsidRDefault="00C96D6A" w:rsidP="00C96D6A">
      <w:pPr>
        <w:pStyle w:val="a4"/>
        <w:ind w:leftChars="572" w:left="1201"/>
        <w:jc w:val="left"/>
      </w:pPr>
      <w:r>
        <w:rPr>
          <w:rFonts w:hint="eastAsia"/>
        </w:rPr>
        <w:t>「</w:t>
      </w:r>
      <w:r w:rsidR="008C5C20">
        <w:rPr>
          <w:rFonts w:hint="eastAsia"/>
        </w:rPr>
        <w:t>変更実行</w:t>
      </w:r>
      <w:r>
        <w:rPr>
          <w:rFonts w:hint="eastAsia"/>
        </w:rPr>
        <w:t>ボタン」押下→</w:t>
      </w:r>
      <w:r w:rsidR="008C5C20" w:rsidRPr="00095BDE">
        <w:t>変更</w:t>
      </w:r>
      <w:r w:rsidRPr="00095BDE">
        <w:t>成功時4.3.</w:t>
      </w:r>
      <w:r w:rsidR="008C5C20" w:rsidRPr="00095BDE">
        <w:t>9</w:t>
      </w:r>
      <w:r w:rsidRPr="00095BDE">
        <w:t>.</w:t>
      </w:r>
      <w:r w:rsidR="00732ECC" w:rsidRPr="00095BDE">
        <w:t>6</w:t>
      </w:r>
      <w:r w:rsidR="008C5C20">
        <w:rPr>
          <w:rFonts w:hint="eastAsia"/>
        </w:rPr>
        <w:t>変更実行</w:t>
      </w:r>
      <w:r>
        <w:rPr>
          <w:rFonts w:hint="eastAsia"/>
        </w:rPr>
        <w:t>成功に遷移</w:t>
      </w:r>
    </w:p>
    <w:p w14:paraId="1FBA7A2A" w14:textId="7C3722FE" w:rsidR="00C96D6A" w:rsidRDefault="008C5C20" w:rsidP="00C96D6A">
      <w:pPr>
        <w:pStyle w:val="a4"/>
        <w:ind w:leftChars="572" w:left="1201" w:firstLineChars="1200" w:firstLine="2520"/>
        <w:jc w:val="left"/>
      </w:pPr>
      <w:r w:rsidRPr="00095BDE">
        <w:t>変更</w:t>
      </w:r>
      <w:r w:rsidR="00C96D6A" w:rsidRPr="00095BDE">
        <w:t>失敗時4.3.</w:t>
      </w:r>
      <w:r w:rsidRPr="00095BDE">
        <w:t>9</w:t>
      </w:r>
      <w:r w:rsidR="00C96D6A" w:rsidRPr="00095BDE">
        <w:t>.</w:t>
      </w:r>
      <w:r w:rsidR="00732ECC" w:rsidRPr="00095BDE">
        <w:t>7</w:t>
      </w:r>
      <w:r w:rsidR="00C4002E">
        <w:rPr>
          <w:rFonts w:hint="eastAsia"/>
        </w:rPr>
        <w:t>変更実行</w:t>
      </w:r>
      <w:r w:rsidR="00C96D6A">
        <w:rPr>
          <w:rFonts w:hint="eastAsia"/>
        </w:rPr>
        <w:t>失敗に遷移</w:t>
      </w:r>
    </w:p>
    <w:p w14:paraId="5B202213" w14:textId="296CE7B5" w:rsidR="004D6536" w:rsidRDefault="004D6536" w:rsidP="004D6536">
      <w:pPr>
        <w:jc w:val="left"/>
      </w:pPr>
      <w:r>
        <w:tab/>
      </w:r>
      <w:r>
        <w:rPr>
          <w:rFonts w:hint="eastAsia"/>
        </w:rPr>
        <w:t xml:space="preserve">    「削除ボタン」押す→削除成功時</w:t>
      </w:r>
      <w:r w:rsidR="00D306CA">
        <w:rPr>
          <w:rFonts w:hint="eastAsia"/>
        </w:rPr>
        <w:t>4.3.9.</w:t>
      </w:r>
      <w:r w:rsidR="00732ECC">
        <w:rPr>
          <w:rFonts w:hint="eastAsia"/>
        </w:rPr>
        <w:t>8</w:t>
      </w:r>
      <w:r w:rsidR="00D306CA">
        <w:rPr>
          <w:rFonts w:hint="eastAsia"/>
        </w:rPr>
        <w:t>削除実行成功に遷移</w:t>
      </w:r>
    </w:p>
    <w:p w14:paraId="601C7C60" w14:textId="6098BA72" w:rsidR="00B26F76" w:rsidRDefault="00D306CA" w:rsidP="004D6536">
      <w:pPr>
        <w:jc w:val="left"/>
      </w:pPr>
      <w:r>
        <w:rPr>
          <w:rFonts w:hint="eastAsia"/>
        </w:rPr>
        <w:t xml:space="preserve">　　　　　</w:t>
      </w:r>
      <w:r>
        <w:tab/>
      </w:r>
      <w:r>
        <w:tab/>
      </w:r>
      <w:r>
        <w:rPr>
          <w:rFonts w:hint="eastAsia"/>
        </w:rPr>
        <w:t xml:space="preserve">　　　→削除失敗時4.3.9.</w:t>
      </w:r>
      <w:r w:rsidR="00732ECC">
        <w:rPr>
          <w:rFonts w:hint="eastAsia"/>
        </w:rPr>
        <w:t>9</w:t>
      </w:r>
      <w:r w:rsidR="007F55E1">
        <w:rPr>
          <w:rFonts w:hint="eastAsia"/>
        </w:rPr>
        <w:t>削除実行失敗</w:t>
      </w:r>
      <w:r w:rsidR="00B26F76">
        <w:rPr>
          <w:rFonts w:hint="eastAsia"/>
        </w:rPr>
        <w:t>に遷移</w:t>
      </w:r>
    </w:p>
    <w:p w14:paraId="4FED6869" w14:textId="1CF602E4" w:rsidR="00B24038" w:rsidRDefault="00B24038" w:rsidP="00B24038">
      <w:pPr>
        <w:jc w:val="left"/>
      </w:pPr>
      <w:r>
        <w:rPr>
          <w:rFonts w:hint="eastAsia"/>
        </w:rPr>
        <w:t xml:space="preserve">　　　　　※</w:t>
      </w:r>
      <w:r w:rsidR="008F412B">
        <w:rPr>
          <w:rFonts w:hint="eastAsia"/>
        </w:rPr>
        <w:t>変更実行</w:t>
      </w:r>
      <w:r>
        <w:rPr>
          <w:rFonts w:hint="eastAsia"/>
        </w:rPr>
        <w:t>失敗の要因については、</w:t>
      </w:r>
      <w:r>
        <w:t>3.</w:t>
      </w:r>
      <w:r w:rsidR="00942125">
        <w:rPr>
          <w:rFonts w:hint="eastAsia"/>
        </w:rPr>
        <w:t>1.</w:t>
      </w:r>
      <w:r w:rsidR="00220B6A">
        <w:t>3</w:t>
      </w:r>
      <w:r>
        <w:rPr>
          <w:rFonts w:hint="eastAsia"/>
        </w:rPr>
        <w:t>の「</w:t>
      </w:r>
      <w:r w:rsidR="00942125">
        <w:rPr>
          <w:rFonts w:hint="eastAsia"/>
        </w:rPr>
        <w:t>予約変更</w:t>
      </w:r>
      <w:r>
        <w:rPr>
          <w:rFonts w:hint="eastAsia"/>
        </w:rPr>
        <w:t>」を参照</w:t>
      </w:r>
    </w:p>
    <w:p w14:paraId="33DC5107" w14:textId="2AFF7B10" w:rsidR="001B3655" w:rsidRDefault="001B3655" w:rsidP="00B24038">
      <w:pPr>
        <w:jc w:val="left"/>
      </w:pPr>
      <w:r>
        <w:tab/>
      </w:r>
      <w:r>
        <w:rPr>
          <w:rFonts w:hint="eastAsia"/>
        </w:rPr>
        <w:t xml:space="preserve">  ※削除実行失敗の要因については、3.1.</w:t>
      </w:r>
      <w:r w:rsidR="00220B6A">
        <w:t>3</w:t>
      </w:r>
      <w:r>
        <w:rPr>
          <w:rFonts w:hint="eastAsia"/>
        </w:rPr>
        <w:t>の「</w:t>
      </w:r>
      <w:r w:rsidR="00340415">
        <w:rPr>
          <w:rFonts w:hint="eastAsia"/>
        </w:rPr>
        <w:t>削除</w:t>
      </w:r>
      <w:r>
        <w:rPr>
          <w:rFonts w:hint="eastAsia"/>
        </w:rPr>
        <w:t>」</w:t>
      </w:r>
      <w:r w:rsidR="00340415">
        <w:rPr>
          <w:rFonts w:hint="eastAsia"/>
        </w:rPr>
        <w:t>を参照</w:t>
      </w:r>
    </w:p>
    <w:p w14:paraId="7707FD6D" w14:textId="1299123A" w:rsidR="00B50A23" w:rsidRDefault="00B50A23" w:rsidP="00D711AA">
      <w:pPr>
        <w:widowControl/>
        <w:jc w:val="left"/>
      </w:pPr>
    </w:p>
    <w:p w14:paraId="1083A61C" w14:textId="14083504" w:rsidR="00993FF6" w:rsidRDefault="00324472" w:rsidP="00993FF6">
      <w:pPr>
        <w:pStyle w:val="a4"/>
        <w:widowControl/>
        <w:numPr>
          <w:ilvl w:val="3"/>
          <w:numId w:val="1"/>
        </w:numPr>
        <w:ind w:leftChars="0"/>
        <w:jc w:val="left"/>
        <w:outlineLvl w:val="3"/>
      </w:pPr>
      <w:bookmarkStart w:id="312" w:name="_Toc234940573"/>
      <w:r>
        <w:rPr>
          <w:rFonts w:hint="eastAsia"/>
        </w:rPr>
        <w:t>読込</w:t>
      </w:r>
      <w:r w:rsidR="00A93891">
        <w:rPr>
          <w:rFonts w:hint="eastAsia"/>
        </w:rPr>
        <w:t>成功</w:t>
      </w:r>
      <w:bookmarkEnd w:id="312"/>
    </w:p>
    <w:p w14:paraId="27A94774" w14:textId="19E68996" w:rsidR="00D168D2" w:rsidRDefault="00AC7D78" w:rsidP="00993FF6">
      <w:pPr>
        <w:widowControl/>
        <w:jc w:val="left"/>
      </w:pPr>
      <w:bookmarkStart w:id="313" w:name="_Toc234575180"/>
      <w:bookmarkStart w:id="314" w:name="_Toc234575864"/>
      <w:bookmarkStart w:id="315" w:name="_Toc234940574"/>
      <w:r>
        <w:rPr>
          <w:noProof/>
        </w:rPr>
        <mc:AlternateContent>
          <mc:Choice Requires="wpg">
            <w:drawing>
              <wp:anchor distT="0" distB="0" distL="114300" distR="114300" simplePos="0" relativeHeight="251658642" behindDoc="0" locked="0" layoutInCell="1" allowOverlap="1" wp14:anchorId="5D8DC9A6" wp14:editId="647CC6D4">
                <wp:simplePos x="0" y="0"/>
                <wp:positionH relativeFrom="column">
                  <wp:posOffset>489383</wp:posOffset>
                </wp:positionH>
                <wp:positionV relativeFrom="paragraph">
                  <wp:posOffset>6985</wp:posOffset>
                </wp:positionV>
                <wp:extent cx="5769610" cy="2679700"/>
                <wp:effectExtent l="57150" t="0" r="59690" b="44450"/>
                <wp:wrapNone/>
                <wp:docPr id="26236529" name="グループ化 1002"/>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721538143" name="グループ化 718"/>
                        <wpg:cNvGrpSpPr/>
                        <wpg:grpSpPr>
                          <a:xfrm>
                            <a:off x="0" y="0"/>
                            <a:ext cx="5769610" cy="2679700"/>
                            <a:chOff x="0" y="0"/>
                            <a:chExt cx="5769610" cy="2679700"/>
                          </a:xfrm>
                        </wpg:grpSpPr>
                        <wpg:grpSp>
                          <wpg:cNvPr id="76768962" name="グループ化 717"/>
                          <wpg:cNvGrpSpPr/>
                          <wpg:grpSpPr>
                            <a:xfrm>
                              <a:off x="0" y="0"/>
                              <a:ext cx="5769610" cy="2679700"/>
                              <a:chOff x="0" y="0"/>
                              <a:chExt cx="5769610" cy="2679700"/>
                            </a:xfrm>
                          </wpg:grpSpPr>
                          <wpg:grpSp>
                            <wpg:cNvPr id="1543807778" name="グループ化 1"/>
                            <wpg:cNvGrpSpPr/>
                            <wpg:grpSpPr>
                              <a:xfrm>
                                <a:off x="0" y="0"/>
                                <a:ext cx="5769610" cy="2679700"/>
                                <a:chOff x="0" y="0"/>
                                <a:chExt cx="5769610" cy="2679700"/>
                              </a:xfrm>
                            </wpg:grpSpPr>
                            <wpg:grpSp>
                              <wpg:cNvPr id="456698275" name="グループ化 456698275"/>
                              <wpg:cNvGrpSpPr/>
                              <wpg:grpSpPr>
                                <a:xfrm>
                                  <a:off x="0" y="0"/>
                                  <a:ext cx="5769610" cy="2679700"/>
                                  <a:chOff x="0" y="0"/>
                                  <a:chExt cx="5769763" cy="2679818"/>
                                </a:xfrm>
                              </wpg:grpSpPr>
                              <wps:wsp>
                                <wps:cNvPr id="885648815" name="正方形/長方形 885648815"/>
                                <wps:cNvSpPr/>
                                <wps:spPr>
                                  <a:xfrm>
                                    <a:off x="0" y="47130"/>
                                    <a:ext cx="5767070" cy="2632688"/>
                                  </a:xfrm>
                                  <a:prstGeom prst="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9698611" name="フローチャート: 処理 1249698611"/>
                                <wps:cNvSpPr/>
                                <wps:spPr>
                                  <a:xfrm>
                                    <a:off x="223594" y="928165"/>
                                    <a:ext cx="5368290" cy="1389686"/>
                                  </a:xfrm>
                                  <a:prstGeom prst="flowChartProcess">
                                    <a:avLst/>
                                  </a:prstGeom>
                                  <a:solidFill>
                                    <a:sysClr val="window" lastClr="FFFFFF">
                                      <a:lumMod val="85000"/>
                                    </a:sysClr>
                                  </a:solidFill>
                                  <a:ln w="12700" cap="flat" cmpd="sng" algn="ctr">
                                    <a:solidFill>
                                      <a:sysClr val="window" lastClr="FFFFFF"/>
                                    </a:solidFill>
                                    <a:prstDash val="solid"/>
                                    <a:miter lim="800000"/>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ysClr val="window" lastClr="FFFFFF"/>
                                    </a:extrusionClr>
                                    <a:contourClr>
                                      <a:sysClr val="window" lastClr="FFFFFF"/>
                                    </a:contourClr>
                                  </a:sp3d>
                                </wps:spPr>
                                <wps:txbx>
                                  <w:txbxContent>
                                    <w:p w14:paraId="77DB6CA3" w14:textId="77777777" w:rsidR="00A41D8E" w:rsidRPr="006D6FA5" w:rsidRDefault="00A41D8E" w:rsidP="00A41D8E">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7688125" name="テキスト ボックス 77688125"/>
                                <wps:cNvSpPr txBox="1"/>
                                <wps:spPr>
                                  <a:xfrm>
                                    <a:off x="4661688" y="0"/>
                                    <a:ext cx="1108075" cy="324485"/>
                                  </a:xfrm>
                                  <a:prstGeom prst="rect">
                                    <a:avLst/>
                                  </a:prstGeom>
                                  <a:noFill/>
                                  <a:ln w="6350">
                                    <a:noFill/>
                                  </a:ln>
                                </wps:spPr>
                                <wps:txbx>
                                  <w:txbxContent>
                                    <w:p w14:paraId="37E3914B" w14:textId="77777777" w:rsidR="00A41D8E" w:rsidRPr="00DC0354" w:rsidRDefault="00A41D8E" w:rsidP="00A41D8E">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4352838" name="テキスト ボックス 1474352838"/>
                                <wps:cNvSpPr txBox="1"/>
                                <wps:spPr>
                                  <a:xfrm>
                                    <a:off x="897296" y="233606"/>
                                    <a:ext cx="1100455" cy="260985"/>
                                  </a:xfrm>
                                  <a:prstGeom prst="rect">
                                    <a:avLst/>
                                  </a:prstGeom>
                                  <a:noFill/>
                                  <a:ln w="6350">
                                    <a:noFill/>
                                  </a:ln>
                                </wps:spPr>
                                <wps:txbx>
                                  <w:txbxContent>
                                    <w:p w14:paraId="3049A943" w14:textId="77777777" w:rsidR="00A41D8E" w:rsidRPr="00AD64C6" w:rsidRDefault="00A41D8E" w:rsidP="00A41D8E">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3760208" name="テキスト ボックス 1033760208"/>
                                <wps:cNvSpPr txBox="1"/>
                                <wps:spPr>
                                  <a:xfrm>
                                    <a:off x="2819539" y="223594"/>
                                    <a:ext cx="791210" cy="260985"/>
                                  </a:xfrm>
                                  <a:prstGeom prst="rect">
                                    <a:avLst/>
                                  </a:prstGeom>
                                  <a:noFill/>
                                  <a:ln w="6350">
                                    <a:noFill/>
                                  </a:ln>
                                </wps:spPr>
                                <wps:txbx>
                                  <w:txbxContent>
                                    <w:p w14:paraId="14EF3FF7" w14:textId="77777777" w:rsidR="00A41D8E" w:rsidRPr="00AD64C6" w:rsidRDefault="00A41D8E" w:rsidP="00A41D8E">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29171802" name="フローチャート: 処理 1729171802"/>
                                <wps:cNvSpPr/>
                                <wps:spPr>
                                  <a:xfrm>
                                    <a:off x="1968963" y="274070"/>
                                    <a:ext cx="471170" cy="23368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3975AB4A" w14:textId="77777777" w:rsidR="00A41D8E" w:rsidRPr="00A5547C" w:rsidRDefault="00A41D8E" w:rsidP="00A41D8E">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50475138" name="テキスト ボックス 1350475138"/>
                                <wps:cNvSpPr txBox="1"/>
                                <wps:spPr>
                                  <a:xfrm>
                                    <a:off x="1998581" y="540631"/>
                                    <a:ext cx="520608" cy="287002"/>
                                  </a:xfrm>
                                  <a:prstGeom prst="rect">
                                    <a:avLst/>
                                  </a:prstGeom>
                                  <a:noFill/>
                                  <a:ln w="6350">
                                    <a:noFill/>
                                  </a:ln>
                                </wps:spPr>
                                <wps:txbx>
                                  <w:txbxContent>
                                    <w:p w14:paraId="72391770" w14:textId="77777777" w:rsidR="00A41D8E" w:rsidRPr="00AD64C6" w:rsidRDefault="00A41D8E" w:rsidP="00A41D8E">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66916067" name="正方形/長方形 1866916067"/>
                                <wps:cNvSpPr/>
                                <wps:spPr>
                                  <a:xfrm>
                                    <a:off x="2402386" y="597364"/>
                                    <a:ext cx="476853" cy="196896"/>
                                  </a:xfrm>
                                  <a:prstGeom prst="rect">
                                    <a:avLst/>
                                  </a:prstGeom>
                                  <a:solidFill>
                                    <a:sysClr val="window" lastClr="FFFFFF"/>
                                  </a:solidFill>
                                  <a:ln w="6350" cap="flat" cmpd="sng" algn="ctr">
                                    <a:solidFill>
                                      <a:sysClr val="window" lastClr="FFFFFF">
                                        <a:lumMod val="6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4883815" name="テキスト ボックス 1394883815"/>
                                <wps:cNvSpPr txBox="1"/>
                                <wps:spPr>
                                  <a:xfrm>
                                    <a:off x="2359002" y="530619"/>
                                    <a:ext cx="378497" cy="287002"/>
                                  </a:xfrm>
                                  <a:prstGeom prst="rect">
                                    <a:avLst/>
                                  </a:prstGeom>
                                  <a:noFill/>
                                  <a:ln w="6350">
                                    <a:noFill/>
                                  </a:ln>
                                </wps:spPr>
                                <wps:txbx>
                                  <w:txbxContent>
                                    <w:p w14:paraId="5B9914F1" w14:textId="77777777" w:rsidR="00A41D8E" w:rsidRPr="0075349F" w:rsidRDefault="00A41D8E" w:rsidP="00A41D8E">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21024268" name="グループ化 1121024268"/>
                                <wpg:cNvGrpSpPr/>
                                <wpg:grpSpPr>
                                  <a:xfrm>
                                    <a:off x="2706073" y="637410"/>
                                    <a:ext cx="153512" cy="90105"/>
                                    <a:chOff x="0" y="0"/>
                                    <a:chExt cx="153512" cy="90105"/>
                                  </a:xfrm>
                                </wpg:grpSpPr>
                                <wps:wsp>
                                  <wps:cNvPr id="761965472" name="フローチャート: 組合せ 761965472"/>
                                  <wps:cNvSpPr/>
                                  <wps:spPr>
                                    <a:xfrm>
                                      <a:off x="25725" y="30035"/>
                                      <a:ext cx="104427" cy="60070"/>
                                    </a:xfrm>
                                    <a:prstGeom prst="flowChartMerg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4341192" name="正方形/長方形 1754341192"/>
                                  <wps:cNvSpPr/>
                                  <wps:spPr>
                                    <a:xfrm>
                                      <a:off x="0" y="0"/>
                                      <a:ext cx="153512" cy="45719"/>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18956874" name="フローチャート: 処理 1118956874"/>
                                <wps:cNvSpPr/>
                                <wps:spPr>
                                  <a:xfrm>
                                    <a:off x="3140330" y="587769"/>
                                    <a:ext cx="471170" cy="23368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1ADAA4A2" w14:textId="77777777" w:rsidR="00A41D8E" w:rsidRPr="00A5547C" w:rsidRDefault="00A41D8E" w:rsidP="00A41D8E">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229444820" name="フローチャート: 処理 1"/>
                              <wps:cNvSpPr/>
                              <wps:spPr>
                                <a:xfrm>
                                  <a:off x="1931164" y="2377017"/>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53430897" w14:textId="77777777" w:rsidR="00A41D8E" w:rsidRPr="00A5547C" w:rsidRDefault="00A41D8E" w:rsidP="00A41D8E">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pic:pic xmlns:pic="http://schemas.openxmlformats.org/drawingml/2006/picture">
                            <pic:nvPicPr>
                              <pic:cNvPr id="307759319" name="図 725"/>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3803650" y="575734"/>
                                <a:ext cx="481330" cy="240665"/>
                              </a:xfrm>
                              <a:prstGeom prst="rect">
                                <a:avLst/>
                              </a:prstGeom>
                              <a:noFill/>
                              <a:ln>
                                <a:noFill/>
                              </a:ln>
                            </pic:spPr>
                          </pic:pic>
                          <wps:wsp>
                            <wps:cNvPr id="660560832" name="フローチャート: 処理 1"/>
                            <wps:cNvSpPr/>
                            <wps:spPr>
                              <a:xfrm>
                                <a:off x="3524250" y="262467"/>
                                <a:ext cx="1172814" cy="22668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0FF7F51B" w14:textId="77777777" w:rsidR="00A41D8E" w:rsidRPr="008E4BAC" w:rsidRDefault="00A41D8E" w:rsidP="00A41D8E">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TK190000</w:t>
                                  </w:r>
                                  <w:r w:rsidRPr="00732AFE">
                                    <w:rPr>
                                      <w:rFonts w:ascii="ＭＳ ゴシック" w:eastAsia="ＭＳ ゴシック" w:hAnsi="ＭＳ ゴシック"/>
                                      <w:noProof/>
                                      <w:color w:val="000000" w:themeColor="text1"/>
                                      <w:sz w:val="16"/>
                                      <w:szCs w:val="16"/>
                                    </w:rPr>
                                    <w:drawing>
                                      <wp:inline distT="0" distB="0" distL="0" distR="0" wp14:anchorId="52D50E25" wp14:editId="528C883E">
                                        <wp:extent cx="1095375" cy="213360"/>
                                        <wp:effectExtent l="0" t="0" r="9525" b="0"/>
                                        <wp:docPr id="625420989" name="図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sidRPr="005C6D0F">
                                    <w:rPr>
                                      <w:rFonts w:ascii="ＭＳ ゴシック" w:eastAsia="ＭＳ ゴシック" w:hAnsi="ＭＳ ゴシック"/>
                                      <w:noProof/>
                                      <w:color w:val="000000" w:themeColor="text1"/>
                                      <w:sz w:val="16"/>
                                      <w:szCs w:val="16"/>
                                    </w:rPr>
                                    <w:drawing>
                                      <wp:inline distT="0" distB="0" distL="0" distR="0" wp14:anchorId="74539474" wp14:editId="45730F7D">
                                        <wp:extent cx="1095375" cy="213360"/>
                                        <wp:effectExtent l="0" t="0" r="9525" b="0"/>
                                        <wp:docPr id="541411080" name="図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97922595" name="フローチャート: 処理 1"/>
                            <wps:cNvSpPr/>
                            <wps:spPr>
                              <a:xfrm>
                                <a:off x="2641600" y="2374901"/>
                                <a:ext cx="754380"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6A26173C" w14:textId="77777777" w:rsidR="00A41D8E" w:rsidRPr="00A5547C" w:rsidRDefault="00A41D8E" w:rsidP="00A41D8E">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279040359" name="フローチャート: 処理 1"/>
                          <wps:cNvSpPr/>
                          <wps:spPr>
                            <a:xfrm>
                              <a:off x="3608916" y="2370666"/>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508B0141" w14:textId="77777777" w:rsidR="00A41D8E" w:rsidRDefault="00A41D8E" w:rsidP="00A41D8E">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p>
                              <w:p w14:paraId="7FBC0D66" w14:textId="77777777" w:rsidR="00A41D8E" w:rsidRPr="00A5547C" w:rsidRDefault="00A41D8E" w:rsidP="00A41D8E">
                                <w:pP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pic:pic xmlns:pic="http://schemas.openxmlformats.org/drawingml/2006/picture">
                        <pic:nvPicPr>
                          <pic:cNvPr id="2087959891" name="図 725"/>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3792179" y="567813"/>
                            <a:ext cx="480695" cy="250190"/>
                          </a:xfrm>
                          <a:prstGeom prst="rect">
                            <a:avLst/>
                          </a:prstGeom>
                          <a:noFill/>
                          <a:ln>
                            <a:noFill/>
                          </a:ln>
                        </pic:spPr>
                      </pic:pic>
                    </wpg:wgp>
                  </a:graphicData>
                </a:graphic>
              </wp:anchor>
            </w:drawing>
          </mc:Choice>
          <mc:Fallback>
            <w:pict>
              <v:group w14:anchorId="5D8DC9A6" id="グループ化 1002" o:spid="_x0000_s1891" style="position:absolute;margin-left:38.55pt;margin-top:.55pt;width:454.3pt;height:211pt;z-index:251658642" coordsize="57696,26797"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">
                <v:group id="_x0000_s1892" style="position:absolute;width:57696;height:26797" coordsize="57696,2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">
                  <v:group id="_x0000_s1893" style="position:absolute;width:57696;height:26797" coordsize="57696,2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">
                    <v:group id="_x0000_s1894" style="position:absolute;width:57696;height:26797" coordsize="57696,2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">
                      <v:group id="グループ化 456698275" o:spid="_x0000_s1895"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">
                        <v:rect id="正方形/長方形 885648815" o:spid="_x0000_s1896"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" fillcolor="window" strokecolor="windowText" strokeweight="1pt"/>
                        <v:shape id="フローチャート: 処理 1249698611" o:spid="_x0000_s1897"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" fillcolor="#d9d9d9" strokecolor="window" strokeweight="1pt">
                          <v:textbox inset="0,0,0,0">
                            <w:txbxContent>
                              <w:p w14:paraId="77DB6CA3" w14:textId="77777777" w:rsidR="00A41D8E" w:rsidRPr="006D6FA5" w:rsidRDefault="00A41D8E" w:rsidP="00A41D8E">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77688125" o:spid="_x0000_s1898"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" filled="f" stroked="f" strokeweight=".5pt">
                          <v:textbox>
                            <w:txbxContent>
                              <w:p w14:paraId="37E3914B" w14:textId="77777777" w:rsidR="00A41D8E" w:rsidRPr="00DC0354" w:rsidRDefault="00A41D8E" w:rsidP="00A41D8E">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1474352838" o:spid="_x0000_s1899"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" filled="f" stroked="f" strokeweight=".5pt">
                          <v:textbox>
                            <w:txbxContent>
                              <w:p w14:paraId="3049A943" w14:textId="77777777" w:rsidR="00A41D8E" w:rsidRPr="00AD64C6" w:rsidRDefault="00A41D8E" w:rsidP="00A41D8E">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1033760208" o:spid="_x0000_s1900"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" filled="f" stroked="f" strokeweight=".5pt">
                          <v:textbox>
                            <w:txbxContent>
                              <w:p w14:paraId="14EF3FF7" w14:textId="77777777" w:rsidR="00A41D8E" w:rsidRPr="00AD64C6" w:rsidRDefault="00A41D8E" w:rsidP="00A41D8E">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1729171802" o:spid="_x0000_s1901"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" fillcolor="#e7e6e6" strokecolor="#f2f2f2" strokeweight="1pt">
                          <v:shadow on="t" color="black" opacity="26214f" origin="-.5,-.5" offset=".24944mm,.24944mm"/>
                          <v:textbox inset="0,0,0,0">
                            <w:txbxContent>
                              <w:p w14:paraId="3975AB4A" w14:textId="77777777" w:rsidR="00A41D8E" w:rsidRPr="00A5547C" w:rsidRDefault="00A41D8E" w:rsidP="00A41D8E">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v:textbox>
                        </v:shape>
                        <v:shape id="テキスト ボックス 1350475138" o:spid="_x0000_s1902"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" filled="f" stroked="f" strokeweight=".5pt">
                          <v:textbox>
                            <w:txbxContent>
                              <w:p w14:paraId="72391770" w14:textId="77777777" w:rsidR="00A41D8E" w:rsidRPr="00AD64C6" w:rsidRDefault="00A41D8E" w:rsidP="00A41D8E">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1866916067" o:spid="_x0000_s1903"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" fillcolor="window" strokecolor="#a6a6a6" strokeweight=".5pt"/>
                        <v:shape id="テキスト ボックス 1394883815" o:spid="_x0000_s1904"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" filled="f" stroked="f" strokeweight=".5pt">
                          <v:textbox>
                            <w:txbxContent>
                              <w:p w14:paraId="5B9914F1" w14:textId="77777777" w:rsidR="00A41D8E" w:rsidRPr="0075349F" w:rsidRDefault="00A41D8E" w:rsidP="00A41D8E">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v:textbox>
                        </v:shape>
                        <v:group id="グループ化 1121024268" o:spid="_x0000_s1905"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">
                          <v:shape id="フローチャート: 組合せ 761965472" o:spid="_x0000_s1906"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" filled="f" strokecolor="windowText" strokeweight=".5pt"/>
                          <v:rect id="正方形/長方形 1754341192" o:spid="_x0000_s1907"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" fillcolor="window" strokecolor="window" strokeweight="1pt"/>
                        </v:group>
                        <v:shape id="フローチャート: 処理 1118956874" o:spid="_x0000_s1908"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" fillcolor="#e7e6e6" strokecolor="#f2f2f2" strokeweight="1pt">
                          <v:shadow on="t" color="black" opacity="26214f" origin="-.5,-.5" offset=".24944mm,.24944mm"/>
                          <v:textbox inset="0,0,0,0">
                            <w:txbxContent>
                              <w:p w14:paraId="1ADAA4A2" w14:textId="77777777" w:rsidR="00A41D8E" w:rsidRPr="00A5547C" w:rsidRDefault="00A41D8E" w:rsidP="00A41D8E">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909" type="#_x0000_t109" style="position:absolute;left:19311;top:23770;width:4712;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" fillcolor="#e7e6e6" strokecolor="#f2f2f2" strokeweight="1pt">
                        <v:shadow on="t" color="black" opacity="26214f" origin="-.5,-.5" offset=".24944mm,.24944mm"/>
                        <v:textbox inset="0,0,0,0">
                          <w:txbxContent>
                            <w:p w14:paraId="53430897" w14:textId="77777777" w:rsidR="00A41D8E" w:rsidRPr="00A5547C" w:rsidRDefault="00A41D8E" w:rsidP="00A41D8E">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図 725" o:spid="_x0000_s1910" type="#_x0000_t75" style="position:absolute;left:38036;top:5757;width:4813;height:24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">
                      <v:imagedata r:id="rId19" o:title=""/>
                    </v:shape>
                    <v:shape id="_x0000_s1911" type="#_x0000_t109" style="position:absolute;left:35242;top:2624;width:11728;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" fillcolor="#d8d8d8 [2732]" strokecolor="white [3212]" strokeweight="1pt">
                      <v:textbox inset="0,0,0,0">
                        <w:txbxContent>
                          <w:p w14:paraId="0FF7F51B" w14:textId="77777777" w:rsidR="00A41D8E" w:rsidRPr="008E4BAC" w:rsidRDefault="00A41D8E" w:rsidP="00A41D8E">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TK190000</w:t>
                            </w:r>
                            <w:r w:rsidRPr="00732AFE">
                              <w:rPr>
                                <w:rFonts w:ascii="ＭＳ ゴシック" w:eastAsia="ＭＳ ゴシック" w:hAnsi="ＭＳ ゴシック"/>
                                <w:noProof/>
                                <w:color w:val="000000" w:themeColor="text1"/>
                                <w:sz w:val="16"/>
                                <w:szCs w:val="16"/>
                              </w:rPr>
                              <w:drawing>
                                <wp:inline distT="0" distB="0" distL="0" distR="0" wp14:anchorId="52D50E25" wp14:editId="528C883E">
                                  <wp:extent cx="1095375" cy="213360"/>
                                  <wp:effectExtent l="0" t="0" r="9525" b="0"/>
                                  <wp:docPr id="625420989" name="図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sidRPr="005C6D0F">
                              <w:rPr>
                                <w:rFonts w:ascii="ＭＳ ゴシック" w:eastAsia="ＭＳ ゴシック" w:hAnsi="ＭＳ ゴシック"/>
                                <w:noProof/>
                                <w:color w:val="000000" w:themeColor="text1"/>
                                <w:sz w:val="16"/>
                                <w:szCs w:val="16"/>
                              </w:rPr>
                              <w:drawing>
                                <wp:inline distT="0" distB="0" distL="0" distR="0" wp14:anchorId="74539474" wp14:editId="45730F7D">
                                  <wp:extent cx="1095375" cy="213360"/>
                                  <wp:effectExtent l="0" t="0" r="9525" b="0"/>
                                  <wp:docPr id="541411080" name="図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Pr>
                                <w:rFonts w:ascii="ＭＳ ゴシック" w:eastAsia="ＭＳ ゴシック" w:hAnsi="ＭＳ ゴシック" w:hint="eastAsia"/>
                                <w:color w:val="000000" w:themeColor="text1"/>
                                <w:sz w:val="16"/>
                                <w:szCs w:val="16"/>
                              </w:rPr>
                              <w:t xml:space="preserve">　　　　　　</w:t>
                            </w:r>
                          </w:p>
                        </w:txbxContent>
                      </v:textbox>
                    </v:shape>
                    <v:shape id="_x0000_s1912" type="#_x0000_t109" style="position:absolute;left:26416;top:23749;width:7543;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" fillcolor="#e7e6e6" strokecolor="#f2f2f2" strokeweight="1pt">
                      <v:shadow on="t" color="black" opacity="26214f" origin="-.5,-.5" offset=".24944mm,.24944mm"/>
                      <v:textbox inset="0,0,0,0">
                        <w:txbxContent>
                          <w:p w14:paraId="6A26173C" w14:textId="77777777" w:rsidR="00A41D8E" w:rsidRPr="00A5547C" w:rsidRDefault="00A41D8E" w:rsidP="00A41D8E">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913" type="#_x0000_t109" style="position:absolute;left:36089;top:23706;width:4711;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" fillcolor="#e7e6e6" strokecolor="#f2f2f2" strokeweight="1pt">
                    <v:shadow on="t" color="black" opacity="26214f" origin="-.5,-.5" offset=".24944mm,.24944mm"/>
                    <v:textbox inset="0,0,0,0">
                      <w:txbxContent>
                        <w:p w14:paraId="508B0141" w14:textId="77777777" w:rsidR="00A41D8E" w:rsidRDefault="00A41D8E" w:rsidP="00A41D8E">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p>
                        <w:p w14:paraId="7FBC0D66" w14:textId="77777777" w:rsidR="00A41D8E" w:rsidRPr="00A5547C" w:rsidRDefault="00A41D8E" w:rsidP="00A41D8E">
                          <w:pP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　</w:t>
                          </w:r>
                        </w:p>
                      </w:txbxContent>
                    </v:textbox>
                  </v:shape>
                </v:group>
                <v:shape id="図 725" o:spid="_x0000_s1914" type="#_x0000_t75" style="position:absolute;left:37921;top:5678;width:4807;height:25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">
                  <v:imagedata r:id="rId17" o:title=""/>
                </v:shape>
              </v:group>
            </w:pict>
          </mc:Fallback>
        </mc:AlternateContent>
      </w:r>
      <w:bookmarkEnd w:id="313"/>
      <w:bookmarkEnd w:id="314"/>
      <w:bookmarkEnd w:id="315"/>
    </w:p>
    <w:p w14:paraId="0424AC52" w14:textId="77777777" w:rsidR="00D168D2" w:rsidRDefault="00D168D2" w:rsidP="00993FF6">
      <w:pPr>
        <w:widowControl/>
        <w:jc w:val="left"/>
      </w:pPr>
    </w:p>
    <w:p w14:paraId="52DE7C16" w14:textId="77777777" w:rsidR="00D168D2" w:rsidRDefault="00D168D2" w:rsidP="00993FF6">
      <w:pPr>
        <w:widowControl/>
        <w:jc w:val="left"/>
      </w:pPr>
    </w:p>
    <w:p w14:paraId="2D9DD4B7" w14:textId="21E49E51" w:rsidR="00D168D2" w:rsidRDefault="00D168D2" w:rsidP="00993FF6">
      <w:pPr>
        <w:widowControl/>
        <w:jc w:val="left"/>
      </w:pPr>
    </w:p>
    <w:p w14:paraId="71524E37" w14:textId="05928942" w:rsidR="00D168D2" w:rsidRDefault="00617FEA" w:rsidP="00993FF6">
      <w:pPr>
        <w:widowControl/>
        <w:jc w:val="left"/>
      </w:pPr>
      <w:bookmarkStart w:id="316" w:name="_Toc234575182"/>
      <w:bookmarkStart w:id="317" w:name="_Toc234575866"/>
      <w:bookmarkStart w:id="318" w:name="_Toc234940576"/>
      <w:r>
        <w:rPr>
          <w:noProof/>
        </w:rPr>
        <mc:AlternateContent>
          <mc:Choice Requires="wps">
            <w:drawing>
              <wp:anchor distT="0" distB="0" distL="114300" distR="114300" simplePos="0" relativeHeight="251658561" behindDoc="0" locked="0" layoutInCell="1" allowOverlap="1" wp14:anchorId="2DEBD7AC" wp14:editId="7F7A09FB">
                <wp:simplePos x="0" y="0"/>
                <wp:positionH relativeFrom="column">
                  <wp:posOffset>1886788</wp:posOffset>
                </wp:positionH>
                <wp:positionV relativeFrom="paragraph">
                  <wp:posOffset>57057</wp:posOffset>
                </wp:positionV>
                <wp:extent cx="541783" cy="337566"/>
                <wp:effectExtent l="0" t="0" r="0" b="5715"/>
                <wp:wrapNone/>
                <wp:docPr id="278680796" name="テキスト ボックス 799"/>
                <wp:cNvGraphicFramePr/>
                <a:graphic xmlns:a="http://schemas.openxmlformats.org/drawingml/2006/main">
                  <a:graphicData uri="http://schemas.microsoft.com/office/word/2010/wordprocessingShape">
                    <wps:wsp>
                      <wps:cNvSpPr txBox="1"/>
                      <wps:spPr>
                        <a:xfrm>
                          <a:off x="0" y="0"/>
                          <a:ext cx="541783" cy="337566"/>
                        </a:xfrm>
                        <a:prstGeom prst="rect">
                          <a:avLst/>
                        </a:prstGeom>
                        <a:noFill/>
                        <a:ln w="6350">
                          <a:noFill/>
                        </a:ln>
                      </wps:spPr>
                      <wps:txbx>
                        <w:txbxContent>
                          <w:p w14:paraId="14244377" w14:textId="43E43DB5" w:rsidR="00617FEA" w:rsidRDefault="00617FEA" w:rsidP="00617FEA">
                            <w:r>
                              <w:rPr>
                                <w:rFonts w:hint="eastAsia"/>
                              </w:rPr>
                              <w:t>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BD7AC" id="テキスト ボックス 799" o:spid="_x0000_s1915" type="#_x0000_t202" style="position:absolute;margin-left:148.55pt;margin-top:4.5pt;width:42.65pt;height:26.6pt;z-index:2516585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" filled="f" stroked="f" strokeweight=".5pt">
                <v:textbox>
                  <w:txbxContent>
                    <w:p w14:paraId="14244377" w14:textId="43E43DB5" w:rsidR="00617FEA" w:rsidRDefault="00617FEA" w:rsidP="00617FEA">
                      <w:r>
                        <w:rPr>
                          <w:rFonts w:hint="eastAsia"/>
                        </w:rPr>
                        <w:t>85</w:t>
                      </w:r>
                    </w:p>
                  </w:txbxContent>
                </v:textbox>
              </v:shape>
            </w:pict>
          </mc:Fallback>
        </mc:AlternateContent>
      </w:r>
      <w:bookmarkEnd w:id="316"/>
      <w:bookmarkEnd w:id="317"/>
      <w:bookmarkEnd w:id="318"/>
    </w:p>
    <w:p w14:paraId="0540A2C3" w14:textId="448C33B7" w:rsidR="00D168D2" w:rsidRDefault="00617FEA" w:rsidP="00993FF6">
      <w:pPr>
        <w:widowControl/>
        <w:jc w:val="left"/>
      </w:pPr>
      <w:bookmarkStart w:id="319" w:name="_Toc234575183"/>
      <w:bookmarkStart w:id="320" w:name="_Toc234575867"/>
      <w:bookmarkStart w:id="321" w:name="_Toc234940577"/>
      <w:r>
        <w:rPr>
          <w:noProof/>
        </w:rPr>
        <mc:AlternateContent>
          <mc:Choice Requires="wps">
            <w:drawing>
              <wp:anchor distT="0" distB="0" distL="114300" distR="114300" simplePos="0" relativeHeight="251658564" behindDoc="0" locked="0" layoutInCell="1" allowOverlap="1" wp14:anchorId="7A0B357D" wp14:editId="0A46E269">
                <wp:simplePos x="0" y="0"/>
                <wp:positionH relativeFrom="column">
                  <wp:posOffset>3167562</wp:posOffset>
                </wp:positionH>
                <wp:positionV relativeFrom="paragraph">
                  <wp:posOffset>81327</wp:posOffset>
                </wp:positionV>
                <wp:extent cx="541783" cy="337566"/>
                <wp:effectExtent l="0" t="0" r="0" b="5715"/>
                <wp:wrapNone/>
                <wp:docPr id="1858244320" name="テキスト ボックス 799"/>
                <wp:cNvGraphicFramePr/>
                <a:graphic xmlns:a="http://schemas.openxmlformats.org/drawingml/2006/main">
                  <a:graphicData uri="http://schemas.microsoft.com/office/word/2010/wordprocessingShape">
                    <wps:wsp>
                      <wps:cNvSpPr txBox="1"/>
                      <wps:spPr>
                        <a:xfrm>
                          <a:off x="0" y="0"/>
                          <a:ext cx="541783" cy="337566"/>
                        </a:xfrm>
                        <a:prstGeom prst="rect">
                          <a:avLst/>
                        </a:prstGeom>
                        <a:noFill/>
                        <a:ln w="6350">
                          <a:noFill/>
                        </a:ln>
                      </wps:spPr>
                      <wps:txbx>
                        <w:txbxContent>
                          <w:p w14:paraId="09DD087F" w14:textId="01B81BE8" w:rsidR="00617FEA" w:rsidRDefault="00617FEA" w:rsidP="00617FEA">
                            <w:r>
                              <w:rPr>
                                <w:rFonts w:hint="eastAsia"/>
                              </w:rPr>
                              <w:t>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B357D" id="_x0000_s1916" type="#_x0000_t202" style="position:absolute;margin-left:249.4pt;margin-top:6.4pt;width:42.65pt;height:26.6pt;z-index:2516585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" filled="f" stroked="f" strokeweight=".5pt">
                <v:textbox>
                  <w:txbxContent>
                    <w:p w14:paraId="09DD087F" w14:textId="01B81BE8" w:rsidR="00617FEA" w:rsidRDefault="00617FEA" w:rsidP="00617FEA">
                      <w:r>
                        <w:rPr>
                          <w:rFonts w:hint="eastAsia"/>
                        </w:rPr>
                        <w:t>31</w:t>
                      </w:r>
                    </w:p>
                  </w:txbxContent>
                </v:textbox>
              </v:shape>
            </w:pict>
          </mc:Fallback>
        </mc:AlternateContent>
      </w:r>
      <w:r>
        <w:rPr>
          <w:noProof/>
        </w:rPr>
        <mc:AlternateContent>
          <mc:Choice Requires="wps">
            <w:drawing>
              <wp:anchor distT="0" distB="0" distL="114300" distR="114300" simplePos="0" relativeHeight="251658563" behindDoc="0" locked="0" layoutInCell="1" allowOverlap="1" wp14:anchorId="2517D355" wp14:editId="67D24FA9">
                <wp:simplePos x="0" y="0"/>
                <wp:positionH relativeFrom="column">
                  <wp:posOffset>2633073</wp:posOffset>
                </wp:positionH>
                <wp:positionV relativeFrom="paragraph">
                  <wp:posOffset>94204</wp:posOffset>
                </wp:positionV>
                <wp:extent cx="541783" cy="337566"/>
                <wp:effectExtent l="0" t="0" r="0" b="5715"/>
                <wp:wrapNone/>
                <wp:docPr id="51869182" name="テキスト ボックス 799"/>
                <wp:cNvGraphicFramePr/>
                <a:graphic xmlns:a="http://schemas.openxmlformats.org/drawingml/2006/main">
                  <a:graphicData uri="http://schemas.microsoft.com/office/word/2010/wordprocessingShape">
                    <wps:wsp>
                      <wps:cNvSpPr txBox="1"/>
                      <wps:spPr>
                        <a:xfrm>
                          <a:off x="0" y="0"/>
                          <a:ext cx="541783" cy="337566"/>
                        </a:xfrm>
                        <a:prstGeom prst="rect">
                          <a:avLst/>
                        </a:prstGeom>
                        <a:noFill/>
                        <a:ln w="6350">
                          <a:noFill/>
                        </a:ln>
                      </wps:spPr>
                      <wps:txbx>
                        <w:txbxContent>
                          <w:p w14:paraId="0929BF16" w14:textId="6AC3B2EC" w:rsidR="00617FEA" w:rsidRDefault="00617FEA" w:rsidP="00617FEA">
                            <w:r>
                              <w:rPr>
                                <w:rFonts w:hint="eastAsia"/>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7D355" id="_x0000_s1917" type="#_x0000_t202" style="position:absolute;margin-left:207.35pt;margin-top:7.4pt;width:42.65pt;height:26.6pt;z-index:2516585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" filled="f" stroked="f" strokeweight=".5pt">
                <v:textbox>
                  <w:txbxContent>
                    <w:p w14:paraId="0929BF16" w14:textId="6AC3B2EC" w:rsidR="00617FEA" w:rsidRDefault="00617FEA" w:rsidP="00617FEA">
                      <w:r>
                        <w:rPr>
                          <w:rFonts w:hint="eastAsia"/>
                        </w:rPr>
                        <w:t>7</w:t>
                      </w:r>
                    </w:p>
                  </w:txbxContent>
                </v:textbox>
              </v:shape>
            </w:pict>
          </mc:Fallback>
        </mc:AlternateContent>
      </w:r>
      <w:r>
        <w:rPr>
          <w:noProof/>
        </w:rPr>
        <mc:AlternateContent>
          <mc:Choice Requires="wps">
            <w:drawing>
              <wp:anchor distT="0" distB="0" distL="114300" distR="114300" simplePos="0" relativeHeight="251658562" behindDoc="0" locked="0" layoutInCell="1" allowOverlap="1" wp14:anchorId="617DF60E" wp14:editId="07DDECCE">
                <wp:simplePos x="0" y="0"/>
                <wp:positionH relativeFrom="column">
                  <wp:posOffset>1821366</wp:posOffset>
                </wp:positionH>
                <wp:positionV relativeFrom="paragraph">
                  <wp:posOffset>91180</wp:posOffset>
                </wp:positionV>
                <wp:extent cx="541783" cy="337566"/>
                <wp:effectExtent l="0" t="0" r="0" b="5715"/>
                <wp:wrapNone/>
                <wp:docPr id="2097917716" name="テキスト ボックス 799"/>
                <wp:cNvGraphicFramePr/>
                <a:graphic xmlns:a="http://schemas.openxmlformats.org/drawingml/2006/main">
                  <a:graphicData uri="http://schemas.microsoft.com/office/word/2010/wordprocessingShape">
                    <wps:wsp>
                      <wps:cNvSpPr txBox="1"/>
                      <wps:spPr>
                        <a:xfrm>
                          <a:off x="0" y="0"/>
                          <a:ext cx="541783" cy="337566"/>
                        </a:xfrm>
                        <a:prstGeom prst="rect">
                          <a:avLst/>
                        </a:prstGeom>
                        <a:noFill/>
                        <a:ln w="6350">
                          <a:noFill/>
                        </a:ln>
                      </wps:spPr>
                      <wps:txbx>
                        <w:txbxContent>
                          <w:p w14:paraId="7524B334" w14:textId="7FF605E8" w:rsidR="00617FEA" w:rsidRDefault="00617FEA" w:rsidP="00617FEA">
                            <w:r>
                              <w:rPr>
                                <w:rFonts w:hint="eastAsia"/>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DF60E" id="_x0000_s1918" type="#_x0000_t202" style="position:absolute;margin-left:143.4pt;margin-top:7.2pt;width:42.65pt;height:26.6pt;z-index:2516585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" filled="f" stroked="f" strokeweight=".5pt">
                <v:textbox>
                  <w:txbxContent>
                    <w:p w14:paraId="7524B334" w14:textId="7FF605E8" w:rsidR="00617FEA" w:rsidRDefault="00617FEA" w:rsidP="00617FEA">
                      <w:r>
                        <w:rPr>
                          <w:rFonts w:hint="eastAsia"/>
                        </w:rPr>
                        <w:t>2026</w:t>
                      </w:r>
                    </w:p>
                  </w:txbxContent>
                </v:textbox>
              </v:shape>
            </w:pict>
          </mc:Fallback>
        </mc:AlternateContent>
      </w:r>
      <w:r>
        <w:rPr>
          <w:noProof/>
        </w:rPr>
        <mc:AlternateContent>
          <mc:Choice Requires="wps">
            <w:drawing>
              <wp:anchor distT="0" distB="0" distL="114300" distR="114300" simplePos="0" relativeHeight="251658560" behindDoc="0" locked="0" layoutInCell="1" allowOverlap="1" wp14:anchorId="4AEF5622" wp14:editId="3F356BEC">
                <wp:simplePos x="0" y="0"/>
                <wp:positionH relativeFrom="column">
                  <wp:posOffset>704031</wp:posOffset>
                </wp:positionH>
                <wp:positionV relativeFrom="paragraph">
                  <wp:posOffset>71105</wp:posOffset>
                </wp:positionV>
                <wp:extent cx="541783" cy="337566"/>
                <wp:effectExtent l="0" t="0" r="0" b="5715"/>
                <wp:wrapNone/>
                <wp:docPr id="777523897" name="テキスト ボックス 799"/>
                <wp:cNvGraphicFramePr/>
                <a:graphic xmlns:a="http://schemas.openxmlformats.org/drawingml/2006/main">
                  <a:graphicData uri="http://schemas.microsoft.com/office/word/2010/wordprocessingShape">
                    <wps:wsp>
                      <wps:cNvSpPr txBox="1"/>
                      <wps:spPr>
                        <a:xfrm>
                          <a:off x="0" y="0"/>
                          <a:ext cx="541783" cy="337566"/>
                        </a:xfrm>
                        <a:prstGeom prst="rect">
                          <a:avLst/>
                        </a:prstGeom>
                        <a:noFill/>
                        <a:ln w="6350">
                          <a:noFill/>
                        </a:ln>
                      </wps:spPr>
                      <wps:txbx>
                        <w:txbxContent>
                          <w:p w14:paraId="3C9E321C" w14:textId="34041518" w:rsidR="00617FEA" w:rsidRDefault="00617FEA">
                            <w:r>
                              <w:rPr>
                                <w:rFonts w:hint="eastAsia"/>
                              </w:rPr>
                              <w:t>371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F5622" id="_x0000_s1919" type="#_x0000_t202" style="position:absolute;margin-left:55.45pt;margin-top:5.6pt;width:42.65pt;height:26.6pt;z-index:25165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" filled="f" stroked="f" strokeweight=".5pt">
                <v:textbox>
                  <w:txbxContent>
                    <w:p w14:paraId="3C9E321C" w14:textId="34041518" w:rsidR="00617FEA" w:rsidRDefault="00617FEA">
                      <w:r>
                        <w:rPr>
                          <w:rFonts w:hint="eastAsia"/>
                        </w:rPr>
                        <w:t>371</w:t>
                      </w:r>
                    </w:p>
                  </w:txbxContent>
                </v:textbox>
              </v:shape>
            </w:pict>
          </mc:Fallback>
        </mc:AlternateContent>
      </w:r>
      <w:bookmarkEnd w:id="319"/>
      <w:bookmarkEnd w:id="320"/>
      <w:bookmarkEnd w:id="321"/>
    </w:p>
    <w:p w14:paraId="6919530F" w14:textId="4B911198" w:rsidR="00D168D2" w:rsidRDefault="00617FEA" w:rsidP="00993FF6">
      <w:pPr>
        <w:widowControl/>
        <w:jc w:val="left"/>
      </w:pPr>
      <w:bookmarkStart w:id="322" w:name="_Toc234575184"/>
      <w:bookmarkStart w:id="323" w:name="_Toc234575868"/>
      <w:bookmarkStart w:id="324" w:name="_Toc234940578"/>
      <w:r>
        <w:rPr>
          <w:noProof/>
        </w:rPr>
        <mc:AlternateContent>
          <mc:Choice Requires="wps">
            <w:drawing>
              <wp:anchor distT="0" distB="0" distL="114300" distR="114300" simplePos="0" relativeHeight="251658568" behindDoc="0" locked="0" layoutInCell="1" allowOverlap="1" wp14:anchorId="084E6101" wp14:editId="0E21E963">
                <wp:simplePos x="0" y="0"/>
                <wp:positionH relativeFrom="column">
                  <wp:posOffset>2410559</wp:posOffset>
                </wp:positionH>
                <wp:positionV relativeFrom="paragraph">
                  <wp:posOffset>97971</wp:posOffset>
                </wp:positionV>
                <wp:extent cx="541783" cy="337566"/>
                <wp:effectExtent l="0" t="0" r="0" b="5715"/>
                <wp:wrapNone/>
                <wp:docPr id="1566205271" name="テキスト ボックス 799"/>
                <wp:cNvGraphicFramePr/>
                <a:graphic xmlns:a="http://schemas.openxmlformats.org/drawingml/2006/main">
                  <a:graphicData uri="http://schemas.microsoft.com/office/word/2010/wordprocessingShape">
                    <wps:wsp>
                      <wps:cNvSpPr txBox="1"/>
                      <wps:spPr>
                        <a:xfrm>
                          <a:off x="0" y="0"/>
                          <a:ext cx="541783" cy="337566"/>
                        </a:xfrm>
                        <a:prstGeom prst="rect">
                          <a:avLst/>
                        </a:prstGeom>
                        <a:noFill/>
                        <a:ln w="6350">
                          <a:noFill/>
                        </a:ln>
                      </wps:spPr>
                      <wps:txbx>
                        <w:txbxContent>
                          <w:p w14:paraId="3B284322" w14:textId="32455869" w:rsidR="00617FEA" w:rsidRDefault="00617FEA" w:rsidP="00617FEA">
                            <w:r>
                              <w:rPr>
                                <w:rFonts w:hint="eastAsia"/>
                              </w:rPr>
                              <w:t>15</w:t>
                            </w:r>
                            <w:r w:rsidRPr="00617FEA">
                              <w:rPr>
                                <w:noProof/>
                              </w:rPr>
                              <w:drawing>
                                <wp:inline distT="0" distB="0" distL="0" distR="0" wp14:anchorId="43455239" wp14:editId="55703284">
                                  <wp:extent cx="352425" cy="222250"/>
                                  <wp:effectExtent l="0" t="0" r="0" b="0"/>
                                  <wp:docPr id="1278072223" name="図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2425" cy="2222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E6101" id="_x0000_s1920" type="#_x0000_t202" style="position:absolute;margin-left:189.8pt;margin-top:7.7pt;width:42.65pt;height:26.6pt;z-index:251658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" filled="f" stroked="f" strokeweight=".5pt">
                <v:textbox>
                  <w:txbxContent>
                    <w:p w14:paraId="3B284322" w14:textId="32455869" w:rsidR="00617FEA" w:rsidRDefault="00617FEA" w:rsidP="00617FEA">
                      <w:r>
                        <w:rPr>
                          <w:rFonts w:hint="eastAsia"/>
                        </w:rPr>
                        <w:t>15</w:t>
                      </w:r>
                      <w:r w:rsidRPr="00617FEA">
                        <w:rPr>
                          <w:noProof/>
                        </w:rPr>
                        <w:drawing>
                          <wp:inline distT="0" distB="0" distL="0" distR="0" wp14:anchorId="43455239" wp14:editId="55703284">
                            <wp:extent cx="352425" cy="222250"/>
                            <wp:effectExtent l="0" t="0" r="0" b="0"/>
                            <wp:docPr id="1278072223" name="図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2425" cy="2222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58567" behindDoc="0" locked="0" layoutInCell="1" allowOverlap="1" wp14:anchorId="40AFDE06" wp14:editId="69D792A6">
                <wp:simplePos x="0" y="0"/>
                <wp:positionH relativeFrom="column">
                  <wp:posOffset>3087167</wp:posOffset>
                </wp:positionH>
                <wp:positionV relativeFrom="paragraph">
                  <wp:posOffset>74673</wp:posOffset>
                </wp:positionV>
                <wp:extent cx="541783" cy="337566"/>
                <wp:effectExtent l="0" t="0" r="0" b="5715"/>
                <wp:wrapNone/>
                <wp:docPr id="1970777635" name="テキスト ボックス 799"/>
                <wp:cNvGraphicFramePr/>
                <a:graphic xmlns:a="http://schemas.openxmlformats.org/drawingml/2006/main">
                  <a:graphicData uri="http://schemas.microsoft.com/office/word/2010/wordprocessingShape">
                    <wps:wsp>
                      <wps:cNvSpPr txBox="1"/>
                      <wps:spPr>
                        <a:xfrm>
                          <a:off x="0" y="0"/>
                          <a:ext cx="541783" cy="337566"/>
                        </a:xfrm>
                        <a:prstGeom prst="rect">
                          <a:avLst/>
                        </a:prstGeom>
                        <a:noFill/>
                        <a:ln w="6350">
                          <a:noFill/>
                        </a:ln>
                      </wps:spPr>
                      <wps:txbx>
                        <w:txbxContent>
                          <w:p w14:paraId="25F4FAE0" w14:textId="77777777" w:rsidR="00617FEA" w:rsidRDefault="00617FEA" w:rsidP="00617FEA">
                            <w:r>
                              <w:rPr>
                                <w:rFonts w:hint="eastAsia"/>
                              </w:rPr>
                              <w:t>00</w:t>
                            </w:r>
                            <w:r w:rsidRPr="00617FEA">
                              <w:rPr>
                                <w:noProof/>
                              </w:rPr>
                              <w:drawing>
                                <wp:inline distT="0" distB="0" distL="0" distR="0" wp14:anchorId="0AADA779" wp14:editId="42FE7BA3">
                                  <wp:extent cx="352425" cy="222250"/>
                                  <wp:effectExtent l="0" t="0" r="0" b="0"/>
                                  <wp:docPr id="1402962181" name="図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2425" cy="2222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FDE06" id="_x0000_s1921" type="#_x0000_t202" style="position:absolute;margin-left:243.1pt;margin-top:5.9pt;width:42.65pt;height:26.6pt;z-index:2516585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" filled="f" stroked="f" strokeweight=".5pt">
                <v:textbox>
                  <w:txbxContent>
                    <w:p w14:paraId="25F4FAE0" w14:textId="77777777" w:rsidR="00617FEA" w:rsidRDefault="00617FEA" w:rsidP="00617FEA">
                      <w:r>
                        <w:rPr>
                          <w:rFonts w:hint="eastAsia"/>
                        </w:rPr>
                        <w:t>00</w:t>
                      </w:r>
                      <w:r w:rsidRPr="00617FEA">
                        <w:rPr>
                          <w:noProof/>
                        </w:rPr>
                        <w:drawing>
                          <wp:inline distT="0" distB="0" distL="0" distR="0" wp14:anchorId="0AADA779" wp14:editId="42FE7BA3">
                            <wp:extent cx="352425" cy="222250"/>
                            <wp:effectExtent l="0" t="0" r="0" b="0"/>
                            <wp:docPr id="1402962181" name="図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2425" cy="2222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58566" behindDoc="0" locked="0" layoutInCell="1" allowOverlap="1" wp14:anchorId="54E1A89C" wp14:editId="31C4E6D0">
                <wp:simplePos x="0" y="0"/>
                <wp:positionH relativeFrom="column">
                  <wp:posOffset>1632313</wp:posOffset>
                </wp:positionH>
                <wp:positionV relativeFrom="paragraph">
                  <wp:posOffset>97790</wp:posOffset>
                </wp:positionV>
                <wp:extent cx="541783" cy="337566"/>
                <wp:effectExtent l="0" t="0" r="0" b="5715"/>
                <wp:wrapNone/>
                <wp:docPr id="766931655" name="テキスト ボックス 799"/>
                <wp:cNvGraphicFramePr/>
                <a:graphic xmlns:a="http://schemas.openxmlformats.org/drawingml/2006/main">
                  <a:graphicData uri="http://schemas.microsoft.com/office/word/2010/wordprocessingShape">
                    <wps:wsp>
                      <wps:cNvSpPr txBox="1"/>
                      <wps:spPr>
                        <a:xfrm>
                          <a:off x="0" y="0"/>
                          <a:ext cx="541783" cy="337566"/>
                        </a:xfrm>
                        <a:prstGeom prst="rect">
                          <a:avLst/>
                        </a:prstGeom>
                        <a:noFill/>
                        <a:ln w="6350">
                          <a:noFill/>
                        </a:ln>
                      </wps:spPr>
                      <wps:txbx>
                        <w:txbxContent>
                          <w:p w14:paraId="68AEB38B" w14:textId="402DA677" w:rsidR="00617FEA" w:rsidRDefault="00617FEA" w:rsidP="00617FEA">
                            <w:r>
                              <w:rPr>
                                <w:rFonts w:hint="eastAsia"/>
                              </w:rPr>
                              <w:t>00</w:t>
                            </w:r>
                            <w:r w:rsidRPr="00617FEA">
                              <w:rPr>
                                <w:noProof/>
                              </w:rPr>
                              <w:drawing>
                                <wp:inline distT="0" distB="0" distL="0" distR="0" wp14:anchorId="33F356EF" wp14:editId="195ADC27">
                                  <wp:extent cx="352425" cy="222250"/>
                                  <wp:effectExtent l="0" t="0" r="0" b="0"/>
                                  <wp:docPr id="132386709" name="図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2425" cy="2222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1A89C" id="_x0000_s1922" type="#_x0000_t202" style="position:absolute;margin-left:128.55pt;margin-top:7.7pt;width:42.65pt;height:26.6pt;z-index:2516585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" filled="f" stroked="f" strokeweight=".5pt">
                <v:textbox>
                  <w:txbxContent>
                    <w:p w14:paraId="68AEB38B" w14:textId="402DA677" w:rsidR="00617FEA" w:rsidRDefault="00617FEA" w:rsidP="00617FEA">
                      <w:r>
                        <w:rPr>
                          <w:rFonts w:hint="eastAsia"/>
                        </w:rPr>
                        <w:t>00</w:t>
                      </w:r>
                      <w:r w:rsidRPr="00617FEA">
                        <w:rPr>
                          <w:noProof/>
                        </w:rPr>
                        <w:drawing>
                          <wp:inline distT="0" distB="0" distL="0" distR="0" wp14:anchorId="33F356EF" wp14:editId="195ADC27">
                            <wp:extent cx="352425" cy="222250"/>
                            <wp:effectExtent l="0" t="0" r="0" b="0"/>
                            <wp:docPr id="132386709" name="図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2425" cy="2222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58565" behindDoc="0" locked="0" layoutInCell="1" allowOverlap="1" wp14:anchorId="115E4023" wp14:editId="5C688BB8">
                <wp:simplePos x="0" y="0"/>
                <wp:positionH relativeFrom="column">
                  <wp:posOffset>1026341</wp:posOffset>
                </wp:positionH>
                <wp:positionV relativeFrom="paragraph">
                  <wp:posOffset>97138</wp:posOffset>
                </wp:positionV>
                <wp:extent cx="541783" cy="337566"/>
                <wp:effectExtent l="0" t="0" r="0" b="5715"/>
                <wp:wrapNone/>
                <wp:docPr id="1760478579" name="テキスト ボックス 799"/>
                <wp:cNvGraphicFramePr/>
                <a:graphic xmlns:a="http://schemas.openxmlformats.org/drawingml/2006/main">
                  <a:graphicData uri="http://schemas.microsoft.com/office/word/2010/wordprocessingShape">
                    <wps:wsp>
                      <wps:cNvSpPr txBox="1"/>
                      <wps:spPr>
                        <a:xfrm>
                          <a:off x="0" y="0"/>
                          <a:ext cx="541783" cy="337566"/>
                        </a:xfrm>
                        <a:prstGeom prst="rect">
                          <a:avLst/>
                        </a:prstGeom>
                        <a:noFill/>
                        <a:ln w="6350">
                          <a:noFill/>
                        </a:ln>
                      </wps:spPr>
                      <wps:txbx>
                        <w:txbxContent>
                          <w:p w14:paraId="7F2C8C8B" w14:textId="1E89F665" w:rsidR="00617FEA" w:rsidRDefault="00617FEA" w:rsidP="00617FEA">
                            <w:r>
                              <w:rPr>
                                <w:rFonts w:hint="eastAsia"/>
                              </w:rPr>
                              <w:t>10</w:t>
                            </w:r>
                            <w:r w:rsidRPr="00617FEA">
                              <w:rPr>
                                <w:noProof/>
                              </w:rPr>
                              <w:drawing>
                                <wp:inline distT="0" distB="0" distL="0" distR="0" wp14:anchorId="41D0FC53" wp14:editId="0307647E">
                                  <wp:extent cx="352425" cy="222250"/>
                                  <wp:effectExtent l="0" t="0" r="0" b="0"/>
                                  <wp:docPr id="204046676" name="図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2425" cy="2222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E4023" id="_x0000_s1923" type="#_x0000_t202" style="position:absolute;margin-left:80.8pt;margin-top:7.65pt;width:42.65pt;height:26.6pt;z-index:2516585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" filled="f" stroked="f" strokeweight=".5pt">
                <v:textbox>
                  <w:txbxContent>
                    <w:p w14:paraId="7F2C8C8B" w14:textId="1E89F665" w:rsidR="00617FEA" w:rsidRDefault="00617FEA" w:rsidP="00617FEA">
                      <w:r>
                        <w:rPr>
                          <w:rFonts w:hint="eastAsia"/>
                        </w:rPr>
                        <w:t>10</w:t>
                      </w:r>
                      <w:r w:rsidRPr="00617FEA">
                        <w:rPr>
                          <w:noProof/>
                        </w:rPr>
                        <w:drawing>
                          <wp:inline distT="0" distB="0" distL="0" distR="0" wp14:anchorId="41D0FC53" wp14:editId="0307647E">
                            <wp:extent cx="352425" cy="222250"/>
                            <wp:effectExtent l="0" t="0" r="0" b="0"/>
                            <wp:docPr id="204046676" name="図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2425" cy="222250"/>
                                    </a:xfrm>
                                    <a:prstGeom prst="rect">
                                      <a:avLst/>
                                    </a:prstGeom>
                                    <a:noFill/>
                                    <a:ln>
                                      <a:noFill/>
                                    </a:ln>
                                  </pic:spPr>
                                </pic:pic>
                              </a:graphicData>
                            </a:graphic>
                          </wp:inline>
                        </w:drawing>
                      </w:r>
                    </w:p>
                  </w:txbxContent>
                </v:textbox>
              </v:shape>
            </w:pict>
          </mc:Fallback>
        </mc:AlternateContent>
      </w:r>
      <w:bookmarkEnd w:id="322"/>
      <w:bookmarkEnd w:id="323"/>
      <w:bookmarkEnd w:id="324"/>
    </w:p>
    <w:p w14:paraId="554A3C53" w14:textId="50678576" w:rsidR="00D168D2" w:rsidRDefault="00D168D2" w:rsidP="00993FF6">
      <w:pPr>
        <w:widowControl/>
        <w:jc w:val="left"/>
      </w:pPr>
    </w:p>
    <w:p w14:paraId="3F3D7264" w14:textId="3D4E7B94" w:rsidR="00D168D2" w:rsidRDefault="00D168D2" w:rsidP="00993FF6">
      <w:pPr>
        <w:widowControl/>
        <w:jc w:val="left"/>
      </w:pPr>
    </w:p>
    <w:p w14:paraId="29BB3384" w14:textId="77777777" w:rsidR="00D168D2" w:rsidRDefault="00D168D2" w:rsidP="00993FF6">
      <w:pPr>
        <w:widowControl/>
        <w:jc w:val="left"/>
      </w:pPr>
    </w:p>
    <w:p w14:paraId="52E14D2D" w14:textId="77777777" w:rsidR="00D168D2" w:rsidRDefault="00D168D2" w:rsidP="00993FF6">
      <w:pPr>
        <w:widowControl/>
        <w:jc w:val="left"/>
      </w:pPr>
    </w:p>
    <w:p w14:paraId="37FED366" w14:textId="43591D37" w:rsidR="00D168D2" w:rsidRDefault="00D168D2" w:rsidP="00993FF6">
      <w:pPr>
        <w:widowControl/>
        <w:jc w:val="left"/>
      </w:pPr>
    </w:p>
    <w:p w14:paraId="7A21A06D" w14:textId="0E636656" w:rsidR="00D168D2" w:rsidRDefault="00427CB5" w:rsidP="00AC7D78">
      <w:pPr>
        <w:widowControl/>
        <w:ind w:left="840" w:firstLine="840"/>
        <w:jc w:val="left"/>
      </w:pPr>
      <w:bookmarkStart w:id="325" w:name="_Toc234575185"/>
      <w:bookmarkStart w:id="326" w:name="_Toc234940579"/>
      <w:r>
        <w:rPr>
          <w:rFonts w:hint="eastAsia"/>
        </w:rPr>
        <w:t>結果：</w:t>
      </w:r>
      <w:r w:rsidR="00B81D4D">
        <w:rPr>
          <w:rFonts w:hint="eastAsia"/>
        </w:rPr>
        <w:t>対象の予約ID</w:t>
      </w:r>
      <w:r w:rsidR="002D2572">
        <w:rPr>
          <w:rFonts w:hint="eastAsia"/>
        </w:rPr>
        <w:t>に保存されているデータを表示</w:t>
      </w:r>
      <w:bookmarkEnd w:id="325"/>
      <w:bookmarkEnd w:id="326"/>
    </w:p>
    <w:p w14:paraId="1CF5FEF5" w14:textId="7B28AE16" w:rsidR="003C6C3E" w:rsidRDefault="002D2572" w:rsidP="00AC7D78">
      <w:pPr>
        <w:widowControl/>
        <w:ind w:left="840" w:firstLine="840"/>
        <w:jc w:val="left"/>
      </w:pPr>
      <w:bookmarkStart w:id="327" w:name="_Toc234575186"/>
      <w:bookmarkStart w:id="328" w:name="_Toc234940580"/>
      <w:r>
        <w:rPr>
          <w:rFonts w:hint="eastAsia"/>
        </w:rPr>
        <w:t>表示</w:t>
      </w:r>
      <w:r w:rsidR="003C6C3E">
        <w:rPr>
          <w:rFonts w:hint="eastAsia"/>
        </w:rPr>
        <w:t>内容：教室、予約日、変更後の予約時間</w:t>
      </w:r>
      <w:bookmarkEnd w:id="327"/>
      <w:bookmarkEnd w:id="328"/>
    </w:p>
    <w:p w14:paraId="67AEB57E" w14:textId="40D28150" w:rsidR="003C6C3E" w:rsidRDefault="003C6C3E" w:rsidP="00AC7D78">
      <w:pPr>
        <w:ind w:left="840" w:firstLine="840"/>
        <w:jc w:val="left"/>
      </w:pPr>
      <w:r>
        <w:rPr>
          <w:rFonts w:hint="eastAsia"/>
        </w:rPr>
        <w:t>表示後→変更実行</w:t>
      </w:r>
      <w:r w:rsidR="00AB3B9F">
        <w:rPr>
          <w:rFonts w:hint="eastAsia"/>
        </w:rPr>
        <w:t>：変更成功時</w:t>
      </w:r>
      <w:r w:rsidR="00AB3B9F">
        <w:t>4.3.</w:t>
      </w:r>
      <w:r w:rsidR="00AB3B9F">
        <w:rPr>
          <w:rFonts w:hint="eastAsia"/>
        </w:rPr>
        <w:t>9</w:t>
      </w:r>
      <w:r w:rsidR="00AB3B9F">
        <w:t>.</w:t>
      </w:r>
      <w:r w:rsidR="00AB3B9F">
        <w:rPr>
          <w:rFonts w:hint="eastAsia"/>
        </w:rPr>
        <w:t>5変更実行成功に遷移</w:t>
      </w:r>
    </w:p>
    <w:p w14:paraId="7AEE3E9F" w14:textId="543EC505" w:rsidR="003C6C3E" w:rsidRDefault="003C6C3E" w:rsidP="00AC7D78">
      <w:pPr>
        <w:ind w:left="840" w:firstLine="840"/>
        <w:jc w:val="left"/>
      </w:pPr>
      <w:r>
        <w:rPr>
          <w:rFonts w:hint="eastAsia"/>
        </w:rPr>
        <w:t xml:space="preserve">　　　→削除</w:t>
      </w:r>
      <w:r w:rsidR="00AB3B9F">
        <w:rPr>
          <w:rFonts w:hint="eastAsia"/>
        </w:rPr>
        <w:t xml:space="preserve">　　：削除成功時4.3.9.7削除実行成功に遷</w:t>
      </w:r>
      <w:r w:rsidR="001A6F5A">
        <w:rPr>
          <w:rFonts w:hint="eastAsia"/>
        </w:rPr>
        <w:t>移</w:t>
      </w:r>
    </w:p>
    <w:p w14:paraId="3B910008" w14:textId="77777777" w:rsidR="00427CB5" w:rsidRDefault="00427CB5" w:rsidP="00993FF6">
      <w:pPr>
        <w:widowControl/>
        <w:jc w:val="left"/>
      </w:pPr>
    </w:p>
    <w:p w14:paraId="753168DF" w14:textId="5BE0B7CA" w:rsidR="00FF2791" w:rsidRDefault="00AC7D78" w:rsidP="00051191">
      <w:pPr>
        <w:pStyle w:val="a4"/>
        <w:widowControl/>
        <w:numPr>
          <w:ilvl w:val="3"/>
          <w:numId w:val="1"/>
        </w:numPr>
        <w:ind w:leftChars="0"/>
        <w:jc w:val="left"/>
        <w:outlineLvl w:val="3"/>
      </w:pPr>
      <w:bookmarkStart w:id="329" w:name="_Toc234575188"/>
      <w:bookmarkStart w:id="330" w:name="_Toc234575872"/>
      <w:bookmarkStart w:id="331" w:name="_Toc234940582"/>
      <w:bookmarkStart w:id="332" w:name="_Toc234940581"/>
      <w:r>
        <w:rPr>
          <w:noProof/>
        </w:rPr>
        <mc:AlternateContent>
          <mc:Choice Requires="wpg">
            <w:drawing>
              <wp:anchor distT="0" distB="0" distL="114300" distR="114300" simplePos="0" relativeHeight="251658644" behindDoc="1" locked="0" layoutInCell="1" allowOverlap="1" wp14:anchorId="2B32FEC2" wp14:editId="054A5345">
                <wp:simplePos x="0" y="0"/>
                <wp:positionH relativeFrom="column">
                  <wp:posOffset>487961</wp:posOffset>
                </wp:positionH>
                <wp:positionV relativeFrom="paragraph">
                  <wp:posOffset>228600</wp:posOffset>
                </wp:positionV>
                <wp:extent cx="5769610" cy="2679700"/>
                <wp:effectExtent l="57150" t="0" r="59690" b="44450"/>
                <wp:wrapNone/>
                <wp:docPr id="1480468787" name="グループ化 718"/>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596562832" name="グループ化 717"/>
                        <wpg:cNvGrpSpPr/>
                        <wpg:grpSpPr>
                          <a:xfrm>
                            <a:off x="0" y="0"/>
                            <a:ext cx="5769610" cy="2679700"/>
                            <a:chOff x="0" y="0"/>
                            <a:chExt cx="5769610" cy="2679700"/>
                          </a:xfrm>
                        </wpg:grpSpPr>
                        <wpg:grpSp>
                          <wpg:cNvPr id="1714903528" name="グループ化 1"/>
                          <wpg:cNvGrpSpPr/>
                          <wpg:grpSpPr>
                            <a:xfrm>
                              <a:off x="0" y="0"/>
                              <a:ext cx="5769610" cy="2679700"/>
                              <a:chOff x="0" y="0"/>
                              <a:chExt cx="5769610" cy="2679700"/>
                            </a:xfrm>
                          </wpg:grpSpPr>
                          <wpg:grpSp>
                            <wpg:cNvPr id="1379340553" name="グループ化 1379340553"/>
                            <wpg:cNvGrpSpPr/>
                            <wpg:grpSpPr>
                              <a:xfrm>
                                <a:off x="0" y="0"/>
                                <a:ext cx="5769610" cy="2679700"/>
                                <a:chOff x="0" y="0"/>
                                <a:chExt cx="5769763" cy="2679818"/>
                              </a:xfrm>
                            </wpg:grpSpPr>
                            <wps:wsp>
                              <wps:cNvPr id="472513399" name="正方形/長方形 472513399"/>
                              <wps:cNvSpPr/>
                              <wps:spPr>
                                <a:xfrm>
                                  <a:off x="0" y="47130"/>
                                  <a:ext cx="5767070" cy="2632688"/>
                                </a:xfrm>
                                <a:prstGeom prst="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4861453" name="フローチャート: 処理 934861453"/>
                              <wps:cNvSpPr/>
                              <wps:spPr>
                                <a:xfrm>
                                  <a:off x="223594" y="928165"/>
                                  <a:ext cx="5368290" cy="1389686"/>
                                </a:xfrm>
                                <a:prstGeom prst="flowChartProcess">
                                  <a:avLst/>
                                </a:prstGeom>
                                <a:solidFill>
                                  <a:sysClr val="window" lastClr="FFFFFF">
                                    <a:lumMod val="85000"/>
                                  </a:sysClr>
                                </a:solidFill>
                                <a:ln w="12700" cap="flat" cmpd="sng" algn="ctr">
                                  <a:solidFill>
                                    <a:sysClr val="window" lastClr="FFFFFF"/>
                                  </a:solidFill>
                                  <a:prstDash val="solid"/>
                                  <a:miter lim="800000"/>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ysClr val="window" lastClr="FFFFFF"/>
                                  </a:extrusionClr>
                                  <a:contourClr>
                                    <a:sysClr val="window" lastClr="FFFFFF"/>
                                  </a:contourClr>
                                </a:sp3d>
                              </wps:spPr>
                              <wps:txbx>
                                <w:txbxContent>
                                  <w:p w14:paraId="510F1D17" w14:textId="77777777" w:rsidR="00051191" w:rsidRPr="006D6FA5" w:rsidRDefault="00051191" w:rsidP="00051191">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92824788" name="テキスト ボックス 292824788"/>
                              <wps:cNvSpPr txBox="1"/>
                              <wps:spPr>
                                <a:xfrm>
                                  <a:off x="4661688" y="0"/>
                                  <a:ext cx="1108075" cy="324485"/>
                                </a:xfrm>
                                <a:prstGeom prst="rect">
                                  <a:avLst/>
                                </a:prstGeom>
                                <a:noFill/>
                                <a:ln w="6350">
                                  <a:noFill/>
                                </a:ln>
                              </wps:spPr>
                              <wps:txbx>
                                <w:txbxContent>
                                  <w:p w14:paraId="4D51FC88" w14:textId="77777777" w:rsidR="00051191" w:rsidRPr="00DC0354" w:rsidRDefault="00051191" w:rsidP="00051191">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23189125" name="テキスト ボックス 1523189125"/>
                              <wps:cNvSpPr txBox="1"/>
                              <wps:spPr>
                                <a:xfrm>
                                  <a:off x="897296" y="233606"/>
                                  <a:ext cx="1100455" cy="260985"/>
                                </a:xfrm>
                                <a:prstGeom prst="rect">
                                  <a:avLst/>
                                </a:prstGeom>
                                <a:noFill/>
                                <a:ln w="6350">
                                  <a:noFill/>
                                </a:ln>
                              </wps:spPr>
                              <wps:txbx>
                                <w:txbxContent>
                                  <w:p w14:paraId="260AA56A" w14:textId="77777777" w:rsidR="00051191" w:rsidRPr="00AD64C6" w:rsidRDefault="00051191" w:rsidP="00051191">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1097221" name="テキスト ボックス 861097221"/>
                              <wps:cNvSpPr txBox="1"/>
                              <wps:spPr>
                                <a:xfrm>
                                  <a:off x="2819539" y="223594"/>
                                  <a:ext cx="791210" cy="260985"/>
                                </a:xfrm>
                                <a:prstGeom prst="rect">
                                  <a:avLst/>
                                </a:prstGeom>
                                <a:noFill/>
                                <a:ln w="6350">
                                  <a:noFill/>
                                </a:ln>
                              </wps:spPr>
                              <wps:txbx>
                                <w:txbxContent>
                                  <w:p w14:paraId="0924149C" w14:textId="77777777" w:rsidR="00051191" w:rsidRPr="00AD64C6" w:rsidRDefault="00051191" w:rsidP="00051191">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0704717" name="フローチャート: 処理 1000704717"/>
                              <wps:cNvSpPr/>
                              <wps:spPr>
                                <a:xfrm>
                                  <a:off x="1968963" y="274070"/>
                                  <a:ext cx="471170" cy="23368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0D6030F1" w14:textId="77777777" w:rsidR="00051191" w:rsidRPr="00A5547C" w:rsidRDefault="00051191" w:rsidP="00051191">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50918003" name="テキスト ボックス 350918003"/>
                              <wps:cNvSpPr txBox="1"/>
                              <wps:spPr>
                                <a:xfrm>
                                  <a:off x="1998581" y="540631"/>
                                  <a:ext cx="520608" cy="287002"/>
                                </a:xfrm>
                                <a:prstGeom prst="rect">
                                  <a:avLst/>
                                </a:prstGeom>
                                <a:noFill/>
                                <a:ln w="6350">
                                  <a:noFill/>
                                </a:ln>
                              </wps:spPr>
                              <wps:txbx>
                                <w:txbxContent>
                                  <w:p w14:paraId="0CB772E3" w14:textId="77777777" w:rsidR="00051191" w:rsidRPr="00AD64C6" w:rsidRDefault="00051191" w:rsidP="00051191">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6249043" name="正方形/長方形 496249043"/>
                              <wps:cNvSpPr/>
                              <wps:spPr>
                                <a:xfrm>
                                  <a:off x="2402386" y="597364"/>
                                  <a:ext cx="476853" cy="196896"/>
                                </a:xfrm>
                                <a:prstGeom prst="rect">
                                  <a:avLst/>
                                </a:prstGeom>
                                <a:solidFill>
                                  <a:sysClr val="window" lastClr="FFFFFF"/>
                                </a:solidFill>
                                <a:ln w="6350" cap="flat" cmpd="sng" algn="ctr">
                                  <a:solidFill>
                                    <a:sysClr val="window" lastClr="FFFFFF">
                                      <a:lumMod val="6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165188" name="テキスト ボックス 95165188"/>
                              <wps:cNvSpPr txBox="1"/>
                              <wps:spPr>
                                <a:xfrm>
                                  <a:off x="2359002" y="530619"/>
                                  <a:ext cx="378497" cy="287002"/>
                                </a:xfrm>
                                <a:prstGeom prst="rect">
                                  <a:avLst/>
                                </a:prstGeom>
                                <a:noFill/>
                                <a:ln w="6350">
                                  <a:noFill/>
                                </a:ln>
                              </wps:spPr>
                              <wps:txbx>
                                <w:txbxContent>
                                  <w:p w14:paraId="617DA3A1" w14:textId="77777777" w:rsidR="00051191" w:rsidRPr="0075349F" w:rsidRDefault="00051191" w:rsidP="00051191">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30045277" name="グループ化 2030045277"/>
                              <wpg:cNvGrpSpPr/>
                              <wpg:grpSpPr>
                                <a:xfrm>
                                  <a:off x="2706073" y="637410"/>
                                  <a:ext cx="153512" cy="90105"/>
                                  <a:chOff x="0" y="0"/>
                                  <a:chExt cx="153512" cy="90105"/>
                                </a:xfrm>
                              </wpg:grpSpPr>
                              <wps:wsp>
                                <wps:cNvPr id="2120452328" name="フローチャート: 組合せ 2120452328"/>
                                <wps:cNvSpPr/>
                                <wps:spPr>
                                  <a:xfrm>
                                    <a:off x="25725" y="30035"/>
                                    <a:ext cx="104427" cy="60070"/>
                                  </a:xfrm>
                                  <a:prstGeom prst="flowChartMerg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3278672" name="正方形/長方形 523278672"/>
                                <wps:cNvSpPr/>
                                <wps:spPr>
                                  <a:xfrm>
                                    <a:off x="0" y="0"/>
                                    <a:ext cx="153512" cy="45719"/>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22493253" name="フローチャート: 処理 722493253"/>
                              <wps:cNvSpPr/>
                              <wps:spPr>
                                <a:xfrm>
                                  <a:off x="3140330" y="587769"/>
                                  <a:ext cx="471170" cy="23368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611E587A" w14:textId="77777777" w:rsidR="00051191" w:rsidRPr="00A5547C" w:rsidRDefault="00051191" w:rsidP="00051191">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878094090" name="フローチャート: 処理 1"/>
                            <wps:cNvSpPr/>
                            <wps:spPr>
                              <a:xfrm>
                                <a:off x="1931164" y="2377017"/>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65085F41" w14:textId="77777777" w:rsidR="00051191" w:rsidRPr="00A5547C" w:rsidRDefault="00051191" w:rsidP="00051191">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pic:pic xmlns:pic="http://schemas.openxmlformats.org/drawingml/2006/picture">
                          <pic:nvPicPr>
                            <pic:cNvPr id="1933872969" name="図 725"/>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3803650" y="575734"/>
                              <a:ext cx="481330" cy="240665"/>
                            </a:xfrm>
                            <a:prstGeom prst="rect">
                              <a:avLst/>
                            </a:prstGeom>
                            <a:noFill/>
                            <a:ln>
                              <a:noFill/>
                            </a:ln>
                          </pic:spPr>
                        </pic:pic>
                        <wps:wsp>
                          <wps:cNvPr id="683824719" name="フローチャート: 処理 1"/>
                          <wps:cNvSpPr/>
                          <wps:spPr>
                            <a:xfrm>
                              <a:off x="3524250" y="262467"/>
                              <a:ext cx="1172814" cy="22668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30E85500" w14:textId="77777777" w:rsidR="00051191" w:rsidRPr="008E4BAC" w:rsidRDefault="00051191" w:rsidP="00051191">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TK190000</w:t>
                                </w:r>
                                <w:r w:rsidRPr="00732AFE">
                                  <w:rPr>
                                    <w:rFonts w:ascii="ＭＳ ゴシック" w:eastAsia="ＭＳ ゴシック" w:hAnsi="ＭＳ ゴシック"/>
                                    <w:noProof/>
                                    <w:color w:val="000000" w:themeColor="text1"/>
                                    <w:sz w:val="16"/>
                                    <w:szCs w:val="16"/>
                                  </w:rPr>
                                  <w:drawing>
                                    <wp:inline distT="0" distB="0" distL="0" distR="0" wp14:anchorId="2F5C1A3A" wp14:editId="7B66F15E">
                                      <wp:extent cx="1095375" cy="213360"/>
                                      <wp:effectExtent l="0" t="0" r="9525" b="0"/>
                                      <wp:docPr id="1432816194" name="図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sidRPr="005C6D0F">
                                  <w:rPr>
                                    <w:rFonts w:ascii="ＭＳ ゴシック" w:eastAsia="ＭＳ ゴシック" w:hAnsi="ＭＳ ゴシック"/>
                                    <w:noProof/>
                                    <w:color w:val="000000" w:themeColor="text1"/>
                                    <w:sz w:val="16"/>
                                    <w:szCs w:val="16"/>
                                  </w:rPr>
                                  <w:drawing>
                                    <wp:inline distT="0" distB="0" distL="0" distR="0" wp14:anchorId="37469C3C" wp14:editId="2AE471A8">
                                      <wp:extent cx="1095375" cy="213360"/>
                                      <wp:effectExtent l="0" t="0" r="9525" b="0"/>
                                      <wp:docPr id="1609405627" name="図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46468901" name="フローチャート: 処理 1"/>
                          <wps:cNvSpPr/>
                          <wps:spPr>
                            <a:xfrm>
                              <a:off x="2641600" y="2374901"/>
                              <a:ext cx="754380"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18E8F4ED" w14:textId="77777777" w:rsidR="00051191" w:rsidRPr="00A5547C" w:rsidRDefault="00051191" w:rsidP="00051191">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048421950" name="フローチャート: 処理 1"/>
                        <wps:cNvSpPr/>
                        <wps:spPr>
                          <a:xfrm>
                            <a:off x="3608916" y="2370666"/>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3F48F51F" w14:textId="77777777" w:rsidR="00051191" w:rsidRDefault="00051191" w:rsidP="00051191">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p>
                            <w:p w14:paraId="6CF07336" w14:textId="77777777" w:rsidR="00051191" w:rsidRPr="00A5547C" w:rsidRDefault="00051191" w:rsidP="00051191">
                              <w:pP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2B32FEC2" id="_x0000_s1924" style="position:absolute;left:0;text-align:left;margin-left:38.4pt;margin-top:18pt;width:454.3pt;height:211pt;z-index:-251657836" coordsize="57696,26797"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">
                <v:group id="_x0000_s1925" style="position:absolute;width:57696;height:26797" coordsize="57696,2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">
                  <v:group id="_x0000_s1926" style="position:absolute;width:57696;height:26797" coordsize="57696,2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">
                    <v:group id="グループ化 1379340553" o:spid="_x0000_s1927"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">
                      <v:rect id="正方形/長方形 472513399" o:spid="_x0000_s1928"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" fillcolor="window" strokecolor="windowText" strokeweight="1pt"/>
                      <v:shape id="フローチャート: 処理 934861453" o:spid="_x0000_s1929"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" fillcolor="#d9d9d9" strokecolor="window" strokeweight="1pt">
                        <v:textbox inset="0,0,0,0">
                          <w:txbxContent>
                            <w:p w14:paraId="510F1D17" w14:textId="77777777" w:rsidR="00051191" w:rsidRPr="006D6FA5" w:rsidRDefault="00051191" w:rsidP="00051191">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292824788" o:spid="_x0000_s1930"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" filled="f" stroked="f" strokeweight=".5pt">
                        <v:textbox>
                          <w:txbxContent>
                            <w:p w14:paraId="4D51FC88" w14:textId="77777777" w:rsidR="00051191" w:rsidRPr="00DC0354" w:rsidRDefault="00051191" w:rsidP="00051191">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1523189125" o:spid="_x0000_s1931"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" filled="f" stroked="f" strokeweight=".5pt">
                        <v:textbox>
                          <w:txbxContent>
                            <w:p w14:paraId="260AA56A" w14:textId="77777777" w:rsidR="00051191" w:rsidRPr="00AD64C6" w:rsidRDefault="00051191" w:rsidP="00051191">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861097221" o:spid="_x0000_s1932"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" filled="f" stroked="f" strokeweight=".5pt">
                        <v:textbox>
                          <w:txbxContent>
                            <w:p w14:paraId="0924149C" w14:textId="77777777" w:rsidR="00051191" w:rsidRPr="00AD64C6" w:rsidRDefault="00051191" w:rsidP="00051191">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1000704717" o:spid="_x0000_s1933"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" fillcolor="#e7e6e6" strokecolor="#f2f2f2" strokeweight="1pt">
                        <v:shadow on="t" color="black" opacity="26214f" origin="-.5,-.5" offset=".24944mm,.24944mm"/>
                        <v:textbox inset="0,0,0,0">
                          <w:txbxContent>
                            <w:p w14:paraId="0D6030F1" w14:textId="77777777" w:rsidR="00051191" w:rsidRPr="00A5547C" w:rsidRDefault="00051191" w:rsidP="00051191">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v:textbox>
                      </v:shape>
                      <v:shape id="テキスト ボックス 350918003" o:spid="_x0000_s1934"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" filled="f" stroked="f" strokeweight=".5pt">
                        <v:textbox>
                          <w:txbxContent>
                            <w:p w14:paraId="0CB772E3" w14:textId="77777777" w:rsidR="00051191" w:rsidRPr="00AD64C6" w:rsidRDefault="00051191" w:rsidP="00051191">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496249043" o:spid="_x0000_s1935"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" fillcolor="window" strokecolor="#a6a6a6" strokeweight=".5pt"/>
                      <v:shape id="テキスト ボックス 95165188" o:spid="_x0000_s1936"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" filled="f" stroked="f" strokeweight=".5pt">
                        <v:textbox>
                          <w:txbxContent>
                            <w:p w14:paraId="617DA3A1" w14:textId="77777777" w:rsidR="00051191" w:rsidRPr="0075349F" w:rsidRDefault="00051191" w:rsidP="00051191">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v:textbox>
                      </v:shape>
                      <v:group id="グループ化 2030045277" o:spid="_x0000_s1937"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">
                        <v:shape id="フローチャート: 組合せ 2120452328" o:spid="_x0000_s1938"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" filled="f" strokecolor="windowText" strokeweight=".5pt"/>
                        <v:rect id="正方形/長方形 523278672" o:spid="_x0000_s1939"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" fillcolor="window" strokecolor="window" strokeweight="1pt"/>
                      </v:group>
                      <v:shape id="フローチャート: 処理 722493253" o:spid="_x0000_s1940"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" fillcolor="#e7e6e6" strokecolor="#f2f2f2" strokeweight="1pt">
                        <v:shadow on="t" color="black" opacity="26214f" origin="-.5,-.5" offset=".24944mm,.24944mm"/>
                        <v:textbox inset="0,0,0,0">
                          <w:txbxContent>
                            <w:p w14:paraId="611E587A" w14:textId="77777777" w:rsidR="00051191" w:rsidRPr="00A5547C" w:rsidRDefault="00051191" w:rsidP="00051191">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941" type="#_x0000_t109" style="position:absolute;left:19311;top:23770;width:4712;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" fillcolor="#e7e6e6" strokecolor="#f2f2f2" strokeweight="1pt">
                      <v:shadow on="t" color="black" opacity="26214f" origin="-.5,-.5" offset=".24944mm,.24944mm"/>
                      <v:textbox inset="0,0,0,0">
                        <w:txbxContent>
                          <w:p w14:paraId="65085F41" w14:textId="77777777" w:rsidR="00051191" w:rsidRPr="00A5547C" w:rsidRDefault="00051191" w:rsidP="00051191">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図 725" o:spid="_x0000_s1942" type="#_x0000_t75" style="position:absolute;left:38036;top:5757;width:4813;height:24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">
                    <v:imagedata r:id="rId19" o:title=""/>
                  </v:shape>
                  <v:shape id="_x0000_s1943" type="#_x0000_t109" style="position:absolute;left:35242;top:2624;width:11728;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" fillcolor="#d8d8d8 [2732]" strokecolor="white [3212]" strokeweight="1pt">
                    <v:textbox inset="0,0,0,0">
                      <w:txbxContent>
                        <w:p w14:paraId="30E85500" w14:textId="77777777" w:rsidR="00051191" w:rsidRPr="008E4BAC" w:rsidRDefault="00051191" w:rsidP="00051191">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TK190000</w:t>
                          </w:r>
                          <w:r w:rsidRPr="00732AFE">
                            <w:rPr>
                              <w:rFonts w:ascii="ＭＳ ゴシック" w:eastAsia="ＭＳ ゴシック" w:hAnsi="ＭＳ ゴシック"/>
                              <w:noProof/>
                              <w:color w:val="000000" w:themeColor="text1"/>
                              <w:sz w:val="16"/>
                              <w:szCs w:val="16"/>
                            </w:rPr>
                            <w:drawing>
                              <wp:inline distT="0" distB="0" distL="0" distR="0" wp14:anchorId="2F5C1A3A" wp14:editId="7B66F15E">
                                <wp:extent cx="1095375" cy="213360"/>
                                <wp:effectExtent l="0" t="0" r="9525" b="0"/>
                                <wp:docPr id="1432816194" name="図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sidRPr="005C6D0F">
                            <w:rPr>
                              <w:rFonts w:ascii="ＭＳ ゴシック" w:eastAsia="ＭＳ ゴシック" w:hAnsi="ＭＳ ゴシック"/>
                              <w:noProof/>
                              <w:color w:val="000000" w:themeColor="text1"/>
                              <w:sz w:val="16"/>
                              <w:szCs w:val="16"/>
                            </w:rPr>
                            <w:drawing>
                              <wp:inline distT="0" distB="0" distL="0" distR="0" wp14:anchorId="37469C3C" wp14:editId="2AE471A8">
                                <wp:extent cx="1095375" cy="213360"/>
                                <wp:effectExtent l="0" t="0" r="9525" b="0"/>
                                <wp:docPr id="1609405627" name="図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Pr>
                              <w:rFonts w:ascii="ＭＳ ゴシック" w:eastAsia="ＭＳ ゴシック" w:hAnsi="ＭＳ ゴシック" w:hint="eastAsia"/>
                              <w:color w:val="000000" w:themeColor="text1"/>
                              <w:sz w:val="16"/>
                              <w:szCs w:val="16"/>
                            </w:rPr>
                            <w:t xml:space="preserve">　　　　　　</w:t>
                          </w:r>
                        </w:p>
                      </w:txbxContent>
                    </v:textbox>
                  </v:shape>
                  <v:shape id="_x0000_s1944" type="#_x0000_t109" style="position:absolute;left:26416;top:23749;width:7543;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" fillcolor="#e7e6e6" strokecolor="#f2f2f2" strokeweight="1pt">
                    <v:shadow on="t" color="black" opacity="26214f" origin="-.5,-.5" offset=".24944mm,.24944mm"/>
                    <v:textbox inset="0,0,0,0">
                      <w:txbxContent>
                        <w:p w14:paraId="18E8F4ED" w14:textId="77777777" w:rsidR="00051191" w:rsidRPr="00A5547C" w:rsidRDefault="00051191" w:rsidP="00051191">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1945" type="#_x0000_t109" style="position:absolute;left:36089;top:23706;width:4711;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" fillcolor="#e7e6e6" strokecolor="#f2f2f2" strokeweight="1pt">
                  <v:shadow on="t" color="black" opacity="26214f" origin="-.5,-.5" offset=".24944mm,.24944mm"/>
                  <v:textbox inset="0,0,0,0">
                    <w:txbxContent>
                      <w:p w14:paraId="3F48F51F" w14:textId="77777777" w:rsidR="00051191" w:rsidRDefault="00051191" w:rsidP="00051191">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p>
                      <w:p w14:paraId="6CF07336" w14:textId="77777777" w:rsidR="00051191" w:rsidRPr="00A5547C" w:rsidRDefault="00051191" w:rsidP="00051191">
                        <w:pP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　</w:t>
                        </w:r>
                      </w:p>
                    </w:txbxContent>
                  </v:textbox>
                </v:shape>
              </v:group>
            </w:pict>
          </mc:Fallback>
        </mc:AlternateContent>
      </w:r>
      <w:bookmarkEnd w:id="329"/>
      <w:bookmarkEnd w:id="330"/>
      <w:bookmarkEnd w:id="331"/>
      <w:r w:rsidR="006B2BD6">
        <w:rPr>
          <w:rFonts w:hint="eastAsia"/>
        </w:rPr>
        <w:t>読込失敗</w:t>
      </w:r>
      <w:bookmarkEnd w:id="332"/>
    </w:p>
    <w:p w14:paraId="7474F601" w14:textId="04FC3DEF" w:rsidR="00FF2791" w:rsidRDefault="00FF2791" w:rsidP="00FF2791">
      <w:pPr>
        <w:pStyle w:val="a4"/>
        <w:widowControl/>
        <w:ind w:leftChars="0" w:left="992"/>
        <w:jc w:val="left"/>
      </w:pPr>
    </w:p>
    <w:p w14:paraId="32D8C4D7" w14:textId="412C4A44" w:rsidR="00FF2791" w:rsidRDefault="00FF2791" w:rsidP="00FF2791">
      <w:pPr>
        <w:pStyle w:val="a4"/>
        <w:widowControl/>
        <w:ind w:leftChars="0" w:left="992"/>
        <w:jc w:val="left"/>
      </w:pPr>
    </w:p>
    <w:p w14:paraId="5952E53C" w14:textId="007AF097" w:rsidR="00FF2791" w:rsidRDefault="002869CB" w:rsidP="00FF2791">
      <w:pPr>
        <w:pStyle w:val="a4"/>
        <w:widowControl/>
        <w:ind w:leftChars="0" w:left="992"/>
        <w:jc w:val="left"/>
      </w:pPr>
      <w:bookmarkStart w:id="333" w:name="_Toc234575189"/>
      <w:bookmarkStart w:id="334" w:name="_Toc234575873"/>
      <w:bookmarkStart w:id="335" w:name="_Toc234940583"/>
      <w:r>
        <w:rPr>
          <w:noProof/>
        </w:rPr>
        <w:drawing>
          <wp:anchor distT="0" distB="0" distL="114300" distR="114300" simplePos="0" relativeHeight="251658576" behindDoc="0" locked="0" layoutInCell="1" allowOverlap="1" wp14:anchorId="08A7FB85" wp14:editId="46FD7937">
            <wp:simplePos x="0" y="0"/>
            <wp:positionH relativeFrom="column">
              <wp:posOffset>3786497</wp:posOffset>
            </wp:positionH>
            <wp:positionV relativeFrom="paragraph">
              <wp:posOffset>134281</wp:posOffset>
            </wp:positionV>
            <wp:extent cx="480695" cy="250190"/>
            <wp:effectExtent l="0" t="0" r="0" b="0"/>
            <wp:wrapNone/>
            <wp:docPr id="874491642" name="図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91336" name="図 725"/>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0695" cy="250190"/>
                    </a:xfrm>
                    <a:prstGeom prst="rect">
                      <a:avLst/>
                    </a:prstGeom>
                    <a:noFill/>
                    <a:ln>
                      <a:noFill/>
                    </a:ln>
                  </pic:spPr>
                </pic:pic>
              </a:graphicData>
            </a:graphic>
          </wp:anchor>
        </w:drawing>
      </w:r>
      <w:bookmarkEnd w:id="333"/>
      <w:bookmarkEnd w:id="334"/>
      <w:bookmarkEnd w:id="335"/>
    </w:p>
    <w:p w14:paraId="62B76945" w14:textId="446EBF1E" w:rsidR="00FF2791" w:rsidRDefault="002869CB" w:rsidP="00FF2791">
      <w:pPr>
        <w:pStyle w:val="a4"/>
        <w:widowControl/>
        <w:ind w:leftChars="0" w:left="992"/>
        <w:jc w:val="left"/>
      </w:pPr>
      <w:bookmarkStart w:id="336" w:name="_Toc234575190"/>
      <w:bookmarkStart w:id="337" w:name="_Toc234575874"/>
      <w:bookmarkStart w:id="338" w:name="_Toc234940584"/>
      <w:r>
        <w:rPr>
          <w:noProof/>
        </w:rPr>
        <mc:AlternateContent>
          <mc:Choice Requires="wpg">
            <w:drawing>
              <wp:anchor distT="0" distB="0" distL="114300" distR="114300" simplePos="0" relativeHeight="251658645" behindDoc="0" locked="0" layoutInCell="1" allowOverlap="1" wp14:anchorId="67A6B42B" wp14:editId="26E95619">
                <wp:simplePos x="0" y="0"/>
                <wp:positionH relativeFrom="column">
                  <wp:posOffset>488331</wp:posOffset>
                </wp:positionH>
                <wp:positionV relativeFrom="paragraph">
                  <wp:posOffset>51435</wp:posOffset>
                </wp:positionV>
                <wp:extent cx="4163060" cy="1417320"/>
                <wp:effectExtent l="38100" t="0" r="66040" b="68580"/>
                <wp:wrapNone/>
                <wp:docPr id="2055676400" name="グループ化 1001"/>
                <wp:cNvGraphicFramePr/>
                <a:graphic xmlns:a="http://schemas.openxmlformats.org/drawingml/2006/main">
                  <a:graphicData uri="http://schemas.microsoft.com/office/word/2010/wordprocessingGroup">
                    <wpg:wgp>
                      <wpg:cNvGrpSpPr/>
                      <wpg:grpSpPr>
                        <a:xfrm>
                          <a:off x="0" y="0"/>
                          <a:ext cx="4163060" cy="1417320"/>
                          <a:chOff x="0" y="0"/>
                          <a:chExt cx="4163060" cy="1417320"/>
                        </a:xfrm>
                      </wpg:grpSpPr>
                      <wpg:grpSp>
                        <wpg:cNvPr id="1518934616" name="グループ化 735"/>
                        <wpg:cNvGrpSpPr/>
                        <wpg:grpSpPr>
                          <a:xfrm>
                            <a:off x="0" y="0"/>
                            <a:ext cx="4163060" cy="1417320"/>
                            <a:chOff x="0" y="0"/>
                            <a:chExt cx="4163060" cy="1417864"/>
                          </a:xfrm>
                        </wpg:grpSpPr>
                        <wpg:grpSp>
                          <wpg:cNvPr id="1577021141" name="グループ化 733"/>
                          <wpg:cNvGrpSpPr/>
                          <wpg:grpSpPr>
                            <a:xfrm>
                              <a:off x="19050" y="76200"/>
                              <a:ext cx="4144010" cy="1341664"/>
                              <a:chOff x="0" y="0"/>
                              <a:chExt cx="4144010" cy="1341664"/>
                            </a:xfrm>
                          </wpg:grpSpPr>
                          <wpg:grpSp>
                            <wpg:cNvPr id="1217417330" name="グループ化 731"/>
                            <wpg:cNvGrpSpPr/>
                            <wpg:grpSpPr>
                              <a:xfrm>
                                <a:off x="0" y="0"/>
                                <a:ext cx="4144010" cy="1341664"/>
                                <a:chOff x="0" y="0"/>
                                <a:chExt cx="4144010" cy="1341664"/>
                              </a:xfrm>
                            </wpg:grpSpPr>
                            <wpg:grpSp>
                              <wpg:cNvPr id="291719239" name="グループ化 727"/>
                              <wpg:cNvGrpSpPr/>
                              <wpg:grpSpPr>
                                <a:xfrm>
                                  <a:off x="0" y="0"/>
                                  <a:ext cx="4144010" cy="1341664"/>
                                  <a:chOff x="0" y="0"/>
                                  <a:chExt cx="4144010" cy="1341664"/>
                                </a:xfrm>
                              </wpg:grpSpPr>
                              <wpg:grpSp>
                                <wpg:cNvPr id="1393946815" name="グループ化 719"/>
                                <wpg:cNvGrpSpPr/>
                                <wpg:grpSpPr>
                                  <a:xfrm>
                                    <a:off x="0" y="0"/>
                                    <a:ext cx="4144010" cy="1341664"/>
                                    <a:chOff x="0" y="0"/>
                                    <a:chExt cx="4144010" cy="1341826"/>
                                  </a:xfrm>
                                </wpg:grpSpPr>
                                <wps:wsp>
                                  <wps:cNvPr id="1369815167" name="正方形/長方形 1836275759"/>
                                  <wps:cNvSpPr/>
                                  <wps:spPr>
                                    <a:xfrm>
                                      <a:off x="0" y="0"/>
                                      <a:ext cx="4144010" cy="1341826"/>
                                    </a:xfrm>
                                    <a:prstGeom prst="rect">
                                      <a:avLst/>
                                    </a:prstGeom>
                                    <a:solidFill>
                                      <a:schemeClr val="bg1"/>
                                    </a:solidFill>
                                    <a:ln w="19050">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618692614" name="グループ化 455"/>
                                  <wpg:cNvGrpSpPr/>
                                  <wpg:grpSpPr>
                                    <a:xfrm>
                                      <a:off x="27516" y="175911"/>
                                      <a:ext cx="4105275" cy="1165357"/>
                                      <a:chOff x="59905" y="216001"/>
                                      <a:chExt cx="4105910" cy="1166566"/>
                                    </a:xfrm>
                                  </wpg:grpSpPr>
                                  <wps:wsp>
                                    <wps:cNvPr id="684928232" name="フローチャート: 処理 388162357"/>
                                    <wps:cNvSpPr/>
                                    <wps:spPr>
                                      <a:xfrm>
                                        <a:off x="59905" y="216001"/>
                                        <a:ext cx="4105910" cy="1166566"/>
                                      </a:xfrm>
                                      <a:prstGeom prst="flowChartProcess">
                                        <a:avLst/>
                                      </a:prstGeom>
                                      <a:solidFill>
                                        <a:schemeClr val="bg1">
                                          <a:lumMod val="95000"/>
                                        </a:schemeClr>
                                      </a:solidFill>
                                      <a:ln>
                                        <a:noFill/>
                                      </a:ln>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6B532E3E" w14:textId="77777777" w:rsidR="00051191" w:rsidRDefault="00051191" w:rsidP="00051191">
                                          <w:pPr>
                                            <w:rPr>
                                              <w:rFonts w:ascii="ＭＳ ゴシック" w:eastAsia="游明朝" w:hAnsi="ＭＳ ゴシック" w:cs="Arial"/>
                                              <w:color w:val="000000"/>
                                              <w:sz w:val="16"/>
                                              <w:szCs w:val="16"/>
                                            </w:rPr>
                                          </w:pPr>
                                        </w:p>
                                      </w:txbxContent>
                                    </wps:txbx>
                                    <wps:bodyPr rot="0" spcFirstLastPara="0" vert="horz" wrap="square" lIns="0" tIns="0" rIns="0" bIns="0" numCol="1" spcCol="0" rtlCol="0" fromWordArt="0" anchor="ctr" anchorCtr="0" forceAA="0" compatLnSpc="1">
                                      <a:prstTxWarp prst="textNoShape">
                                        <a:avLst/>
                                      </a:prstTxWarp>
                                      <a:noAutofit/>
                                    </wps:bodyPr>
                                  </wps:wsp>
                                  <wpg:grpSp>
                                    <wpg:cNvPr id="1140404175" name="グループ化 450"/>
                                    <wpg:cNvGrpSpPr/>
                                    <wpg:grpSpPr>
                                      <a:xfrm>
                                        <a:off x="332219" y="438589"/>
                                        <a:ext cx="899864" cy="307692"/>
                                        <a:chOff x="293199" y="413365"/>
                                        <a:chExt cx="899898" cy="307705"/>
                                      </a:xfrm>
                                    </wpg:grpSpPr>
                                    <wps:wsp>
                                      <wps:cNvPr id="911249084" name="テキスト ボックス 22"/>
                                      <wps:cNvSpPr txBox="1"/>
                                      <wps:spPr>
                                        <a:xfrm>
                                          <a:off x="293199" y="413365"/>
                                          <a:ext cx="515141" cy="307705"/>
                                        </a:xfrm>
                                        <a:prstGeom prst="rect">
                                          <a:avLst/>
                                        </a:prstGeom>
                                        <a:noFill/>
                                        <a:ln w="6350">
                                          <a:noFill/>
                                        </a:ln>
                                      </wps:spPr>
                                      <wps:txbx>
                                        <w:txbxContent>
                                          <w:p w14:paraId="3CF37A64" w14:textId="77777777" w:rsidR="00051191" w:rsidRPr="009B1C3D" w:rsidRDefault="00051191" w:rsidP="00051191">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2131416628" name="グループ化 2131416628"/>
                                      <wpg:cNvGrpSpPr/>
                                      <wpg:grpSpPr>
                                        <a:xfrm>
                                          <a:off x="721252" y="463299"/>
                                          <a:ext cx="471845" cy="211100"/>
                                          <a:chOff x="721252" y="463299"/>
                                          <a:chExt cx="471845" cy="211100"/>
                                        </a:xfrm>
                                      </wpg:grpSpPr>
                                      <wps:wsp>
                                        <wps:cNvPr id="997354506" name="正方形/長方形 997354506"/>
                                        <wps:cNvSpPr/>
                                        <wps:spPr>
                                          <a:xfrm>
                                            <a:off x="721252" y="463299"/>
                                            <a:ext cx="471845" cy="211100"/>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8695153" name="フローチャート: 組合せ 418695153"/>
                                        <wps:cNvSpPr/>
                                        <wps:spPr>
                                          <a:xfrm>
                                            <a:off x="1003189" y="555122"/>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249032419" name="正方形/長方形 1249032419"/>
                                      <wps:cNvSpPr/>
                                      <wps:spPr>
                                        <a:xfrm>
                                          <a:off x="987126" y="507960"/>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298246533" name="フローチャート: 処理 687948762"/>
                                    <wps:cNvSpPr/>
                                    <wps:spPr>
                                      <a:xfrm>
                                        <a:off x="2278780" y="1159708"/>
                                        <a:ext cx="431968" cy="210769"/>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4C6F29C" w14:textId="77777777" w:rsidR="00051191" w:rsidRDefault="00051191" w:rsidP="00051191">
                                          <w:pPr>
                                            <w:jc w:val="center"/>
                                            <w:rPr>
                                              <w:rFonts w:cs="Arial"/>
                                              <w:color w:val="000000"/>
                                              <w:sz w:val="16"/>
                                              <w:szCs w:val="16"/>
                                            </w:rPr>
                                          </w:pPr>
                                          <w:r>
                                            <w:rPr>
                                              <w:rFonts w:cs="Arial" w:hint="eastAsia"/>
                                              <w:color w:val="000000"/>
                                              <w:sz w:val="16"/>
                                              <w:szCs w:val="16"/>
                                            </w:rPr>
                                            <w:t xml:space="preserve">変更実行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819321505" name="フローチャート: 処理 1817105384"/>
                                    <wps:cNvSpPr/>
                                    <wps:spPr>
                                      <a:xfrm>
                                        <a:off x="1423250" y="1158347"/>
                                        <a:ext cx="684184" cy="211138"/>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4B85ECD" w14:textId="77777777" w:rsidR="00051191" w:rsidRDefault="00051191" w:rsidP="00051191">
                                          <w:pPr>
                                            <w:jc w:val="center"/>
                                            <w:rPr>
                                              <w:rFonts w:cs="Arial"/>
                                              <w:color w:val="000000"/>
                                              <w:sz w:val="16"/>
                                              <w:szCs w:val="16"/>
                                            </w:rPr>
                                          </w:pPr>
                                          <w:r>
                                            <w:rPr>
                                              <w:rFonts w:cs="Arial" w:hint="eastAsia"/>
                                              <w:color w:val="000000"/>
                                              <w:sz w:val="16"/>
                                              <w:szCs w:val="16"/>
                                            </w:rPr>
                                            <w:t xml:space="preserve">キャンセル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062313216" name="テキスト ボックス 22"/>
                                    <wps:cNvSpPr txBox="1"/>
                                    <wps:spPr>
                                      <a:xfrm>
                                        <a:off x="1300986" y="453669"/>
                                        <a:ext cx="572662" cy="292554"/>
                                      </a:xfrm>
                                      <a:prstGeom prst="rect">
                                        <a:avLst/>
                                      </a:prstGeom>
                                      <a:noFill/>
                                      <a:ln w="6350">
                                        <a:noFill/>
                                      </a:ln>
                                    </wps:spPr>
                                    <wps:txbx>
                                      <w:txbxContent>
                                        <w:p w14:paraId="131A4542" w14:textId="77777777" w:rsidR="00051191" w:rsidRPr="009B1C3D" w:rsidRDefault="00051191" w:rsidP="00051191">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66839955" name="正方形/長方形 1796549577"/>
                                    <wps:cNvSpPr/>
                                    <wps:spPr>
                                      <a:xfrm>
                                        <a:off x="1851881" y="529770"/>
                                        <a:ext cx="572662" cy="158667"/>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9905169" name="テキスト ボックス 22"/>
                                    <wps:cNvSpPr txBox="1"/>
                                    <wps:spPr>
                                      <a:xfrm>
                                        <a:off x="2360840" y="452130"/>
                                        <a:ext cx="263277" cy="296472"/>
                                      </a:xfrm>
                                      <a:prstGeom prst="rect">
                                        <a:avLst/>
                                      </a:prstGeom>
                                      <a:noFill/>
                                      <a:ln w="6350">
                                        <a:noFill/>
                                      </a:ln>
                                    </wps:spPr>
                                    <wps:txbx>
                                      <w:txbxContent>
                                        <w:p w14:paraId="2E426550" w14:textId="77777777" w:rsidR="00051191" w:rsidRPr="009B1C3D" w:rsidRDefault="00051191" w:rsidP="00051191">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14332324" name="正方形/長方形 1902631922"/>
                                    <wps:cNvSpPr/>
                                    <wps:spPr>
                                      <a:xfrm>
                                        <a:off x="2657603" y="533126"/>
                                        <a:ext cx="310945" cy="175745"/>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74198324" name="テキスト ボックス 22"/>
                                    <wps:cNvSpPr txBox="1"/>
                                    <wps:spPr>
                                      <a:xfrm>
                                        <a:off x="2938784" y="459604"/>
                                        <a:ext cx="263277" cy="285226"/>
                                      </a:xfrm>
                                      <a:prstGeom prst="rect">
                                        <a:avLst/>
                                      </a:prstGeom>
                                      <a:noFill/>
                                      <a:ln w="6350">
                                        <a:noFill/>
                                      </a:ln>
                                    </wps:spPr>
                                    <wps:txbx>
                                      <w:txbxContent>
                                        <w:p w14:paraId="50A0A925" w14:textId="77777777" w:rsidR="00051191" w:rsidRPr="009B1C3D" w:rsidRDefault="00051191" w:rsidP="00051191">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32168098" name="正方形/長方形 914889746"/>
                                    <wps:cNvSpPr/>
                                    <wps:spPr>
                                      <a:xfrm>
                                        <a:off x="3222814" y="529764"/>
                                        <a:ext cx="310945" cy="175745"/>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68263698" name="テキスト ボックス 22"/>
                                    <wps:cNvSpPr txBox="1"/>
                                    <wps:spPr>
                                      <a:xfrm>
                                        <a:off x="3472980" y="469379"/>
                                        <a:ext cx="263277" cy="280116"/>
                                      </a:xfrm>
                                      <a:prstGeom prst="rect">
                                        <a:avLst/>
                                      </a:prstGeom>
                                      <a:noFill/>
                                      <a:ln w="6350">
                                        <a:noFill/>
                                      </a:ln>
                                    </wps:spPr>
                                    <wps:txbx>
                                      <w:txbxContent>
                                        <w:p w14:paraId="3179921E" w14:textId="77777777" w:rsidR="00051191" w:rsidRPr="009B1C3D" w:rsidRDefault="00051191" w:rsidP="00051191">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s:wsp>
                                <wps:cNvPr id="758564865" name="フローチャート: 処理 1817105384"/>
                                <wps:cNvSpPr/>
                                <wps:spPr>
                                  <a:xfrm>
                                    <a:off x="2593622" y="200377"/>
                                    <a:ext cx="407932" cy="215265"/>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08EC538C" w14:textId="77777777" w:rsidR="00051191" w:rsidRDefault="00051191" w:rsidP="00051191">
                                      <w:pPr>
                                        <w:jc w:val="center"/>
                                        <w:rPr>
                                          <w:rFonts w:cs="Arial"/>
                                          <w:color w:val="000000"/>
                                          <w:sz w:val="16"/>
                                          <w:szCs w:val="16"/>
                                        </w:rPr>
                                      </w:pPr>
                                      <w:r>
                                        <w:rPr>
                                          <w:rFonts w:cs="Arial" w:hint="eastAsia"/>
                                          <w:color w:val="000000"/>
                                          <w:sz w:val="16"/>
                                          <w:szCs w:val="16"/>
                                        </w:rPr>
                                        <w:t xml:space="preserve">読込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751824637" name="正方形/長方形 1796549577"/>
                                <wps:cNvSpPr/>
                                <wps:spPr>
                                  <a:xfrm>
                                    <a:off x="1907116" y="247650"/>
                                    <a:ext cx="572573" cy="158420"/>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07556688" name="テキスト ボックス 22"/>
                                <wps:cNvSpPr txBox="1"/>
                                <wps:spPr>
                                  <a:xfrm>
                                    <a:off x="1241072" y="179916"/>
                                    <a:ext cx="665713" cy="307212"/>
                                  </a:xfrm>
                                  <a:prstGeom prst="rect">
                                    <a:avLst/>
                                  </a:prstGeom>
                                  <a:noFill/>
                                  <a:ln w="6350">
                                    <a:noFill/>
                                  </a:ln>
                                </wps:spPr>
                                <wps:txbx>
                                  <w:txbxContent>
                                    <w:p w14:paraId="5BB97009" w14:textId="77777777" w:rsidR="00051191" w:rsidRPr="00590910" w:rsidRDefault="00051191" w:rsidP="00051191">
                                      <w:pPr>
                                        <w:rPr>
                                          <w:rFonts w:ascii="ＭＳ Ｐゴシック" w:eastAsia="ＭＳ Ｐゴシック" w:hAnsi="ＭＳ Ｐゴシック" w:cs="Arial"/>
                                          <w:color w:val="000000"/>
                                          <w:sz w:val="10"/>
                                          <w:szCs w:val="10"/>
                                        </w:rPr>
                                      </w:pPr>
                                      <w:r w:rsidRPr="00590910">
                                        <w:rPr>
                                          <w:rFonts w:ascii="ＭＳ Ｐゴシック" w:eastAsia="ＭＳ Ｐゴシック" w:hAnsi="ＭＳ Ｐゴシック" w:cs="Arial" w:hint="eastAsia"/>
                                          <w:color w:val="000000"/>
                                          <w:sz w:val="10"/>
                                          <w:szCs w:val="10"/>
                                        </w:rPr>
                                        <w:t>対象の予約ID</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581164420" name="フローチャート: 処理 687948762"/>
                              <wps:cNvSpPr/>
                              <wps:spPr>
                                <a:xfrm>
                                  <a:off x="2904392" y="1119554"/>
                                  <a:ext cx="431901" cy="21044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0B084D53" w14:textId="77777777" w:rsidR="00051191" w:rsidRDefault="00051191" w:rsidP="00051191">
                                    <w:pPr>
                                      <w:jc w:val="center"/>
                                      <w:rPr>
                                        <w:rFonts w:cs="Arial"/>
                                        <w:color w:val="000000"/>
                                        <w:sz w:val="16"/>
                                        <w:szCs w:val="16"/>
                                      </w:rPr>
                                    </w:pPr>
                                    <w:r>
                                      <w:rPr>
                                        <w:rFonts w:cs="Arial" w:hint="eastAsia"/>
                                        <w:color w:val="000000"/>
                                        <w:sz w:val="16"/>
                                        <w:szCs w:val="16"/>
                                      </w:rPr>
                                      <w:t xml:space="preserve">削除　</w:t>
                                    </w:r>
                                  </w:p>
                                </w:txbxContent>
                              </wps:txbx>
                              <wps:bodyPr rot="0" spcFirstLastPara="0" vert="horz" wrap="square" lIns="0" tIns="0" rIns="0" bIns="0" numCol="1" spcCol="0" rtlCol="0" fromWordArt="0" anchor="ctr" anchorCtr="0" forceAA="0" compatLnSpc="1">
                                <a:prstTxWarp prst="textNoShape">
                                  <a:avLst/>
                                </a:prstTxWarp>
                                <a:noAutofit/>
                              </wps:bodyPr>
                            </wps:wsp>
                          </wpg:grpSp>
                          <wpg:grpSp>
                            <wpg:cNvPr id="674766545" name="グループ化 732"/>
                            <wpg:cNvGrpSpPr/>
                            <wpg:grpSpPr>
                              <a:xfrm>
                                <a:off x="146050" y="622300"/>
                                <a:ext cx="3579572" cy="507236"/>
                                <a:chOff x="0" y="0"/>
                                <a:chExt cx="3579572" cy="507236"/>
                              </a:xfrm>
                            </wpg:grpSpPr>
                            <wps:wsp>
                              <wps:cNvPr id="1130913278" name="正方形/長方形 1"/>
                              <wps:cNvSpPr/>
                              <wps:spPr>
                                <a:xfrm>
                                  <a:off x="1530350" y="123825"/>
                                  <a:ext cx="448439" cy="139700"/>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69134183" name="正方形/長方形 1"/>
                              <wps:cNvSpPr/>
                              <wps:spPr>
                                <a:xfrm>
                                  <a:off x="2260600" y="104775"/>
                                  <a:ext cx="448549" cy="158750"/>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69865308" name="正方形/長方形 1"/>
                              <wps:cNvSpPr/>
                              <wps:spPr>
                                <a:xfrm>
                                  <a:off x="2971800" y="98425"/>
                                  <a:ext cx="415290" cy="155575"/>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9347562" name="正方形/長方形 1"/>
                              <wps:cNvSpPr/>
                              <wps:spPr>
                                <a:xfrm>
                                  <a:off x="904875" y="117475"/>
                                  <a:ext cx="471170" cy="162560"/>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11685028" name="テキスト ボックス 22"/>
                              <wps:cNvSpPr txBox="1"/>
                              <wps:spPr>
                                <a:xfrm>
                                  <a:off x="0" y="34925"/>
                                  <a:ext cx="968375" cy="307211"/>
                                </a:xfrm>
                                <a:prstGeom prst="rect">
                                  <a:avLst/>
                                </a:prstGeom>
                                <a:noFill/>
                                <a:ln w="6350">
                                  <a:noFill/>
                                </a:ln>
                              </wps:spPr>
                              <wps:txbx>
                                <w:txbxContent>
                                  <w:p w14:paraId="6CDE9242" w14:textId="77777777" w:rsidR="00051191" w:rsidRPr="009B1C3D" w:rsidRDefault="00051191" w:rsidP="00051191">
                                    <w:pPr>
                                      <w:rPr>
                                        <w:rFonts w:ascii="ＭＳ Ｐゴシック" w:eastAsia="ＭＳ Ｐゴシック" w:hAnsi="ＭＳ Ｐゴシック" w:cs="Arial"/>
                                        <w:color w:val="000000"/>
                                        <w:sz w:val="18"/>
                                        <w:szCs w:val="18"/>
                                      </w:rPr>
                                    </w:pPr>
                                    <w:r w:rsidRPr="00783111">
                                      <w:rPr>
                                        <w:rFonts w:ascii="ＭＳ Ｐゴシック" w:eastAsia="ＭＳ Ｐゴシック" w:hAnsi="ＭＳ Ｐゴシック" w:cs="Arial" w:hint="eastAsia"/>
                                        <w:color w:val="000000"/>
                                        <w:sz w:val="16"/>
                                        <w:szCs w:val="16"/>
                                      </w:rPr>
                                      <w:t>変更後の予約時</w:t>
                                    </w:r>
                                    <w:r>
                                      <w:rPr>
                                        <w:rFonts w:ascii="ＭＳ Ｐゴシック" w:eastAsia="ＭＳ Ｐゴシック" w:hAnsi="ＭＳ Ｐゴシック" w:cs="Arial" w:hint="eastAsia"/>
                                        <w:color w:val="000000"/>
                                        <w:sz w:val="18"/>
                                        <w:szCs w:val="18"/>
                                      </w:rPr>
                                      <w:t>間</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47296414" name="テキスト ボックス 22"/>
                              <wps:cNvSpPr txBox="1"/>
                              <wps:spPr>
                                <a:xfrm>
                                  <a:off x="869950" y="200025"/>
                                  <a:ext cx="2604076" cy="307211"/>
                                </a:xfrm>
                                <a:prstGeom prst="rect">
                                  <a:avLst/>
                                </a:prstGeom>
                                <a:noFill/>
                                <a:ln w="6350">
                                  <a:noFill/>
                                </a:ln>
                              </wps:spPr>
                              <wps:txbx>
                                <w:txbxContent>
                                  <w:p w14:paraId="1362657A" w14:textId="77CB608C" w:rsidR="00051191" w:rsidRPr="009B1C3D" w:rsidRDefault="007F714A" w:rsidP="00051191">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6"/>
                                        <w:szCs w:val="16"/>
                                      </w:rPr>
                                      <w:t>指定された</w:t>
                                    </w:r>
                                    <w:r w:rsidR="004C00BA">
                                      <w:rPr>
                                        <w:rFonts w:ascii="ＭＳ Ｐゴシック" w:eastAsia="ＭＳ Ｐゴシック" w:hAnsi="ＭＳ Ｐゴシック" w:cs="Arial" w:hint="eastAsia"/>
                                        <w:color w:val="000000"/>
                                        <w:sz w:val="16"/>
                                        <w:szCs w:val="16"/>
                                      </w:rPr>
                                      <w:t>予約</w:t>
                                    </w:r>
                                    <w:r>
                                      <w:rPr>
                                        <w:rFonts w:ascii="ＭＳ Ｐゴシック" w:eastAsia="ＭＳ Ｐゴシック" w:hAnsi="ＭＳ Ｐゴシック" w:cs="Arial" w:hint="eastAsia"/>
                                        <w:color w:val="000000"/>
                                        <w:sz w:val="16"/>
                                        <w:szCs w:val="16"/>
                                      </w:rPr>
                                      <w:t>IDが存在しません。</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75252256" name="テキスト ボックス 22"/>
                              <wps:cNvSpPr txBox="1"/>
                              <wps:spPr>
                                <a:xfrm>
                                  <a:off x="1292225" y="44450"/>
                                  <a:ext cx="207645" cy="307211"/>
                                </a:xfrm>
                                <a:prstGeom prst="rect">
                                  <a:avLst/>
                                </a:prstGeom>
                                <a:noFill/>
                                <a:ln w="6350">
                                  <a:noFill/>
                                </a:ln>
                              </wps:spPr>
                              <wps:txbx>
                                <w:txbxContent>
                                  <w:p w14:paraId="48A02757" w14:textId="77777777" w:rsidR="00051191" w:rsidRPr="009B1C3D" w:rsidRDefault="00051191" w:rsidP="00051191">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時</w:t>
                                    </w:r>
                                    <w:r w:rsidRPr="00614E1A">
                                      <w:rPr>
                                        <w:rFonts w:ascii="ＭＳ Ｐゴシック" w:eastAsia="ＭＳ Ｐゴシック" w:hAnsi="ＭＳ Ｐゴシック" w:cs="Arial"/>
                                        <w:noProof/>
                                        <w:color w:val="000000"/>
                                        <w:sz w:val="18"/>
                                        <w:szCs w:val="18"/>
                                      </w:rPr>
                                      <w:drawing>
                                        <wp:inline distT="0" distB="0" distL="0" distR="0" wp14:anchorId="24F231E9" wp14:editId="7A7175FB">
                                          <wp:extent cx="18415" cy="10795"/>
                                          <wp:effectExtent l="0" t="0" r="0" b="0"/>
                                          <wp:docPr id="690781988"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43624205" name="テキスト ボックス 22"/>
                              <wps:cNvSpPr txBox="1"/>
                              <wps:spPr>
                                <a:xfrm>
                                  <a:off x="1911350" y="38100"/>
                                  <a:ext cx="423288" cy="307211"/>
                                </a:xfrm>
                                <a:prstGeom prst="rect">
                                  <a:avLst/>
                                </a:prstGeom>
                                <a:noFill/>
                                <a:ln w="6350">
                                  <a:noFill/>
                                </a:ln>
                              </wps:spPr>
                              <wps:txbx>
                                <w:txbxContent>
                                  <w:p w14:paraId="6DC8232E" w14:textId="77777777" w:rsidR="00051191" w:rsidRPr="009B1C3D" w:rsidRDefault="00051191" w:rsidP="00051191">
                                    <w:pPr>
                                      <w:rPr>
                                        <w:rFonts w:ascii="ＭＳ Ｐゴシック" w:eastAsia="ＭＳ Ｐゴシック" w:hAnsi="ＭＳ Ｐゴシック" w:cs="Arial"/>
                                        <w:color w:val="000000"/>
                                        <w:sz w:val="18"/>
                                        <w:szCs w:val="18"/>
                                      </w:rPr>
                                    </w:pPr>
                                    <w:r w:rsidRPr="00614E1A">
                                      <w:rPr>
                                        <w:rFonts w:ascii="ＭＳ Ｐゴシック" w:eastAsia="ＭＳ Ｐゴシック" w:hAnsi="ＭＳ Ｐゴシック" w:cs="Arial" w:hint="eastAsia"/>
                                        <w:color w:val="000000"/>
                                        <w:sz w:val="16"/>
                                        <w:szCs w:val="16"/>
                                      </w:rPr>
                                      <w:t>分～</w:t>
                                    </w:r>
                                    <w:r w:rsidRPr="00614E1A">
                                      <w:rPr>
                                        <w:rFonts w:ascii="ＭＳ Ｐゴシック" w:eastAsia="ＭＳ Ｐゴシック" w:hAnsi="ＭＳ Ｐゴシック" w:cs="Arial"/>
                                        <w:noProof/>
                                        <w:color w:val="000000"/>
                                        <w:sz w:val="18"/>
                                        <w:szCs w:val="18"/>
                                      </w:rPr>
                                      <w:drawing>
                                        <wp:inline distT="0" distB="0" distL="0" distR="0" wp14:anchorId="72DDD88D" wp14:editId="43C98246">
                                          <wp:extent cx="18415" cy="10795"/>
                                          <wp:effectExtent l="0" t="0" r="0" b="0"/>
                                          <wp:docPr id="1525255482"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59832782" name="テキスト ボックス 22"/>
                              <wps:cNvSpPr txBox="1"/>
                              <wps:spPr>
                                <a:xfrm>
                                  <a:off x="2708275" y="28575"/>
                                  <a:ext cx="207645" cy="307211"/>
                                </a:xfrm>
                                <a:prstGeom prst="rect">
                                  <a:avLst/>
                                </a:prstGeom>
                                <a:noFill/>
                                <a:ln w="6350">
                                  <a:noFill/>
                                </a:ln>
                              </wps:spPr>
                              <wps:txbx>
                                <w:txbxContent>
                                  <w:p w14:paraId="24978462" w14:textId="77777777" w:rsidR="00051191" w:rsidRPr="009B1C3D" w:rsidRDefault="00051191" w:rsidP="00051191">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時</w:t>
                                    </w:r>
                                    <w:r w:rsidRPr="00614E1A">
                                      <w:rPr>
                                        <w:rFonts w:ascii="ＭＳ Ｐゴシック" w:eastAsia="ＭＳ Ｐゴシック" w:hAnsi="ＭＳ Ｐゴシック" w:cs="Arial"/>
                                        <w:noProof/>
                                        <w:color w:val="000000"/>
                                        <w:sz w:val="18"/>
                                        <w:szCs w:val="18"/>
                                      </w:rPr>
                                      <w:drawing>
                                        <wp:inline distT="0" distB="0" distL="0" distR="0" wp14:anchorId="1B4167DC" wp14:editId="373A1713">
                                          <wp:extent cx="18415" cy="10795"/>
                                          <wp:effectExtent l="0" t="0" r="0" b="0"/>
                                          <wp:docPr id="168202626"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17207759" name="テキスト ボックス 22"/>
                              <wps:cNvSpPr txBox="1"/>
                              <wps:spPr>
                                <a:xfrm>
                                  <a:off x="3295650" y="0"/>
                                  <a:ext cx="283922" cy="306705"/>
                                </a:xfrm>
                                <a:prstGeom prst="rect">
                                  <a:avLst/>
                                </a:prstGeom>
                                <a:noFill/>
                                <a:ln w="6350">
                                  <a:noFill/>
                                </a:ln>
                              </wps:spPr>
                              <wps:txbx>
                                <w:txbxContent>
                                  <w:p w14:paraId="4A93F790" w14:textId="77777777" w:rsidR="00051191" w:rsidRPr="009B1C3D" w:rsidRDefault="00051191" w:rsidP="00051191">
                                    <w:pPr>
                                      <w:rPr>
                                        <w:rFonts w:ascii="ＭＳ Ｐゴシック" w:eastAsia="ＭＳ Ｐゴシック" w:hAnsi="ＭＳ Ｐゴシック" w:cs="Arial"/>
                                        <w:color w:val="000000"/>
                                        <w:sz w:val="18"/>
                                        <w:szCs w:val="18"/>
                                      </w:rPr>
                                    </w:pPr>
                                    <w:r w:rsidRPr="00614E1A">
                                      <w:rPr>
                                        <w:rFonts w:ascii="ＭＳ Ｐゴシック" w:eastAsia="ＭＳ Ｐゴシック" w:hAnsi="ＭＳ Ｐゴシック" w:cs="Arial" w:hint="eastAsia"/>
                                        <w:color w:val="000000"/>
                                        <w:sz w:val="16"/>
                                        <w:szCs w:val="16"/>
                                      </w:rPr>
                                      <w:t>分</w:t>
                                    </w:r>
                                    <w:r w:rsidRPr="00614E1A">
                                      <w:rPr>
                                        <w:rFonts w:ascii="ＭＳ Ｐゴシック" w:eastAsia="ＭＳ Ｐゴシック" w:hAnsi="ＭＳ Ｐゴシック" w:cs="Arial"/>
                                        <w:noProof/>
                                        <w:color w:val="000000"/>
                                        <w:sz w:val="18"/>
                                        <w:szCs w:val="18"/>
                                      </w:rPr>
                                      <w:drawing>
                                        <wp:inline distT="0" distB="0" distL="0" distR="0" wp14:anchorId="27902D6B" wp14:editId="612B344A">
                                          <wp:extent cx="18415" cy="10795"/>
                                          <wp:effectExtent l="0" t="0" r="0" b="0"/>
                                          <wp:docPr id="334756385"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s:wsp>
                          <wps:cNvPr id="556265064" name="テキスト ボックス 734"/>
                          <wps:cNvSpPr txBox="1"/>
                          <wps:spPr>
                            <a:xfrm>
                              <a:off x="0" y="0"/>
                              <a:ext cx="887185" cy="247550"/>
                            </a:xfrm>
                            <a:prstGeom prst="rect">
                              <a:avLst/>
                            </a:prstGeom>
                            <a:noFill/>
                            <a:ln w="6350">
                              <a:noFill/>
                            </a:ln>
                          </wps:spPr>
                          <wps:txbx>
                            <w:txbxContent>
                              <w:p w14:paraId="5181F397" w14:textId="77777777" w:rsidR="00051191" w:rsidRPr="000A5757" w:rsidRDefault="00051191" w:rsidP="00051191">
                                <w:pPr>
                                  <w:rPr>
                                    <w:sz w:val="8"/>
                                    <w:szCs w:val="10"/>
                                  </w:rPr>
                                </w:pPr>
                                <w:r w:rsidRPr="000A5757">
                                  <w:rPr>
                                    <w:rFonts w:hint="eastAsia"/>
                                    <w:sz w:val="8"/>
                                    <w:szCs w:val="10"/>
                                  </w:rPr>
                                  <w:t>予約変更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12106050" name="テキスト ボックス 799"/>
                        <wps:cNvSpPr txBox="1"/>
                        <wps:spPr>
                          <a:xfrm>
                            <a:off x="1871816" y="228600"/>
                            <a:ext cx="541655" cy="337185"/>
                          </a:xfrm>
                          <a:prstGeom prst="rect">
                            <a:avLst/>
                          </a:prstGeom>
                          <a:noFill/>
                          <a:ln w="6350">
                            <a:noFill/>
                          </a:ln>
                        </wps:spPr>
                        <wps:txbx>
                          <w:txbxContent>
                            <w:p w14:paraId="111D62A0" w14:textId="77777777" w:rsidR="006B2BD6" w:rsidRDefault="006B2BD6" w:rsidP="006B2BD6">
                              <w:r>
                                <w:rPr>
                                  <w:rFonts w:hint="eastAsia"/>
                                </w:rPr>
                                <w:t>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7A6B42B" id="グループ化 1001" o:spid="_x0000_s1946" style="position:absolute;left:0;text-align:left;margin-left:38.45pt;margin-top:4.05pt;width:327.8pt;height:111.6pt;z-index:251658645" coordsize="41630,141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">
                <v:group id="_x0000_s1947" style="position:absolute;width:41630;height:14173" coordsize="41630,141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">
                  <v:group id="グループ化 733" o:spid="_x0000_s1948" style="position:absolute;left:190;top:762;width:41440;height:13416" coordsize="41440,134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">
                    <v:group id="グループ化 731" o:spid="_x0000_s1949" style="position:absolute;width:41440;height:13416" coordsize="41440,134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">
                      <v:group id="グループ化 727" o:spid="_x0000_s1950" style="position:absolute;width:41440;height:13416" coordsize="41440,134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">
                        <v:group id="_x0000_s1951" style="position:absolute;width:41440;height:13416" coordsize="41440,134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">
                          <v:rect id="正方形/長方形 1836275759" o:spid="_x0000_s1952" style="position:absolute;width:41440;height:134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" fillcolor="white [3212]" strokecolor="black [3213]" strokeweight="1.5pt"/>
                          <v:group id="_x0000_s1953" style="position:absolute;left:275;top:1759;width:41052;height:11653" coordorigin="599,2160" coordsize="41059,11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">
                            <v:shape id="フローチャート: 処理 388162357" o:spid="_x0000_s1954" type="#_x0000_t109" style="position:absolute;left:599;top:2160;width:41059;height:1166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" fillcolor="#f2f2f2 [3052]" stroked="f" strokeweight="1pt">
                              <v:textbox inset="0,0,0,0">
                                <w:txbxContent>
                                  <w:p w14:paraId="6B532E3E" w14:textId="77777777" w:rsidR="00051191" w:rsidRDefault="00051191" w:rsidP="00051191">
                                    <w:pPr>
                                      <w:rPr>
                                        <w:rFonts w:ascii="ＭＳ ゴシック" w:eastAsia="游明朝" w:hAnsi="ＭＳ ゴシック" w:cs="Arial"/>
                                        <w:color w:val="000000"/>
                                        <w:sz w:val="16"/>
                                        <w:szCs w:val="16"/>
                                      </w:rPr>
                                    </w:pPr>
                                  </w:p>
                                </w:txbxContent>
                              </v:textbox>
                            </v:shape>
                            <v:group id="グループ化 450" o:spid="_x0000_s1955" style="position:absolute;left:3322;top:4385;width:8998;height:3077" coordorigin="2931,4133" coordsize="899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">
                              <v:shape id="_x0000_s1956" type="#_x0000_t202" style="position:absolute;left:2931;top:4133;width:5152;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" filled="f" stroked="f" strokeweight=".5pt">
                                <v:textbox>
                                  <w:txbxContent>
                                    <w:p w14:paraId="3CF37A64" w14:textId="77777777" w:rsidR="00051191" w:rsidRPr="009B1C3D" w:rsidRDefault="00051191" w:rsidP="00051191">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v:textbox>
                              </v:shape>
                              <v:group id="グループ化 2131416628" o:spid="_x0000_s1957" style="position:absolute;left:7212;top:4632;width:4718;height:2111" coordorigin="7212,4632" coordsize="4718,21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">
                                <v:rect id="正方形/長方形 997354506" o:spid="_x0000_s1958" style="position:absolute;left:7212;top:4632;width:4718;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" fillcolor="white [3212]" strokecolor="#a5a5a5 [2092]" strokeweight=".5pt"/>
                                <v:shape id="フローチャート: 組合せ 418695153" o:spid="_x0000_s1959" type="#_x0000_t128" style="position:absolute;left:10031;top:5551;width:1034;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" filled="f" strokecolor="black [3213]" strokeweight=".5pt"/>
                              </v:group>
                              <v:rect id="正方形/長方形 1249032419" o:spid="_x0000_s1960" style="position:absolute;left:9871;top:5079;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" fillcolor="white [3212]" strokecolor="white [3212]" strokeweight="1pt"/>
                            </v:group>
                            <v:shape id="_x0000_s1961" type="#_x0000_t109" style="position:absolute;left:22787;top:11597;width:4320;height:21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" fillcolor="#e7e6e6 [3214]" strokecolor="#f2f2f2 [3052]" strokeweight="1pt">
                              <v:shadow on="t" color="black" opacity="26214f" origin="-.5,-.5" offset=".24944mm,.24944mm"/>
                              <v:textbox inset="0,0,0,0">
                                <w:txbxContent>
                                  <w:p w14:paraId="34C6F29C" w14:textId="77777777" w:rsidR="00051191" w:rsidRDefault="00051191" w:rsidP="00051191">
                                    <w:pPr>
                                      <w:jc w:val="center"/>
                                      <w:rPr>
                                        <w:rFonts w:cs="Arial"/>
                                        <w:color w:val="000000"/>
                                        <w:sz w:val="16"/>
                                        <w:szCs w:val="16"/>
                                      </w:rPr>
                                    </w:pPr>
                                    <w:r>
                                      <w:rPr>
                                        <w:rFonts w:cs="Arial" w:hint="eastAsia"/>
                                        <w:color w:val="000000"/>
                                        <w:sz w:val="16"/>
                                        <w:szCs w:val="16"/>
                                      </w:rPr>
                                      <w:t xml:space="preserve">変更実行　</w:t>
                                    </w:r>
                                  </w:p>
                                </w:txbxContent>
                              </v:textbox>
                            </v:shape>
                            <v:shape id="フローチャート: 処理 1817105384" o:spid="_x0000_s1962" type="#_x0000_t109" style="position:absolute;left:14232;top:11583;width:6842;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" fillcolor="#e7e6e6 [3214]" strokecolor="#f2f2f2 [3052]" strokeweight="1pt">
                              <v:shadow on="t" color="black" opacity="26214f" origin="-.5,-.5" offset=".24944mm,.24944mm"/>
                              <v:textbox inset="0,0,0,0">
                                <w:txbxContent>
                                  <w:p w14:paraId="34B85ECD" w14:textId="77777777" w:rsidR="00051191" w:rsidRDefault="00051191" w:rsidP="00051191">
                                    <w:pPr>
                                      <w:jc w:val="center"/>
                                      <w:rPr>
                                        <w:rFonts w:cs="Arial"/>
                                        <w:color w:val="000000"/>
                                        <w:sz w:val="16"/>
                                        <w:szCs w:val="16"/>
                                      </w:rPr>
                                    </w:pPr>
                                    <w:r>
                                      <w:rPr>
                                        <w:rFonts w:cs="Arial" w:hint="eastAsia"/>
                                        <w:color w:val="000000"/>
                                        <w:sz w:val="16"/>
                                        <w:szCs w:val="16"/>
                                      </w:rPr>
                                      <w:t xml:space="preserve">キャンセル　</w:t>
                                    </w:r>
                                  </w:p>
                                </w:txbxContent>
                              </v:textbox>
                            </v:shape>
                            <v:shape id="_x0000_s1963" type="#_x0000_t202" style="position:absolute;left:13009;top:4536;width:5727;height:29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" filled="f" stroked="f" strokeweight=".5pt">
                              <v:textbox>
                                <w:txbxContent>
                                  <w:p w14:paraId="131A4542" w14:textId="77777777" w:rsidR="00051191" w:rsidRPr="009B1C3D" w:rsidRDefault="00051191" w:rsidP="00051191">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v:textbox>
                            </v:shape>
                            <v:rect id="正方形/長方形 1796549577" o:spid="_x0000_s1964" style="position:absolute;left:18518;top:5297;width:5727;height:15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" fillcolor="white [3212]" stroked="f" strokeweight="0"/>
                            <v:shape id="_x0000_s1965" type="#_x0000_t202" style="position:absolute;left:23608;top:4521;width:2633;height:29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" filled="f" stroked="f" strokeweight=".5pt">
                              <v:textbox>
                                <w:txbxContent>
                                  <w:p w14:paraId="2E426550" w14:textId="77777777" w:rsidR="00051191" w:rsidRPr="009B1C3D" w:rsidRDefault="00051191" w:rsidP="00051191">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v:textbox>
                            </v:shape>
                            <v:rect id="正方形/長方形 1902631922" o:spid="_x0000_s1966" style="position:absolute;left:26576;top:5331;width:3109;height:17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" fillcolor="white [3212]" stroked="f" strokeweight="0"/>
                            <v:shape id="_x0000_s1967" type="#_x0000_t202" style="position:absolute;left:29387;top:4596;width:2633;height:28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" filled="f" stroked="f" strokeweight=".5pt">
                              <v:textbox>
                                <w:txbxContent>
                                  <w:p w14:paraId="50A0A925" w14:textId="77777777" w:rsidR="00051191" w:rsidRPr="009B1C3D" w:rsidRDefault="00051191" w:rsidP="00051191">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v:textbox>
                            </v:shape>
                            <v:rect id="正方形/長方形 914889746" o:spid="_x0000_s1968" style="position:absolute;left:32228;top:5297;width:3109;height:17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" fillcolor="white [3212]" stroked="f" strokeweight="0"/>
                            <v:shape id="_x0000_s1969" type="#_x0000_t202" style="position:absolute;left:34729;top:4693;width:2633;height:2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" filled="f" stroked="f" strokeweight=".5pt">
                              <v:textbox>
                                <w:txbxContent>
                                  <w:p w14:paraId="3179921E" w14:textId="77777777" w:rsidR="00051191" w:rsidRPr="009B1C3D" w:rsidRDefault="00051191" w:rsidP="00051191">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v:textbox>
                            </v:shape>
                          </v:group>
                        </v:group>
                        <v:shape id="フローチャート: 処理 1817105384" o:spid="_x0000_s1970" type="#_x0000_t109" style="position:absolute;left:25936;top:2003;width:4079;height:21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" fillcolor="#e7e6e6 [3214]" strokecolor="#f2f2f2 [3052]" strokeweight="1pt">
                          <v:shadow on="t" color="black" opacity="26214f" origin="-.5,-.5" offset=".24944mm,.24944mm"/>
                          <v:textbox inset="0,0,0,0">
                            <w:txbxContent>
                              <w:p w14:paraId="08EC538C" w14:textId="77777777" w:rsidR="00051191" w:rsidRDefault="00051191" w:rsidP="00051191">
                                <w:pPr>
                                  <w:jc w:val="center"/>
                                  <w:rPr>
                                    <w:rFonts w:cs="Arial"/>
                                    <w:color w:val="000000"/>
                                    <w:sz w:val="16"/>
                                    <w:szCs w:val="16"/>
                                  </w:rPr>
                                </w:pPr>
                                <w:r>
                                  <w:rPr>
                                    <w:rFonts w:cs="Arial" w:hint="eastAsia"/>
                                    <w:color w:val="000000"/>
                                    <w:sz w:val="16"/>
                                    <w:szCs w:val="16"/>
                                  </w:rPr>
                                  <w:t xml:space="preserve">読込　</w:t>
                                </w:r>
                              </w:p>
                            </w:txbxContent>
                          </v:textbox>
                        </v:shape>
                        <v:rect id="正方形/長方形 1796549577" o:spid="_x0000_s1971" style="position:absolute;left:19071;top:2476;width:5725;height:15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" fillcolor="white [3212]" stroked="f" strokeweight="0"/>
                        <v:shape id="_x0000_s1972" type="#_x0000_t202" style="position:absolute;left:12410;top:1799;width:6657;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" filled="f" stroked="f" strokeweight=".5pt">
                          <v:textbox>
                            <w:txbxContent>
                              <w:p w14:paraId="5BB97009" w14:textId="77777777" w:rsidR="00051191" w:rsidRPr="00590910" w:rsidRDefault="00051191" w:rsidP="00051191">
                                <w:pPr>
                                  <w:rPr>
                                    <w:rFonts w:ascii="ＭＳ Ｐゴシック" w:eastAsia="ＭＳ Ｐゴシック" w:hAnsi="ＭＳ Ｐゴシック" w:cs="Arial"/>
                                    <w:color w:val="000000"/>
                                    <w:sz w:val="10"/>
                                    <w:szCs w:val="10"/>
                                  </w:rPr>
                                </w:pPr>
                                <w:r w:rsidRPr="00590910">
                                  <w:rPr>
                                    <w:rFonts w:ascii="ＭＳ Ｐゴシック" w:eastAsia="ＭＳ Ｐゴシック" w:hAnsi="ＭＳ Ｐゴシック" w:cs="Arial" w:hint="eastAsia"/>
                                    <w:color w:val="000000"/>
                                    <w:sz w:val="10"/>
                                    <w:szCs w:val="10"/>
                                  </w:rPr>
                                  <w:t>対象の予約ID</w:t>
                                </w:r>
                              </w:p>
                            </w:txbxContent>
                          </v:textbox>
                        </v:shape>
                      </v:group>
                      <v:shape id="_x0000_s1973" type="#_x0000_t109" style="position:absolute;left:29043;top:11195;width:4319;height:21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" fillcolor="#e7e6e6 [3214]" strokecolor="#f2f2f2 [3052]" strokeweight="1pt">
                        <v:shadow on="t" color="black" opacity="26214f" origin="-.5,-.5" offset=".24944mm,.24944mm"/>
                        <v:textbox inset="0,0,0,0">
                          <w:txbxContent>
                            <w:p w14:paraId="0B084D53" w14:textId="77777777" w:rsidR="00051191" w:rsidRDefault="00051191" w:rsidP="00051191">
                              <w:pPr>
                                <w:jc w:val="center"/>
                                <w:rPr>
                                  <w:rFonts w:cs="Arial"/>
                                  <w:color w:val="000000"/>
                                  <w:sz w:val="16"/>
                                  <w:szCs w:val="16"/>
                                </w:rPr>
                              </w:pPr>
                              <w:r>
                                <w:rPr>
                                  <w:rFonts w:cs="Arial" w:hint="eastAsia"/>
                                  <w:color w:val="000000"/>
                                  <w:sz w:val="16"/>
                                  <w:szCs w:val="16"/>
                                </w:rPr>
                                <w:t xml:space="preserve">削除　</w:t>
                              </w:r>
                            </w:p>
                          </w:txbxContent>
                        </v:textbox>
                      </v:shape>
                    </v:group>
                    <v:group id="グループ化 732" o:spid="_x0000_s1974" style="position:absolute;left:1460;top:6223;width:35796;height:5072" coordsize="35795,50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">
                      <v:rect id="_x0000_s1975" style="position:absolute;left:15303;top:1238;width:4484;height:13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" fillcolor="white [3212]" strokecolor="#a5a5a5 [2092]" strokeweight=".5pt"/>
                      <v:rect id="_x0000_s1976" style="position:absolute;left:22606;top:1047;width:4485;height:15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" fillcolor="white [3212]" strokecolor="#a5a5a5 [2092]" strokeweight=".5pt"/>
                      <v:rect id="_x0000_s1977" style="position:absolute;left:29718;top:984;width:4152;height:155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" fillcolor="white [3212]" strokecolor="#a5a5a5 [2092]" strokeweight=".5pt"/>
                      <v:rect id="_x0000_s1978" style="position:absolute;left:9048;top:1174;width:4712;height:16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" fillcolor="white [3212]" strokecolor="#a5a5a5 [2092]" strokeweight=".5pt"/>
                      <v:shape id="_x0000_s1979" type="#_x0000_t202" style="position:absolute;top:349;width:9683;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" filled="f" stroked="f" strokeweight=".5pt">
                        <v:textbox>
                          <w:txbxContent>
                            <w:p w14:paraId="6CDE9242" w14:textId="77777777" w:rsidR="00051191" w:rsidRPr="009B1C3D" w:rsidRDefault="00051191" w:rsidP="00051191">
                              <w:pPr>
                                <w:rPr>
                                  <w:rFonts w:ascii="ＭＳ Ｐゴシック" w:eastAsia="ＭＳ Ｐゴシック" w:hAnsi="ＭＳ Ｐゴシック" w:cs="Arial"/>
                                  <w:color w:val="000000"/>
                                  <w:sz w:val="18"/>
                                  <w:szCs w:val="18"/>
                                </w:rPr>
                              </w:pPr>
                              <w:r w:rsidRPr="00783111">
                                <w:rPr>
                                  <w:rFonts w:ascii="ＭＳ Ｐゴシック" w:eastAsia="ＭＳ Ｐゴシック" w:hAnsi="ＭＳ Ｐゴシック" w:cs="Arial" w:hint="eastAsia"/>
                                  <w:color w:val="000000"/>
                                  <w:sz w:val="16"/>
                                  <w:szCs w:val="16"/>
                                </w:rPr>
                                <w:t>変更後の予約時</w:t>
                              </w:r>
                              <w:r>
                                <w:rPr>
                                  <w:rFonts w:ascii="ＭＳ Ｐゴシック" w:eastAsia="ＭＳ Ｐゴシック" w:hAnsi="ＭＳ Ｐゴシック" w:cs="Arial" w:hint="eastAsia"/>
                                  <w:color w:val="000000"/>
                                  <w:sz w:val="18"/>
                                  <w:szCs w:val="18"/>
                                </w:rPr>
                                <w:t>間</w:t>
                              </w:r>
                            </w:p>
                          </w:txbxContent>
                        </v:textbox>
                      </v:shape>
                      <v:shape id="_x0000_s1980" type="#_x0000_t202" style="position:absolute;left:8699;top:2000;width:26041;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" filled="f" stroked="f" strokeweight=".5pt">
                        <v:textbox>
                          <w:txbxContent>
                            <w:p w14:paraId="1362657A" w14:textId="77CB608C" w:rsidR="00051191" w:rsidRPr="009B1C3D" w:rsidRDefault="007F714A" w:rsidP="00051191">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6"/>
                                  <w:szCs w:val="16"/>
                                </w:rPr>
                                <w:t>指定された</w:t>
                              </w:r>
                              <w:r w:rsidR="004C00BA">
                                <w:rPr>
                                  <w:rFonts w:ascii="ＭＳ Ｐゴシック" w:eastAsia="ＭＳ Ｐゴシック" w:hAnsi="ＭＳ Ｐゴシック" w:cs="Arial" w:hint="eastAsia"/>
                                  <w:color w:val="000000"/>
                                  <w:sz w:val="16"/>
                                  <w:szCs w:val="16"/>
                                </w:rPr>
                                <w:t>予約</w:t>
                              </w:r>
                              <w:r>
                                <w:rPr>
                                  <w:rFonts w:ascii="ＭＳ Ｐゴシック" w:eastAsia="ＭＳ Ｐゴシック" w:hAnsi="ＭＳ Ｐゴシック" w:cs="Arial" w:hint="eastAsia"/>
                                  <w:color w:val="000000"/>
                                  <w:sz w:val="16"/>
                                  <w:szCs w:val="16"/>
                                </w:rPr>
                                <w:t>IDが存在しません。</w:t>
                              </w:r>
                            </w:p>
                          </w:txbxContent>
                        </v:textbox>
                      </v:shape>
                      <v:shape id="_x0000_s1981" type="#_x0000_t202" style="position:absolute;left:12922;top:444;width:2076;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" filled="f" stroked="f" strokeweight=".5pt">
                        <v:textbox>
                          <w:txbxContent>
                            <w:p w14:paraId="48A02757" w14:textId="77777777" w:rsidR="00051191" w:rsidRPr="009B1C3D" w:rsidRDefault="00051191" w:rsidP="00051191">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時</w:t>
                              </w:r>
                              <w:r w:rsidRPr="00614E1A">
                                <w:rPr>
                                  <w:rFonts w:ascii="ＭＳ Ｐゴシック" w:eastAsia="ＭＳ Ｐゴシック" w:hAnsi="ＭＳ Ｐゴシック" w:cs="Arial"/>
                                  <w:noProof/>
                                  <w:color w:val="000000"/>
                                  <w:sz w:val="18"/>
                                  <w:szCs w:val="18"/>
                                </w:rPr>
                                <w:drawing>
                                  <wp:inline distT="0" distB="0" distL="0" distR="0" wp14:anchorId="24F231E9" wp14:editId="7A7175FB">
                                    <wp:extent cx="18415" cy="10795"/>
                                    <wp:effectExtent l="0" t="0" r="0" b="0"/>
                                    <wp:docPr id="690781988"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v:textbox>
                      </v:shape>
                      <v:shape id="_x0000_s1982" type="#_x0000_t202" style="position:absolute;left:19113;top:381;width:4233;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" filled="f" stroked="f" strokeweight=".5pt">
                        <v:textbox>
                          <w:txbxContent>
                            <w:p w14:paraId="6DC8232E" w14:textId="77777777" w:rsidR="00051191" w:rsidRPr="009B1C3D" w:rsidRDefault="00051191" w:rsidP="00051191">
                              <w:pPr>
                                <w:rPr>
                                  <w:rFonts w:ascii="ＭＳ Ｐゴシック" w:eastAsia="ＭＳ Ｐゴシック" w:hAnsi="ＭＳ Ｐゴシック" w:cs="Arial"/>
                                  <w:color w:val="000000"/>
                                  <w:sz w:val="18"/>
                                  <w:szCs w:val="18"/>
                                </w:rPr>
                              </w:pPr>
                              <w:r w:rsidRPr="00614E1A">
                                <w:rPr>
                                  <w:rFonts w:ascii="ＭＳ Ｐゴシック" w:eastAsia="ＭＳ Ｐゴシック" w:hAnsi="ＭＳ Ｐゴシック" w:cs="Arial" w:hint="eastAsia"/>
                                  <w:color w:val="000000"/>
                                  <w:sz w:val="16"/>
                                  <w:szCs w:val="16"/>
                                </w:rPr>
                                <w:t>分～</w:t>
                              </w:r>
                              <w:r w:rsidRPr="00614E1A">
                                <w:rPr>
                                  <w:rFonts w:ascii="ＭＳ Ｐゴシック" w:eastAsia="ＭＳ Ｐゴシック" w:hAnsi="ＭＳ Ｐゴシック" w:cs="Arial"/>
                                  <w:noProof/>
                                  <w:color w:val="000000"/>
                                  <w:sz w:val="18"/>
                                  <w:szCs w:val="18"/>
                                </w:rPr>
                                <w:drawing>
                                  <wp:inline distT="0" distB="0" distL="0" distR="0" wp14:anchorId="72DDD88D" wp14:editId="43C98246">
                                    <wp:extent cx="18415" cy="10795"/>
                                    <wp:effectExtent l="0" t="0" r="0" b="0"/>
                                    <wp:docPr id="1525255482"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v:textbox>
                      </v:shape>
                      <v:shape id="_x0000_s1983" type="#_x0000_t202" style="position:absolute;left:27082;top:285;width:2077;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" filled="f" stroked="f" strokeweight=".5pt">
                        <v:textbox>
                          <w:txbxContent>
                            <w:p w14:paraId="24978462" w14:textId="77777777" w:rsidR="00051191" w:rsidRPr="009B1C3D" w:rsidRDefault="00051191" w:rsidP="00051191">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時</w:t>
                              </w:r>
                              <w:r w:rsidRPr="00614E1A">
                                <w:rPr>
                                  <w:rFonts w:ascii="ＭＳ Ｐゴシック" w:eastAsia="ＭＳ Ｐゴシック" w:hAnsi="ＭＳ Ｐゴシック" w:cs="Arial"/>
                                  <w:noProof/>
                                  <w:color w:val="000000"/>
                                  <w:sz w:val="18"/>
                                  <w:szCs w:val="18"/>
                                </w:rPr>
                                <w:drawing>
                                  <wp:inline distT="0" distB="0" distL="0" distR="0" wp14:anchorId="1B4167DC" wp14:editId="373A1713">
                                    <wp:extent cx="18415" cy="10795"/>
                                    <wp:effectExtent l="0" t="0" r="0" b="0"/>
                                    <wp:docPr id="168202626"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v:textbox>
                      </v:shape>
                      <v:shape id="_x0000_s1984" type="#_x0000_t202" style="position:absolute;left:32956;width:2839;height:3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" filled="f" stroked="f" strokeweight=".5pt">
                        <v:textbox>
                          <w:txbxContent>
                            <w:p w14:paraId="4A93F790" w14:textId="77777777" w:rsidR="00051191" w:rsidRPr="009B1C3D" w:rsidRDefault="00051191" w:rsidP="00051191">
                              <w:pPr>
                                <w:rPr>
                                  <w:rFonts w:ascii="ＭＳ Ｐゴシック" w:eastAsia="ＭＳ Ｐゴシック" w:hAnsi="ＭＳ Ｐゴシック" w:cs="Arial"/>
                                  <w:color w:val="000000"/>
                                  <w:sz w:val="18"/>
                                  <w:szCs w:val="18"/>
                                </w:rPr>
                              </w:pPr>
                              <w:r w:rsidRPr="00614E1A">
                                <w:rPr>
                                  <w:rFonts w:ascii="ＭＳ Ｐゴシック" w:eastAsia="ＭＳ Ｐゴシック" w:hAnsi="ＭＳ Ｐゴシック" w:cs="Arial" w:hint="eastAsia"/>
                                  <w:color w:val="000000"/>
                                  <w:sz w:val="16"/>
                                  <w:szCs w:val="16"/>
                                </w:rPr>
                                <w:t>分</w:t>
                              </w:r>
                              <w:r w:rsidRPr="00614E1A">
                                <w:rPr>
                                  <w:rFonts w:ascii="ＭＳ Ｐゴシック" w:eastAsia="ＭＳ Ｐゴシック" w:hAnsi="ＭＳ Ｐゴシック" w:cs="Arial"/>
                                  <w:noProof/>
                                  <w:color w:val="000000"/>
                                  <w:sz w:val="18"/>
                                  <w:szCs w:val="18"/>
                                </w:rPr>
                                <w:drawing>
                                  <wp:inline distT="0" distB="0" distL="0" distR="0" wp14:anchorId="27902D6B" wp14:editId="612B344A">
                                    <wp:extent cx="18415" cy="10795"/>
                                    <wp:effectExtent l="0" t="0" r="0" b="0"/>
                                    <wp:docPr id="334756385"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v:textbox>
                      </v:shape>
                    </v:group>
                  </v:group>
                  <v:shape id="テキスト ボックス 734" o:spid="_x0000_s1985" type="#_x0000_t202" style="position:absolute;width:8871;height:2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" filled="f" stroked="f" strokeweight=".5pt">
                    <v:textbox>
                      <w:txbxContent>
                        <w:p w14:paraId="5181F397" w14:textId="77777777" w:rsidR="00051191" w:rsidRPr="000A5757" w:rsidRDefault="00051191" w:rsidP="00051191">
                          <w:pPr>
                            <w:rPr>
                              <w:sz w:val="8"/>
                              <w:szCs w:val="10"/>
                            </w:rPr>
                          </w:pPr>
                          <w:r w:rsidRPr="000A5757">
                            <w:rPr>
                              <w:rFonts w:hint="eastAsia"/>
                              <w:sz w:val="8"/>
                              <w:szCs w:val="10"/>
                            </w:rPr>
                            <w:t>予約変更</w:t>
                          </w:r>
                        </w:p>
                      </w:txbxContent>
                    </v:textbox>
                  </v:shape>
                </v:group>
                <v:shape id="_x0000_s1986" type="#_x0000_t202" style="position:absolute;left:18718;top:2286;width:5416;height:33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" filled="f" stroked="f" strokeweight=".5pt">
                  <v:textbox>
                    <w:txbxContent>
                      <w:p w14:paraId="111D62A0" w14:textId="77777777" w:rsidR="006B2BD6" w:rsidRDefault="006B2BD6" w:rsidP="006B2BD6">
                        <w:r>
                          <w:rPr>
                            <w:rFonts w:hint="eastAsia"/>
                          </w:rPr>
                          <w:t>81</w:t>
                        </w:r>
                      </w:p>
                    </w:txbxContent>
                  </v:textbox>
                </v:shape>
              </v:group>
            </w:pict>
          </mc:Fallback>
        </mc:AlternateContent>
      </w:r>
      <w:bookmarkEnd w:id="336"/>
      <w:bookmarkEnd w:id="337"/>
      <w:bookmarkEnd w:id="338"/>
    </w:p>
    <w:p w14:paraId="277E7D38" w14:textId="58865E71" w:rsidR="00FF2791" w:rsidRDefault="00FF2791" w:rsidP="00FF2791">
      <w:pPr>
        <w:pStyle w:val="a4"/>
        <w:widowControl/>
        <w:ind w:leftChars="0" w:left="992"/>
        <w:jc w:val="left"/>
      </w:pPr>
    </w:p>
    <w:p w14:paraId="3E5C817B" w14:textId="77777777" w:rsidR="00FF2791" w:rsidRDefault="00FF2791" w:rsidP="00FF2791">
      <w:pPr>
        <w:pStyle w:val="a4"/>
        <w:widowControl/>
        <w:ind w:leftChars="0" w:left="992"/>
        <w:jc w:val="left"/>
      </w:pPr>
    </w:p>
    <w:p w14:paraId="1D25DF2C" w14:textId="77777777" w:rsidR="00FF2791" w:rsidRDefault="00FF2791" w:rsidP="00FF2791">
      <w:pPr>
        <w:pStyle w:val="a4"/>
        <w:widowControl/>
        <w:ind w:leftChars="0" w:left="992"/>
        <w:jc w:val="left"/>
      </w:pPr>
    </w:p>
    <w:p w14:paraId="07121D02" w14:textId="77777777" w:rsidR="00FF2791" w:rsidRDefault="00FF2791" w:rsidP="00FF2791">
      <w:pPr>
        <w:pStyle w:val="a4"/>
        <w:widowControl/>
        <w:ind w:leftChars="0" w:left="992"/>
        <w:jc w:val="left"/>
      </w:pPr>
    </w:p>
    <w:p w14:paraId="6E8049C4" w14:textId="77777777" w:rsidR="00FF2791" w:rsidRDefault="00FF2791" w:rsidP="00FF2791">
      <w:pPr>
        <w:pStyle w:val="a4"/>
        <w:widowControl/>
        <w:ind w:leftChars="0" w:left="992"/>
        <w:jc w:val="left"/>
      </w:pPr>
    </w:p>
    <w:p w14:paraId="2EC12F00" w14:textId="77777777" w:rsidR="00FF2791" w:rsidRDefault="00FF2791" w:rsidP="00FF2791">
      <w:pPr>
        <w:pStyle w:val="a4"/>
        <w:widowControl/>
        <w:ind w:leftChars="0" w:left="992"/>
        <w:jc w:val="left"/>
      </w:pPr>
    </w:p>
    <w:p w14:paraId="3CFEAAD2" w14:textId="77777777" w:rsidR="00FF2791" w:rsidRDefault="00FF2791" w:rsidP="00FF2791">
      <w:pPr>
        <w:pStyle w:val="a4"/>
        <w:widowControl/>
        <w:ind w:leftChars="0" w:left="992"/>
        <w:jc w:val="left"/>
      </w:pPr>
    </w:p>
    <w:p w14:paraId="23CA09A2" w14:textId="77777777" w:rsidR="00FF2791" w:rsidRDefault="00FF2791" w:rsidP="006C64F7">
      <w:pPr>
        <w:widowControl/>
        <w:jc w:val="left"/>
      </w:pPr>
    </w:p>
    <w:p w14:paraId="6FB6367E" w14:textId="4CF36E67" w:rsidR="00FF2791" w:rsidRDefault="00EF4FC2" w:rsidP="00FF2791">
      <w:pPr>
        <w:pStyle w:val="a4"/>
        <w:widowControl/>
        <w:ind w:leftChars="0" w:left="992"/>
        <w:jc w:val="left"/>
      </w:pPr>
      <w:bookmarkStart w:id="339" w:name="_Toc234575191"/>
      <w:bookmarkStart w:id="340" w:name="_Toc234940585"/>
      <w:r>
        <w:rPr>
          <w:rFonts w:hint="eastAsia"/>
        </w:rPr>
        <w:t>結果：エラーメッセージ(指定されたIDが存在しません。</w:t>
      </w:r>
      <w:proofErr w:type="gramStart"/>
      <w:r>
        <w:rPr>
          <w:rFonts w:hint="eastAsia"/>
        </w:rPr>
        <w:t>)を</w:t>
      </w:r>
      <w:proofErr w:type="gramEnd"/>
      <w:r>
        <w:rPr>
          <w:rFonts w:hint="eastAsia"/>
        </w:rPr>
        <w:t>表示</w:t>
      </w:r>
      <w:bookmarkEnd w:id="339"/>
      <w:bookmarkEnd w:id="340"/>
    </w:p>
    <w:p w14:paraId="7E0F8C56" w14:textId="5A5FB30D" w:rsidR="00AB3B9F" w:rsidRDefault="0017490E" w:rsidP="00AC7D78">
      <w:pPr>
        <w:pStyle w:val="a4"/>
        <w:widowControl/>
        <w:ind w:leftChars="0" w:left="992"/>
        <w:jc w:val="left"/>
      </w:pPr>
      <w:bookmarkStart w:id="341" w:name="_Toc234575192"/>
      <w:bookmarkStart w:id="342" w:name="_Toc234940586"/>
      <w:r>
        <w:rPr>
          <w:rFonts w:hint="eastAsia"/>
        </w:rPr>
        <w:t>表示後は、</w:t>
      </w:r>
      <w:r w:rsidR="00EF4FC2">
        <w:rPr>
          <w:rFonts w:hint="eastAsia"/>
        </w:rPr>
        <w:t>ログイン中の予約変更ダイアログ表示</w:t>
      </w:r>
      <w:r>
        <w:rPr>
          <w:rFonts w:hint="eastAsia"/>
        </w:rPr>
        <w:t>4.3.9.2</w:t>
      </w:r>
      <w:r w:rsidR="00EA756E">
        <w:rPr>
          <w:rFonts w:hint="eastAsia"/>
        </w:rPr>
        <w:t>(</w:t>
      </w:r>
      <w:r w:rsidR="00EF4FC2">
        <w:rPr>
          <w:rFonts w:hint="eastAsia"/>
        </w:rPr>
        <w:t>再度入力が可能になる</w:t>
      </w:r>
      <w:r w:rsidR="00EA756E">
        <w:rPr>
          <w:rFonts w:hint="eastAsia"/>
        </w:rPr>
        <w:t>)に戻る</w:t>
      </w:r>
      <w:bookmarkEnd w:id="341"/>
      <w:bookmarkEnd w:id="342"/>
    </w:p>
    <w:p w14:paraId="42907501" w14:textId="36CB1A78" w:rsidR="00993FF6" w:rsidRDefault="002869CB" w:rsidP="00A17BAF">
      <w:pPr>
        <w:pStyle w:val="a4"/>
        <w:widowControl/>
        <w:numPr>
          <w:ilvl w:val="3"/>
          <w:numId w:val="1"/>
        </w:numPr>
        <w:ind w:leftChars="0"/>
        <w:jc w:val="left"/>
        <w:outlineLvl w:val="3"/>
      </w:pPr>
      <w:bookmarkStart w:id="343" w:name="_Toc234940587"/>
      <w:r>
        <w:rPr>
          <w:rFonts w:hint="eastAsia"/>
          <w:noProof/>
          <w:lang w:val="ja-JP"/>
        </w:rPr>
        <w:lastRenderedPageBreak/>
        <mc:AlternateContent>
          <mc:Choice Requires="wpg">
            <w:drawing>
              <wp:anchor distT="0" distB="0" distL="114300" distR="114300" simplePos="0" relativeHeight="251658646" behindDoc="0" locked="0" layoutInCell="1" allowOverlap="1" wp14:anchorId="26ACB0D9" wp14:editId="344A4BA4">
                <wp:simplePos x="0" y="0"/>
                <wp:positionH relativeFrom="margin">
                  <wp:align>center</wp:align>
                </wp:positionH>
                <wp:positionV relativeFrom="paragraph">
                  <wp:posOffset>219321</wp:posOffset>
                </wp:positionV>
                <wp:extent cx="5867495" cy="2648894"/>
                <wp:effectExtent l="57150" t="38100" r="0" b="56515"/>
                <wp:wrapNone/>
                <wp:docPr id="1032759981" name="グループ化 999"/>
                <wp:cNvGraphicFramePr/>
                <a:graphic xmlns:a="http://schemas.openxmlformats.org/drawingml/2006/main">
                  <a:graphicData uri="http://schemas.microsoft.com/office/word/2010/wordprocessingGroup">
                    <wpg:wgp>
                      <wpg:cNvGrpSpPr/>
                      <wpg:grpSpPr>
                        <a:xfrm>
                          <a:off x="0" y="0"/>
                          <a:ext cx="5867495" cy="2648894"/>
                          <a:chOff x="632161" y="132736"/>
                          <a:chExt cx="5867495" cy="2648894"/>
                        </a:xfrm>
                      </wpg:grpSpPr>
                      <wpg:grpSp>
                        <wpg:cNvPr id="1821464095" name="グループ化 718"/>
                        <wpg:cNvGrpSpPr/>
                        <wpg:grpSpPr>
                          <a:xfrm>
                            <a:off x="632161" y="132736"/>
                            <a:ext cx="5867495" cy="2648894"/>
                            <a:chOff x="632161" y="132736"/>
                            <a:chExt cx="5867495" cy="2648894"/>
                          </a:xfrm>
                        </wpg:grpSpPr>
                        <wpg:grpSp>
                          <wpg:cNvPr id="1614195664" name="グループ化 717"/>
                          <wpg:cNvGrpSpPr/>
                          <wpg:grpSpPr>
                            <a:xfrm>
                              <a:off x="632161" y="132736"/>
                              <a:ext cx="5867495" cy="2648894"/>
                              <a:chOff x="632161" y="132736"/>
                              <a:chExt cx="5867495" cy="2648894"/>
                            </a:xfrm>
                          </wpg:grpSpPr>
                          <wpg:grpSp>
                            <wpg:cNvPr id="1231018886" name="グループ化 1"/>
                            <wpg:cNvGrpSpPr/>
                            <wpg:grpSpPr>
                              <a:xfrm>
                                <a:off x="632161" y="132736"/>
                                <a:ext cx="5867495" cy="2648894"/>
                                <a:chOff x="632161" y="132736"/>
                                <a:chExt cx="5867495" cy="2648894"/>
                              </a:xfrm>
                            </wpg:grpSpPr>
                            <wpg:grpSp>
                              <wpg:cNvPr id="1001591212" name="グループ化 1001591212"/>
                              <wpg:cNvGrpSpPr/>
                              <wpg:grpSpPr>
                                <a:xfrm>
                                  <a:off x="632161" y="132736"/>
                                  <a:ext cx="5867495" cy="2648894"/>
                                  <a:chOff x="632178" y="132742"/>
                                  <a:chExt cx="5867650" cy="2649011"/>
                                </a:xfrm>
                              </wpg:grpSpPr>
                              <wps:wsp>
                                <wps:cNvPr id="1530736095" name="正方形/長方形 1530736095"/>
                                <wps:cNvSpPr/>
                                <wps:spPr>
                                  <a:xfrm>
                                    <a:off x="632178" y="149065"/>
                                    <a:ext cx="5767070" cy="2632688"/>
                                  </a:xfrm>
                                  <a:prstGeom prst="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7669425" name="フローチャート: 処理 937669425"/>
                                <wps:cNvSpPr/>
                                <wps:spPr>
                                  <a:xfrm>
                                    <a:off x="749020" y="894925"/>
                                    <a:ext cx="5368290" cy="1389686"/>
                                  </a:xfrm>
                                  <a:prstGeom prst="flowChartProcess">
                                    <a:avLst/>
                                  </a:prstGeom>
                                  <a:solidFill>
                                    <a:sysClr val="window" lastClr="FFFFFF">
                                      <a:lumMod val="85000"/>
                                    </a:sysClr>
                                  </a:solidFill>
                                  <a:ln w="12700" cap="flat" cmpd="sng" algn="ctr">
                                    <a:solidFill>
                                      <a:sysClr val="window" lastClr="FFFFFF"/>
                                    </a:solidFill>
                                    <a:prstDash val="solid"/>
                                    <a:miter lim="800000"/>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ysClr val="window" lastClr="FFFFFF"/>
                                    </a:extrusionClr>
                                    <a:contourClr>
                                      <a:sysClr val="window" lastClr="FFFFFF"/>
                                    </a:contourClr>
                                  </a:sp3d>
                                </wps:spPr>
                                <wps:txbx>
                                  <w:txbxContent>
                                    <w:p w14:paraId="64FEAB93" w14:textId="465C10BC" w:rsidR="00C11FFE" w:rsidRPr="006D6FA5" w:rsidRDefault="00C11FFE" w:rsidP="00C11FFE">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16105830" name="テキスト ボックス 316105830"/>
                                <wps:cNvSpPr txBox="1"/>
                                <wps:spPr>
                                  <a:xfrm>
                                    <a:off x="5391753" y="132742"/>
                                    <a:ext cx="1108075" cy="324485"/>
                                  </a:xfrm>
                                  <a:prstGeom prst="rect">
                                    <a:avLst/>
                                  </a:prstGeom>
                                  <a:noFill/>
                                  <a:ln w="6350">
                                    <a:noFill/>
                                  </a:ln>
                                </wps:spPr>
                                <wps:txbx>
                                  <w:txbxContent>
                                    <w:p w14:paraId="246261D3" w14:textId="77777777" w:rsidR="00C11FFE" w:rsidRPr="00DC0354" w:rsidRDefault="00C11FFE" w:rsidP="00C11FFE">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2654478" name="テキスト ボックス 1502654478"/>
                                <wps:cNvSpPr txBox="1"/>
                                <wps:spPr>
                                  <a:xfrm>
                                    <a:off x="897296" y="233606"/>
                                    <a:ext cx="1100455" cy="260985"/>
                                  </a:xfrm>
                                  <a:prstGeom prst="rect">
                                    <a:avLst/>
                                  </a:prstGeom>
                                  <a:noFill/>
                                  <a:ln w="6350">
                                    <a:noFill/>
                                  </a:ln>
                                </wps:spPr>
                                <wps:txbx>
                                  <w:txbxContent>
                                    <w:p w14:paraId="6D4FA23B" w14:textId="77777777" w:rsidR="00C11FFE" w:rsidRPr="00AD64C6" w:rsidRDefault="00C11FFE" w:rsidP="00C11FFE">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2458472" name="テキスト ボックス 922458472"/>
                                <wps:cNvSpPr txBox="1"/>
                                <wps:spPr>
                                  <a:xfrm>
                                    <a:off x="2819539" y="223594"/>
                                    <a:ext cx="791210" cy="260985"/>
                                  </a:xfrm>
                                  <a:prstGeom prst="rect">
                                    <a:avLst/>
                                  </a:prstGeom>
                                  <a:noFill/>
                                  <a:ln w="6350">
                                    <a:noFill/>
                                  </a:ln>
                                </wps:spPr>
                                <wps:txbx>
                                  <w:txbxContent>
                                    <w:p w14:paraId="230FB5AF" w14:textId="77777777" w:rsidR="00C11FFE" w:rsidRPr="00AD64C6" w:rsidRDefault="00C11FFE" w:rsidP="00C11FFE">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3666280" name="フローチャート: 処理 953666280"/>
                                <wps:cNvSpPr/>
                                <wps:spPr>
                                  <a:xfrm>
                                    <a:off x="1968963" y="274070"/>
                                    <a:ext cx="471170" cy="23368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2CB9C4FB" w14:textId="77777777" w:rsidR="00C11FFE" w:rsidRPr="00A5547C" w:rsidRDefault="00C11FFE" w:rsidP="00C11FFE">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51210394" name="テキスト ボックス 1251210394"/>
                                <wps:cNvSpPr txBox="1"/>
                                <wps:spPr>
                                  <a:xfrm>
                                    <a:off x="1998581" y="540631"/>
                                    <a:ext cx="520608" cy="287002"/>
                                  </a:xfrm>
                                  <a:prstGeom prst="rect">
                                    <a:avLst/>
                                  </a:prstGeom>
                                  <a:noFill/>
                                  <a:ln w="6350">
                                    <a:noFill/>
                                  </a:ln>
                                </wps:spPr>
                                <wps:txbx>
                                  <w:txbxContent>
                                    <w:p w14:paraId="6DC692D1" w14:textId="77777777" w:rsidR="00C11FFE" w:rsidRPr="00AD64C6" w:rsidRDefault="00C11FFE" w:rsidP="00C11FFE">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3257791" name="正方形/長方形 313257791"/>
                                <wps:cNvSpPr/>
                                <wps:spPr>
                                  <a:xfrm>
                                    <a:off x="2402386" y="597364"/>
                                    <a:ext cx="476853" cy="196896"/>
                                  </a:xfrm>
                                  <a:prstGeom prst="rect">
                                    <a:avLst/>
                                  </a:prstGeom>
                                  <a:solidFill>
                                    <a:sysClr val="window" lastClr="FFFFFF"/>
                                  </a:solidFill>
                                  <a:ln w="6350" cap="flat" cmpd="sng" algn="ctr">
                                    <a:solidFill>
                                      <a:sysClr val="window" lastClr="FFFFFF">
                                        <a:lumMod val="6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749303" name="テキスト ボックス 161749303"/>
                                <wps:cNvSpPr txBox="1"/>
                                <wps:spPr>
                                  <a:xfrm>
                                    <a:off x="2395522" y="537906"/>
                                    <a:ext cx="378497" cy="287002"/>
                                  </a:xfrm>
                                  <a:prstGeom prst="rect">
                                    <a:avLst/>
                                  </a:prstGeom>
                                  <a:noFill/>
                                  <a:ln w="6350">
                                    <a:noFill/>
                                  </a:ln>
                                </wps:spPr>
                                <wps:txbx>
                                  <w:txbxContent>
                                    <w:p w14:paraId="75FB609F" w14:textId="77777777" w:rsidR="00C11FFE" w:rsidRPr="0075349F" w:rsidRDefault="00C11FFE" w:rsidP="00C11FFE">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4073196" name="グループ化 74073196"/>
                                <wpg:cNvGrpSpPr/>
                                <wpg:grpSpPr>
                                  <a:xfrm>
                                    <a:off x="2706073" y="637410"/>
                                    <a:ext cx="153512" cy="90105"/>
                                    <a:chOff x="0" y="0"/>
                                    <a:chExt cx="153512" cy="90105"/>
                                  </a:xfrm>
                                </wpg:grpSpPr>
                                <wps:wsp>
                                  <wps:cNvPr id="1004356935" name="フローチャート: 組合せ 1004356935"/>
                                  <wps:cNvSpPr/>
                                  <wps:spPr>
                                    <a:xfrm>
                                      <a:off x="25725" y="30035"/>
                                      <a:ext cx="104427" cy="60070"/>
                                    </a:xfrm>
                                    <a:prstGeom prst="flowChartMerg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6841983" name="正方形/長方形 1996841983"/>
                                  <wps:cNvSpPr/>
                                  <wps:spPr>
                                    <a:xfrm>
                                      <a:off x="0" y="0"/>
                                      <a:ext cx="153512" cy="45719"/>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24625416" name="フローチャート: 処理 1624625416"/>
                                <wps:cNvSpPr/>
                                <wps:spPr>
                                  <a:xfrm>
                                    <a:off x="3664197" y="593950"/>
                                    <a:ext cx="471170" cy="23368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47B6A7FA" w14:textId="77777777" w:rsidR="00C11FFE" w:rsidRPr="00A5547C" w:rsidRDefault="00C11FFE" w:rsidP="00C11FFE">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2106788745" name="フローチャート: 処理 1"/>
                              <wps:cNvSpPr/>
                              <wps:spPr>
                                <a:xfrm>
                                  <a:off x="2444180" y="2421262"/>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4556F12B" w14:textId="77777777" w:rsidR="00C11FFE" w:rsidRPr="00A5547C" w:rsidRDefault="00C11FFE" w:rsidP="00C11FFE">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43700101" name="フローチャート: 処理 1"/>
                            <wps:cNvSpPr/>
                            <wps:spPr>
                              <a:xfrm>
                                <a:off x="3524250" y="262467"/>
                                <a:ext cx="1172814" cy="226685"/>
                              </a:xfrm>
                              <a:prstGeom prst="flowChartProcess">
                                <a:avLst/>
                              </a:prstGeom>
                              <a:solidFill>
                                <a:sysClr val="window" lastClr="FFFFFF">
                                  <a:lumMod val="85000"/>
                                </a:sysClr>
                              </a:solidFill>
                              <a:ln w="12700" cap="flat" cmpd="sng" algn="ctr">
                                <a:solidFill>
                                  <a:sysClr val="window" lastClr="FFFFFF"/>
                                </a:solidFill>
                                <a:prstDash val="solid"/>
                                <a:miter lim="800000"/>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ysClr val="window" lastClr="FFFFFF"/>
                                </a:extrusionClr>
                                <a:contourClr>
                                  <a:sysClr val="window" lastClr="FFFFFF"/>
                                </a:contourClr>
                              </a:sp3d>
                            </wps:spPr>
                            <wps:txbx>
                              <w:txbxContent>
                                <w:p w14:paraId="336EE62C" w14:textId="77777777" w:rsidR="00C11FFE" w:rsidRPr="008E4BAC" w:rsidRDefault="00C11FFE" w:rsidP="00C11FFE">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TK190000</w:t>
                                  </w:r>
                                  <w:r w:rsidRPr="00732AFE">
                                    <w:rPr>
                                      <w:rFonts w:ascii="ＭＳ ゴシック" w:eastAsia="ＭＳ ゴシック" w:hAnsi="ＭＳ ゴシック"/>
                                      <w:noProof/>
                                      <w:color w:val="000000" w:themeColor="text1"/>
                                      <w:sz w:val="16"/>
                                      <w:szCs w:val="16"/>
                                    </w:rPr>
                                    <w:drawing>
                                      <wp:inline distT="0" distB="0" distL="0" distR="0" wp14:anchorId="3368FE39" wp14:editId="5DED9591">
                                        <wp:extent cx="1095375" cy="213360"/>
                                        <wp:effectExtent l="0" t="0" r="9525" b="0"/>
                                        <wp:docPr id="2107734082" name="図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sidRPr="005C6D0F">
                                    <w:rPr>
                                      <w:rFonts w:ascii="ＭＳ ゴシック" w:eastAsia="ＭＳ ゴシック" w:hAnsi="ＭＳ ゴシック"/>
                                      <w:noProof/>
                                      <w:color w:val="000000" w:themeColor="text1"/>
                                      <w:sz w:val="16"/>
                                      <w:szCs w:val="16"/>
                                    </w:rPr>
                                    <w:drawing>
                                      <wp:inline distT="0" distB="0" distL="0" distR="0" wp14:anchorId="7E8FB2BD" wp14:editId="69C8FF68">
                                        <wp:extent cx="1095375" cy="213360"/>
                                        <wp:effectExtent l="0" t="0" r="9525" b="0"/>
                                        <wp:docPr id="609678606" name="図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78851161" name="フローチャート: 処理 1"/>
                            <wps:cNvSpPr/>
                            <wps:spPr>
                              <a:xfrm>
                                <a:off x="3275382" y="2407534"/>
                                <a:ext cx="754380"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408100DF" w14:textId="77777777" w:rsidR="00C11FFE" w:rsidRPr="00A5547C" w:rsidRDefault="00C11FFE" w:rsidP="00C11FFE">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613536055" name="フローチャート: 処理 1"/>
                          <wps:cNvSpPr/>
                          <wps:spPr>
                            <a:xfrm>
                              <a:off x="4423057" y="2407537"/>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300B5184" w14:textId="77777777" w:rsidR="00C11FFE" w:rsidRDefault="00C11FFE" w:rsidP="00C11FFE">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p>
                              <w:p w14:paraId="3D42FB03" w14:textId="77777777" w:rsidR="00C11FFE" w:rsidRPr="00A5547C" w:rsidRDefault="00C11FFE" w:rsidP="00C11FFE">
                                <w:pP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pic:pic xmlns:pic="http://schemas.openxmlformats.org/drawingml/2006/picture">
                        <pic:nvPicPr>
                          <pic:cNvPr id="929891336" name="図 725"/>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4422878" y="573958"/>
                            <a:ext cx="481330" cy="250534"/>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6ACB0D9" id="グループ化 999" o:spid="_x0000_s1987" style="position:absolute;left:0;text-align:left;margin-left:0;margin-top:17.25pt;width:462pt;height:208.55pt;z-index:251658646;mso-position-horizontal:center;mso-position-horizontal-relative:margin;mso-width-relative:margin;mso-height-relative:margin" coordorigin="6321,1327" coordsize="58674,26488"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">
                <v:group id="_x0000_s1988" style="position:absolute;left:6321;top:1327;width:58675;height:26489" coordorigin="6321,1327" coordsize="58674,264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">
                  <v:group id="_x0000_s1989" style="position:absolute;left:6321;top:1327;width:58675;height:26489" coordorigin="6321,1327" coordsize="58674,264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">
                    <v:group id="_x0000_s1990" style="position:absolute;left:6321;top:1327;width:58675;height:26489" coordorigin="6321,1327" coordsize="58674,264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">
                      <v:group id="グループ化 1001591212" o:spid="_x0000_s1991" style="position:absolute;left:6321;top:1327;width:58675;height:26489" coordorigin="6321,1327" coordsize="58676,26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">
                        <v:rect id="正方形/長方形 1530736095" o:spid="_x0000_s1992" style="position:absolute;left:6321;top:1490;width:57671;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" fillcolor="window" strokecolor="windowText" strokeweight="1pt"/>
                        <v:shape id="フローチャート: 処理 937669425" o:spid="_x0000_s1993" type="#_x0000_t109" style="position:absolute;left:7490;top:8949;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" fillcolor="#d9d9d9" strokecolor="window" strokeweight="1pt">
                          <v:textbox inset="0,0,0,0">
                            <w:txbxContent>
                              <w:p w14:paraId="64FEAB93" w14:textId="465C10BC" w:rsidR="00C11FFE" w:rsidRPr="006D6FA5" w:rsidRDefault="00C11FFE" w:rsidP="00C11FFE">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316105830" o:spid="_x0000_s1994" type="#_x0000_t202" style="position:absolute;left:53917;top:1327;width:11081;height:3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" filled="f" stroked="f" strokeweight=".5pt">
                          <v:textbox>
                            <w:txbxContent>
                              <w:p w14:paraId="246261D3" w14:textId="77777777" w:rsidR="00C11FFE" w:rsidRPr="00DC0354" w:rsidRDefault="00C11FFE" w:rsidP="00C11FFE">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1502654478" o:spid="_x0000_s1995"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" filled="f" stroked="f" strokeweight=".5pt">
                          <v:textbox>
                            <w:txbxContent>
                              <w:p w14:paraId="6D4FA23B" w14:textId="77777777" w:rsidR="00C11FFE" w:rsidRPr="00AD64C6" w:rsidRDefault="00C11FFE" w:rsidP="00C11FFE">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922458472" o:spid="_x0000_s1996"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" filled="f" stroked="f" strokeweight=".5pt">
                          <v:textbox>
                            <w:txbxContent>
                              <w:p w14:paraId="230FB5AF" w14:textId="77777777" w:rsidR="00C11FFE" w:rsidRPr="00AD64C6" w:rsidRDefault="00C11FFE" w:rsidP="00C11FFE">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953666280" o:spid="_x0000_s1997"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" fillcolor="#e7e6e6" strokecolor="#f2f2f2" strokeweight="1pt">
                          <v:shadow on="t" color="black" opacity="26214f" origin="-.5,-.5" offset=".24944mm,.24944mm"/>
                          <v:textbox inset="0,0,0,0">
                            <w:txbxContent>
                              <w:p w14:paraId="2CB9C4FB" w14:textId="77777777" w:rsidR="00C11FFE" w:rsidRPr="00A5547C" w:rsidRDefault="00C11FFE" w:rsidP="00C11FFE">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v:textbox>
                        </v:shape>
                        <v:shape id="テキスト ボックス 1251210394" o:spid="_x0000_s1998"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" filled="f" stroked="f" strokeweight=".5pt">
                          <v:textbox>
                            <w:txbxContent>
                              <w:p w14:paraId="6DC692D1" w14:textId="77777777" w:rsidR="00C11FFE" w:rsidRPr="00AD64C6" w:rsidRDefault="00C11FFE" w:rsidP="00C11FFE">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313257791" o:spid="_x0000_s1999"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" fillcolor="window" strokecolor="#a6a6a6" strokeweight=".5pt"/>
                        <v:shape id="テキスト ボックス 161749303" o:spid="_x0000_s2000" type="#_x0000_t202" style="position:absolute;left:23955;top:5379;width:3785;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" filled="f" stroked="f" strokeweight=".5pt">
                          <v:textbox>
                            <w:txbxContent>
                              <w:p w14:paraId="75FB609F" w14:textId="77777777" w:rsidR="00C11FFE" w:rsidRPr="0075349F" w:rsidRDefault="00C11FFE" w:rsidP="00C11FFE">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v:textbox>
                        </v:shape>
                        <v:group id="グループ化 74073196" o:spid="_x0000_s2001"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">
                          <v:shape id="フローチャート: 組合せ 1004356935" o:spid="_x0000_s2002"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" filled="f" strokecolor="windowText" strokeweight=".5pt"/>
                          <v:rect id="正方形/長方形 1996841983" o:spid="_x0000_s2003"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" fillcolor="window" strokecolor="window" strokeweight="1pt"/>
                        </v:group>
                        <v:shape id="フローチャート: 処理 1624625416" o:spid="_x0000_s2004" type="#_x0000_t109" style="position:absolute;left:36641;top:5939;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" fillcolor="#e7e6e6" strokecolor="#f2f2f2" strokeweight="1pt">
                          <v:shadow on="t" color="black" opacity="26214f" origin="-.5,-.5" offset=".24944mm,.24944mm"/>
                          <v:textbox inset="0,0,0,0">
                            <w:txbxContent>
                              <w:p w14:paraId="47B6A7FA" w14:textId="77777777" w:rsidR="00C11FFE" w:rsidRPr="00A5547C" w:rsidRDefault="00C11FFE" w:rsidP="00C11FFE">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2005" type="#_x0000_t109" style="position:absolute;left:24441;top:24212;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" fillcolor="#e7e6e6" strokecolor="#f2f2f2" strokeweight="1pt">
                        <v:shadow on="t" color="black" opacity="26214f" origin="-.5,-.5" offset=".24944mm,.24944mm"/>
                        <v:textbox inset="0,0,0,0">
                          <w:txbxContent>
                            <w:p w14:paraId="4556F12B" w14:textId="77777777" w:rsidR="00C11FFE" w:rsidRPr="00A5547C" w:rsidRDefault="00C11FFE" w:rsidP="00C11FFE">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2006" type="#_x0000_t109" style="position:absolute;left:35242;top:2624;width:11728;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" fillcolor="#d9d9d9" strokecolor="window" strokeweight="1pt">
                      <v:textbox inset="0,0,0,0">
                        <w:txbxContent>
                          <w:p w14:paraId="336EE62C" w14:textId="77777777" w:rsidR="00C11FFE" w:rsidRPr="008E4BAC" w:rsidRDefault="00C11FFE" w:rsidP="00C11FFE">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TK190000</w:t>
                            </w:r>
                            <w:r w:rsidRPr="00732AFE">
                              <w:rPr>
                                <w:rFonts w:ascii="ＭＳ ゴシック" w:eastAsia="ＭＳ ゴシック" w:hAnsi="ＭＳ ゴシック"/>
                                <w:noProof/>
                                <w:color w:val="000000" w:themeColor="text1"/>
                                <w:sz w:val="16"/>
                                <w:szCs w:val="16"/>
                              </w:rPr>
                              <w:drawing>
                                <wp:inline distT="0" distB="0" distL="0" distR="0" wp14:anchorId="3368FE39" wp14:editId="5DED9591">
                                  <wp:extent cx="1095375" cy="213360"/>
                                  <wp:effectExtent l="0" t="0" r="9525" b="0"/>
                                  <wp:docPr id="2107734082" name="図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sidRPr="005C6D0F">
                              <w:rPr>
                                <w:rFonts w:ascii="ＭＳ ゴシック" w:eastAsia="ＭＳ ゴシック" w:hAnsi="ＭＳ ゴシック"/>
                                <w:noProof/>
                                <w:color w:val="000000" w:themeColor="text1"/>
                                <w:sz w:val="16"/>
                                <w:szCs w:val="16"/>
                              </w:rPr>
                              <w:drawing>
                                <wp:inline distT="0" distB="0" distL="0" distR="0" wp14:anchorId="7E8FB2BD" wp14:editId="69C8FF68">
                                  <wp:extent cx="1095375" cy="213360"/>
                                  <wp:effectExtent l="0" t="0" r="9525" b="0"/>
                                  <wp:docPr id="609678606" name="図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Pr>
                                <w:rFonts w:ascii="ＭＳ ゴシック" w:eastAsia="ＭＳ ゴシック" w:hAnsi="ＭＳ ゴシック" w:hint="eastAsia"/>
                                <w:color w:val="000000" w:themeColor="text1"/>
                                <w:sz w:val="16"/>
                                <w:szCs w:val="16"/>
                              </w:rPr>
                              <w:t xml:space="preserve">　　　　　　</w:t>
                            </w:r>
                          </w:p>
                        </w:txbxContent>
                      </v:textbox>
                    </v:shape>
                    <v:shape id="_x0000_s2007" type="#_x0000_t109" style="position:absolute;left:32753;top:24075;width:7544;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" fillcolor="#e7e6e6" strokecolor="#f2f2f2" strokeweight="1pt">
                      <v:shadow on="t" color="black" opacity="26214f" origin="-.5,-.5" offset=".24944mm,.24944mm"/>
                      <v:textbox inset="0,0,0,0">
                        <w:txbxContent>
                          <w:p w14:paraId="408100DF" w14:textId="77777777" w:rsidR="00C11FFE" w:rsidRPr="00A5547C" w:rsidRDefault="00C11FFE" w:rsidP="00C11FFE">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2008" type="#_x0000_t109" style="position:absolute;left:44230;top:24075;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" fillcolor="#e7e6e6" strokecolor="#f2f2f2" strokeweight="1pt">
                    <v:shadow on="t" color="black" opacity="26214f" origin="-.5,-.5" offset=".24944mm,.24944mm"/>
                    <v:textbox inset="0,0,0,0">
                      <w:txbxContent>
                        <w:p w14:paraId="300B5184" w14:textId="77777777" w:rsidR="00C11FFE" w:rsidRDefault="00C11FFE" w:rsidP="00C11FFE">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p>
                        <w:p w14:paraId="3D42FB03" w14:textId="77777777" w:rsidR="00C11FFE" w:rsidRPr="00A5547C" w:rsidRDefault="00C11FFE" w:rsidP="00C11FFE">
                          <w:pP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　</w:t>
                          </w:r>
                        </w:p>
                      </w:txbxContent>
                    </v:textbox>
                  </v:shape>
                </v:group>
                <v:shape id="図 725" o:spid="_x0000_s2009" type="#_x0000_t75" style="position:absolute;left:44228;top:5739;width:4814;height:25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">
                  <v:imagedata r:id="rId17" o:title=""/>
                </v:shape>
                <w10:wrap anchorx="margin"/>
              </v:group>
            </w:pict>
          </mc:Fallback>
        </mc:AlternateContent>
      </w:r>
      <w:r w:rsidR="00C11FFE">
        <w:rPr>
          <w:rFonts w:hint="eastAsia"/>
        </w:rPr>
        <w:t>不正な予約変更</w:t>
      </w:r>
      <w:r w:rsidR="00FC6E29">
        <w:rPr>
          <w:rFonts w:hint="eastAsia"/>
        </w:rPr>
        <w:t>(読込失敗)</w:t>
      </w:r>
      <w:bookmarkEnd w:id="343"/>
    </w:p>
    <w:p w14:paraId="665FB1AC" w14:textId="3A31C0F6" w:rsidR="00C11FFE" w:rsidRDefault="00C11FFE" w:rsidP="00C11FFE">
      <w:pPr>
        <w:widowControl/>
        <w:jc w:val="left"/>
      </w:pPr>
    </w:p>
    <w:p w14:paraId="4D672356" w14:textId="77777777" w:rsidR="00C11FFE" w:rsidRDefault="00C11FFE" w:rsidP="00C11FFE">
      <w:pPr>
        <w:widowControl/>
        <w:jc w:val="left"/>
      </w:pPr>
    </w:p>
    <w:p w14:paraId="4E90CC8F" w14:textId="188E16A5" w:rsidR="00C11FFE" w:rsidRDefault="0016796E" w:rsidP="00C11FFE">
      <w:pPr>
        <w:widowControl/>
        <w:jc w:val="left"/>
      </w:pPr>
      <w:bookmarkStart w:id="344" w:name="_Toc234575194"/>
      <w:bookmarkStart w:id="345" w:name="_Toc234575878"/>
      <w:bookmarkStart w:id="346" w:name="_Toc234940588"/>
      <w:r>
        <w:rPr>
          <w:noProof/>
        </w:rPr>
        <mc:AlternateContent>
          <mc:Choice Requires="wpg">
            <w:drawing>
              <wp:anchor distT="0" distB="0" distL="114300" distR="114300" simplePos="0" relativeHeight="251658647" behindDoc="0" locked="0" layoutInCell="1" allowOverlap="1" wp14:anchorId="6F56E2C9" wp14:editId="2144AF1E">
                <wp:simplePos x="0" y="0"/>
                <wp:positionH relativeFrom="column">
                  <wp:posOffset>536473</wp:posOffset>
                </wp:positionH>
                <wp:positionV relativeFrom="paragraph">
                  <wp:posOffset>132735</wp:posOffset>
                </wp:positionV>
                <wp:extent cx="4144010" cy="1438910"/>
                <wp:effectExtent l="57150" t="0" r="66040" b="66040"/>
                <wp:wrapNone/>
                <wp:docPr id="441733053" name="グループ化 1003"/>
                <wp:cNvGraphicFramePr/>
                <a:graphic xmlns:a="http://schemas.openxmlformats.org/drawingml/2006/main">
                  <a:graphicData uri="http://schemas.microsoft.com/office/word/2010/wordprocessingGroup">
                    <wpg:wgp>
                      <wpg:cNvGrpSpPr/>
                      <wpg:grpSpPr>
                        <a:xfrm>
                          <a:off x="0" y="0"/>
                          <a:ext cx="4144010" cy="1438910"/>
                          <a:chOff x="0" y="0"/>
                          <a:chExt cx="4144010" cy="1438910"/>
                        </a:xfrm>
                      </wpg:grpSpPr>
                      <wpg:grpSp>
                        <wpg:cNvPr id="774812083" name="グループ化 735"/>
                        <wpg:cNvGrpSpPr/>
                        <wpg:grpSpPr>
                          <a:xfrm>
                            <a:off x="0" y="0"/>
                            <a:ext cx="4144010" cy="1438910"/>
                            <a:chOff x="-10446" y="0"/>
                            <a:chExt cx="4144010" cy="1439994"/>
                          </a:xfrm>
                        </wpg:grpSpPr>
                        <wpg:grpSp>
                          <wpg:cNvPr id="787983833" name="グループ化 733"/>
                          <wpg:cNvGrpSpPr/>
                          <wpg:grpSpPr>
                            <a:xfrm>
                              <a:off x="-10446" y="98330"/>
                              <a:ext cx="4144010" cy="1341664"/>
                              <a:chOff x="-29496" y="22130"/>
                              <a:chExt cx="4144010" cy="1341664"/>
                            </a:xfrm>
                          </wpg:grpSpPr>
                          <wpg:grpSp>
                            <wpg:cNvPr id="726874561" name="グループ化 731"/>
                            <wpg:cNvGrpSpPr/>
                            <wpg:grpSpPr>
                              <a:xfrm>
                                <a:off x="-29496" y="22130"/>
                                <a:ext cx="4144010" cy="1341664"/>
                                <a:chOff x="-29496" y="22130"/>
                                <a:chExt cx="4144010" cy="1341664"/>
                              </a:xfrm>
                            </wpg:grpSpPr>
                            <wpg:grpSp>
                              <wpg:cNvPr id="1571735731" name="グループ化 727"/>
                              <wpg:cNvGrpSpPr/>
                              <wpg:grpSpPr>
                                <a:xfrm>
                                  <a:off x="-29496" y="22130"/>
                                  <a:ext cx="4144010" cy="1341664"/>
                                  <a:chOff x="-29496" y="22130"/>
                                  <a:chExt cx="4144010" cy="1341664"/>
                                </a:xfrm>
                              </wpg:grpSpPr>
                              <wpg:grpSp>
                                <wpg:cNvPr id="1674089557" name="グループ化 719"/>
                                <wpg:cNvGrpSpPr/>
                                <wpg:grpSpPr>
                                  <a:xfrm>
                                    <a:off x="-29496" y="22130"/>
                                    <a:ext cx="4144010" cy="1341664"/>
                                    <a:chOff x="-29496" y="22133"/>
                                    <a:chExt cx="4144010" cy="1341826"/>
                                  </a:xfrm>
                                </wpg:grpSpPr>
                                <wps:wsp>
                                  <wps:cNvPr id="895325701" name="正方形/長方形 1836275759"/>
                                  <wps:cNvSpPr/>
                                  <wps:spPr>
                                    <a:xfrm>
                                      <a:off x="-29496" y="22133"/>
                                      <a:ext cx="4144010" cy="1341826"/>
                                    </a:xfrm>
                                    <a:prstGeom prst="rect">
                                      <a:avLst/>
                                    </a:prstGeom>
                                    <a:solidFill>
                                      <a:sysClr val="window" lastClr="FFFFFF"/>
                                    </a:solidFill>
                                    <a:ln w="19050" cap="flat" cmpd="sng" algn="ctr">
                                      <a:solidFill>
                                        <a:sysClr val="windowText" lastClr="000000"/>
                                      </a:solidFill>
                                      <a:prstDash val="solid"/>
                                      <a:miter lim="800000"/>
                                    </a:ln>
                                    <a:effectLst/>
                                    <a:scene3d>
                                      <a:camera prst="orthographicFront"/>
                                      <a:lightRig rig="threePt" dir="t"/>
                                    </a:scene3d>
                                  </wps:spPr>
                                  <wps:bodyPr rot="0" spcFirstLastPara="0" vert="horz" wrap="square" lIns="91440" tIns="45720" rIns="91440" bIns="45720" numCol="1" spcCol="0" rtlCol="0" fromWordArt="0" anchor="ctr" anchorCtr="0" forceAA="0" compatLnSpc="1">
                                    <a:prstTxWarp prst="textNoShape">
                                      <a:avLst/>
                                    </a:prstTxWarp>
                                    <a:noAutofit/>
                                  </wps:bodyPr>
                                </wps:wsp>
                                <wpg:grpSp>
                                  <wpg:cNvPr id="1752216320" name="グループ化 455"/>
                                  <wpg:cNvGrpSpPr/>
                                  <wpg:grpSpPr>
                                    <a:xfrm>
                                      <a:off x="-19044" y="166708"/>
                                      <a:ext cx="4105275" cy="1165357"/>
                                      <a:chOff x="13338" y="206788"/>
                                      <a:chExt cx="4105910" cy="1166566"/>
                                    </a:xfrm>
                                  </wpg:grpSpPr>
                                  <wps:wsp>
                                    <wps:cNvPr id="1263753024" name="フローチャート: 処理 388162357"/>
                                    <wps:cNvSpPr/>
                                    <wps:spPr>
                                      <a:xfrm>
                                        <a:off x="13338" y="206788"/>
                                        <a:ext cx="4105910" cy="1166566"/>
                                      </a:xfrm>
                                      <a:prstGeom prst="flowChartProcess">
                                        <a:avLst/>
                                      </a:prstGeom>
                                      <a:solidFill>
                                        <a:sysClr val="window" lastClr="FFFFFF">
                                          <a:lumMod val="95000"/>
                                        </a:sysClr>
                                      </a:solidFill>
                                      <a:ln w="12700" cap="flat" cmpd="sng" algn="ctr">
                                        <a:noFill/>
                                        <a:prstDash val="solid"/>
                                        <a:miter lim="800000"/>
                                      </a:ln>
                                      <a:effectLst/>
                                      <a:scene3d>
                                        <a:camera prst="orthographicFront">
                                          <a:rot lat="0" lon="0" rev="0"/>
                                        </a:camera>
                                        <a:lightRig rig="flat" dir="t">
                                          <a:rot lat="0" lon="0" rev="3600000"/>
                                        </a:lightRig>
                                      </a:scene3d>
                                      <a:sp3d prstMaterial="dkEdge">
                                        <a:extrusionClr>
                                          <a:sysClr val="window" lastClr="FFFFFF"/>
                                        </a:extrusionClr>
                                        <a:contourClr>
                                          <a:sysClr val="window" lastClr="FFFFFF"/>
                                        </a:contourClr>
                                      </a:sp3d>
                                    </wps:spPr>
                                    <wps:txbx>
                                      <w:txbxContent>
                                        <w:p w14:paraId="0716BCFD" w14:textId="3BF1FD24" w:rsidR="00432DFC" w:rsidRDefault="00432DFC" w:rsidP="00432DFC">
                                          <w:pPr>
                                            <w:rPr>
                                              <w:rFonts w:ascii="ＭＳ ゴシック" w:eastAsia="游明朝" w:hAnsi="ＭＳ ゴシック" w:cs="Arial"/>
                                              <w:color w:val="000000"/>
                                              <w:sz w:val="16"/>
                                              <w:szCs w:val="16"/>
                                            </w:rPr>
                                          </w:pPr>
                                        </w:p>
                                      </w:txbxContent>
                                    </wps:txbx>
                                    <wps:bodyPr rot="0" spcFirstLastPara="0" vert="horz" wrap="square" lIns="0" tIns="0" rIns="0" bIns="0" numCol="1" spcCol="0" rtlCol="0" fromWordArt="0" anchor="ctr" anchorCtr="0" forceAA="0" compatLnSpc="1">
                                      <a:prstTxWarp prst="textNoShape">
                                        <a:avLst/>
                                      </a:prstTxWarp>
                                      <a:noAutofit/>
                                    </wps:bodyPr>
                                  </wps:wsp>
                                  <wpg:grpSp>
                                    <wpg:cNvPr id="296714418" name="グループ化 450"/>
                                    <wpg:cNvGrpSpPr/>
                                    <wpg:grpSpPr>
                                      <a:xfrm>
                                        <a:off x="332219" y="438589"/>
                                        <a:ext cx="899864" cy="307692"/>
                                        <a:chOff x="293199" y="413365"/>
                                        <a:chExt cx="899898" cy="307705"/>
                                      </a:xfrm>
                                    </wpg:grpSpPr>
                                    <wps:wsp>
                                      <wps:cNvPr id="1130699530" name="テキスト ボックス 22"/>
                                      <wps:cNvSpPr txBox="1"/>
                                      <wps:spPr>
                                        <a:xfrm>
                                          <a:off x="293199" y="413365"/>
                                          <a:ext cx="515141" cy="307705"/>
                                        </a:xfrm>
                                        <a:prstGeom prst="rect">
                                          <a:avLst/>
                                        </a:prstGeom>
                                        <a:noFill/>
                                        <a:ln w="6350">
                                          <a:noFill/>
                                        </a:ln>
                                      </wps:spPr>
                                      <wps:txbx>
                                        <w:txbxContent>
                                          <w:p w14:paraId="3AA96809" w14:textId="77777777" w:rsidR="00432DFC" w:rsidRPr="009B1C3D" w:rsidRDefault="00432DFC" w:rsidP="00432DF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2146469121" name="グループ化 2146469121"/>
                                      <wpg:cNvGrpSpPr/>
                                      <wpg:grpSpPr>
                                        <a:xfrm>
                                          <a:off x="721252" y="463299"/>
                                          <a:ext cx="471845" cy="211100"/>
                                          <a:chOff x="721252" y="463299"/>
                                          <a:chExt cx="471845" cy="211100"/>
                                        </a:xfrm>
                                      </wpg:grpSpPr>
                                      <wps:wsp>
                                        <wps:cNvPr id="173807551" name="正方形/長方形 173807551"/>
                                        <wps:cNvSpPr/>
                                        <wps:spPr>
                                          <a:xfrm>
                                            <a:off x="721252" y="463299"/>
                                            <a:ext cx="471845" cy="211100"/>
                                          </a:xfrm>
                                          <a:prstGeom prst="rect">
                                            <a:avLst/>
                                          </a:prstGeom>
                                          <a:solidFill>
                                            <a:sysClr val="window" lastClr="FFFFFF"/>
                                          </a:solidFill>
                                          <a:ln w="6350" cap="flat" cmpd="sng" algn="ctr">
                                            <a:solidFill>
                                              <a:sysClr val="window" lastClr="FFFFFF">
                                                <a:lumMod val="65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220937122" name="フローチャート: 組合せ 1220937122"/>
                                        <wps:cNvSpPr/>
                                        <wps:spPr>
                                          <a:xfrm>
                                            <a:off x="1003189" y="555122"/>
                                            <a:ext cx="103330" cy="64403"/>
                                          </a:xfrm>
                                          <a:prstGeom prst="flowChartMerge">
                                            <a:avLst/>
                                          </a:prstGeom>
                                          <a:noFill/>
                                          <a:ln w="635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949017368" name="正方形/長方形 949017368"/>
                                      <wps:cNvSpPr/>
                                      <wps:spPr>
                                        <a:xfrm>
                                          <a:off x="987126" y="507960"/>
                                          <a:ext cx="151900" cy="49017"/>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1444439824" name="フローチャート: 処理 687948762"/>
                                    <wps:cNvSpPr/>
                                    <wps:spPr>
                                      <a:xfrm>
                                        <a:off x="2278780" y="1159708"/>
                                        <a:ext cx="431968" cy="210769"/>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1008F604" w14:textId="77777777" w:rsidR="00432DFC" w:rsidRDefault="00432DFC" w:rsidP="00432DFC">
                                          <w:pPr>
                                            <w:jc w:val="center"/>
                                            <w:rPr>
                                              <w:rFonts w:cs="Arial"/>
                                              <w:color w:val="000000"/>
                                              <w:sz w:val="16"/>
                                              <w:szCs w:val="16"/>
                                            </w:rPr>
                                          </w:pPr>
                                          <w:r>
                                            <w:rPr>
                                              <w:rFonts w:cs="Arial" w:hint="eastAsia"/>
                                              <w:color w:val="000000"/>
                                              <w:sz w:val="16"/>
                                              <w:szCs w:val="16"/>
                                            </w:rPr>
                                            <w:t xml:space="preserve">変更実行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647061023" name="フローチャート: 処理 1817105384"/>
                                    <wps:cNvSpPr/>
                                    <wps:spPr>
                                      <a:xfrm>
                                        <a:off x="1423250" y="1158347"/>
                                        <a:ext cx="684184" cy="211138"/>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42D2BBA3" w14:textId="77777777" w:rsidR="00432DFC" w:rsidRDefault="00432DFC" w:rsidP="00432DFC">
                                          <w:pPr>
                                            <w:jc w:val="center"/>
                                            <w:rPr>
                                              <w:rFonts w:cs="Arial"/>
                                              <w:color w:val="000000"/>
                                              <w:sz w:val="16"/>
                                              <w:szCs w:val="16"/>
                                            </w:rPr>
                                          </w:pPr>
                                          <w:r>
                                            <w:rPr>
                                              <w:rFonts w:cs="Arial" w:hint="eastAsia"/>
                                              <w:color w:val="000000"/>
                                              <w:sz w:val="16"/>
                                              <w:szCs w:val="16"/>
                                            </w:rPr>
                                            <w:t xml:space="preserve">キャンセル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422235183" name="テキスト ボックス 22"/>
                                    <wps:cNvSpPr txBox="1"/>
                                    <wps:spPr>
                                      <a:xfrm>
                                        <a:off x="1300986" y="453669"/>
                                        <a:ext cx="572662" cy="292554"/>
                                      </a:xfrm>
                                      <a:prstGeom prst="rect">
                                        <a:avLst/>
                                      </a:prstGeom>
                                      <a:noFill/>
                                      <a:ln w="6350">
                                        <a:noFill/>
                                      </a:ln>
                                    </wps:spPr>
                                    <wps:txbx>
                                      <w:txbxContent>
                                        <w:p w14:paraId="2975414B" w14:textId="77777777" w:rsidR="00432DFC" w:rsidRPr="009B1C3D" w:rsidRDefault="00432DFC" w:rsidP="00432DF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47317315" name="正方形/長方形 1796549577"/>
                                    <wps:cNvSpPr/>
                                    <wps:spPr>
                                      <a:xfrm>
                                        <a:off x="1851881" y="529770"/>
                                        <a:ext cx="572662" cy="158667"/>
                                      </a:xfrm>
                                      <a:prstGeom prst="rect">
                                        <a:avLst/>
                                      </a:prstGeom>
                                      <a:solidFill>
                                        <a:sysClr val="window" lastClr="FFFFFF"/>
                                      </a:solidFill>
                                      <a:ln w="0" cap="flat" cmpd="sng" algn="ctr">
                                        <a:noFill/>
                                        <a:prstDash val="solid"/>
                                        <a:miter lim="800000"/>
                                      </a:ln>
                                      <a:effectLst>
                                        <a:innerShdw dist="12700" dir="13500000">
                                          <a:prstClr val="black">
                                            <a:alpha val="50000"/>
                                          </a:prstClr>
                                        </a:innerShdw>
                                      </a:effectLst>
                                    </wps:spPr>
                                    <wps:bodyPr rtlCol="0" anchor="ctr"/>
                                  </wps:wsp>
                                  <wps:wsp>
                                    <wps:cNvPr id="445804687" name="テキスト ボックス 22"/>
                                    <wps:cNvSpPr txBox="1"/>
                                    <wps:spPr>
                                      <a:xfrm>
                                        <a:off x="2360840" y="452130"/>
                                        <a:ext cx="263277" cy="296472"/>
                                      </a:xfrm>
                                      <a:prstGeom prst="rect">
                                        <a:avLst/>
                                      </a:prstGeom>
                                      <a:noFill/>
                                      <a:ln w="6350">
                                        <a:noFill/>
                                      </a:ln>
                                    </wps:spPr>
                                    <wps:txbx>
                                      <w:txbxContent>
                                        <w:p w14:paraId="1256B55D" w14:textId="77777777" w:rsidR="00432DFC" w:rsidRPr="009B1C3D" w:rsidRDefault="00432DFC" w:rsidP="00432DF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05720913" name="正方形/長方形 1902631922"/>
                                    <wps:cNvSpPr/>
                                    <wps:spPr>
                                      <a:xfrm>
                                        <a:off x="2657603" y="533126"/>
                                        <a:ext cx="310945" cy="175745"/>
                                      </a:xfrm>
                                      <a:prstGeom prst="rect">
                                        <a:avLst/>
                                      </a:prstGeom>
                                      <a:solidFill>
                                        <a:sysClr val="window" lastClr="FFFFFF"/>
                                      </a:solidFill>
                                      <a:ln w="0" cap="flat" cmpd="sng" algn="ctr">
                                        <a:noFill/>
                                        <a:prstDash val="solid"/>
                                        <a:miter lim="800000"/>
                                      </a:ln>
                                      <a:effectLst>
                                        <a:innerShdw dist="12700" dir="13500000">
                                          <a:prstClr val="black">
                                            <a:alpha val="50000"/>
                                          </a:prstClr>
                                        </a:innerShdw>
                                      </a:effectLst>
                                    </wps:spPr>
                                    <wps:bodyPr rtlCol="0" anchor="ctr"/>
                                  </wps:wsp>
                                  <wps:wsp>
                                    <wps:cNvPr id="1049908805" name="テキスト ボックス 22"/>
                                    <wps:cNvSpPr txBox="1"/>
                                    <wps:spPr>
                                      <a:xfrm>
                                        <a:off x="2938784" y="459604"/>
                                        <a:ext cx="263277" cy="285226"/>
                                      </a:xfrm>
                                      <a:prstGeom prst="rect">
                                        <a:avLst/>
                                      </a:prstGeom>
                                      <a:noFill/>
                                      <a:ln w="6350">
                                        <a:noFill/>
                                      </a:ln>
                                    </wps:spPr>
                                    <wps:txbx>
                                      <w:txbxContent>
                                        <w:p w14:paraId="23785F78" w14:textId="77777777" w:rsidR="00432DFC" w:rsidRPr="009B1C3D" w:rsidRDefault="00432DFC" w:rsidP="00432DF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59700459" name="正方形/長方形 914889746"/>
                                    <wps:cNvSpPr/>
                                    <wps:spPr>
                                      <a:xfrm>
                                        <a:off x="3222814" y="529764"/>
                                        <a:ext cx="310945" cy="175745"/>
                                      </a:xfrm>
                                      <a:prstGeom prst="rect">
                                        <a:avLst/>
                                      </a:prstGeom>
                                      <a:solidFill>
                                        <a:sysClr val="window" lastClr="FFFFFF"/>
                                      </a:solidFill>
                                      <a:ln w="0" cap="flat" cmpd="sng" algn="ctr">
                                        <a:noFill/>
                                        <a:prstDash val="solid"/>
                                        <a:miter lim="800000"/>
                                      </a:ln>
                                      <a:effectLst>
                                        <a:innerShdw dist="12700" dir="13500000">
                                          <a:prstClr val="black">
                                            <a:alpha val="50000"/>
                                          </a:prstClr>
                                        </a:innerShdw>
                                      </a:effectLst>
                                    </wps:spPr>
                                    <wps:bodyPr rtlCol="0" anchor="ctr"/>
                                  </wps:wsp>
                                  <wps:wsp>
                                    <wps:cNvPr id="1837328473" name="テキスト ボックス 22"/>
                                    <wps:cNvSpPr txBox="1"/>
                                    <wps:spPr>
                                      <a:xfrm>
                                        <a:off x="3472980" y="469379"/>
                                        <a:ext cx="263277" cy="280116"/>
                                      </a:xfrm>
                                      <a:prstGeom prst="rect">
                                        <a:avLst/>
                                      </a:prstGeom>
                                      <a:noFill/>
                                      <a:ln w="6350">
                                        <a:noFill/>
                                      </a:ln>
                                    </wps:spPr>
                                    <wps:txbx>
                                      <w:txbxContent>
                                        <w:p w14:paraId="5BF3384A" w14:textId="77777777" w:rsidR="00432DFC" w:rsidRPr="009B1C3D" w:rsidRDefault="00432DFC" w:rsidP="00432DF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s:wsp>
                                <wps:cNvPr id="833052217" name="フローチャート: 処理 1817105384"/>
                                <wps:cNvSpPr/>
                                <wps:spPr>
                                  <a:xfrm>
                                    <a:off x="2593622" y="200377"/>
                                    <a:ext cx="407932" cy="215265"/>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1CC3437B" w14:textId="77777777" w:rsidR="00432DFC" w:rsidRDefault="00432DFC" w:rsidP="00432DFC">
                                      <w:pPr>
                                        <w:jc w:val="center"/>
                                        <w:rPr>
                                          <w:rFonts w:cs="Arial"/>
                                          <w:color w:val="000000"/>
                                          <w:sz w:val="16"/>
                                          <w:szCs w:val="16"/>
                                        </w:rPr>
                                      </w:pPr>
                                      <w:r>
                                        <w:rPr>
                                          <w:rFonts w:cs="Arial" w:hint="eastAsia"/>
                                          <w:color w:val="000000"/>
                                          <w:sz w:val="16"/>
                                          <w:szCs w:val="16"/>
                                        </w:rPr>
                                        <w:t xml:space="preserve">読込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256252265" name="正方形/長方形 1796549577"/>
                                <wps:cNvSpPr/>
                                <wps:spPr>
                                  <a:xfrm>
                                    <a:off x="1907116" y="247650"/>
                                    <a:ext cx="572573" cy="158420"/>
                                  </a:xfrm>
                                  <a:prstGeom prst="rect">
                                    <a:avLst/>
                                  </a:prstGeom>
                                  <a:solidFill>
                                    <a:sysClr val="window" lastClr="FFFFFF"/>
                                  </a:solidFill>
                                  <a:ln w="0" cap="flat" cmpd="sng" algn="ctr">
                                    <a:noFill/>
                                    <a:prstDash val="solid"/>
                                    <a:miter lim="800000"/>
                                  </a:ln>
                                  <a:effectLst>
                                    <a:innerShdw dist="12700" dir="13500000">
                                      <a:prstClr val="black">
                                        <a:alpha val="50000"/>
                                      </a:prstClr>
                                    </a:innerShdw>
                                  </a:effectLst>
                                </wps:spPr>
                                <wps:bodyPr rtlCol="0" anchor="ctr"/>
                              </wps:wsp>
                              <wps:wsp>
                                <wps:cNvPr id="1087100159" name="テキスト ボックス 22"/>
                                <wps:cNvSpPr txBox="1"/>
                                <wps:spPr>
                                  <a:xfrm>
                                    <a:off x="1241072" y="179916"/>
                                    <a:ext cx="665713" cy="307212"/>
                                  </a:xfrm>
                                  <a:prstGeom prst="rect">
                                    <a:avLst/>
                                  </a:prstGeom>
                                  <a:noFill/>
                                  <a:ln w="6350">
                                    <a:noFill/>
                                  </a:ln>
                                </wps:spPr>
                                <wps:txbx>
                                  <w:txbxContent>
                                    <w:p w14:paraId="0A007BEF" w14:textId="77777777" w:rsidR="00432DFC" w:rsidRPr="00590910" w:rsidRDefault="00432DFC" w:rsidP="00432DFC">
                                      <w:pPr>
                                        <w:rPr>
                                          <w:rFonts w:ascii="ＭＳ Ｐゴシック" w:eastAsia="ＭＳ Ｐゴシック" w:hAnsi="ＭＳ Ｐゴシック" w:cs="Arial"/>
                                          <w:color w:val="000000"/>
                                          <w:sz w:val="10"/>
                                          <w:szCs w:val="10"/>
                                        </w:rPr>
                                      </w:pPr>
                                      <w:r w:rsidRPr="00590910">
                                        <w:rPr>
                                          <w:rFonts w:ascii="ＭＳ Ｐゴシック" w:eastAsia="ＭＳ Ｐゴシック" w:hAnsi="ＭＳ Ｐゴシック" w:cs="Arial" w:hint="eastAsia"/>
                                          <w:color w:val="000000"/>
                                          <w:sz w:val="10"/>
                                          <w:szCs w:val="10"/>
                                        </w:rPr>
                                        <w:t>対象の予約ID</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041910341" name="フローチャート: 処理 687948762"/>
                              <wps:cNvSpPr/>
                              <wps:spPr>
                                <a:xfrm>
                                  <a:off x="2904392" y="1119554"/>
                                  <a:ext cx="431901" cy="21044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4F9F46C8" w14:textId="77777777" w:rsidR="00432DFC" w:rsidRDefault="00432DFC" w:rsidP="00432DFC">
                                    <w:pPr>
                                      <w:jc w:val="center"/>
                                      <w:rPr>
                                        <w:rFonts w:cs="Arial"/>
                                        <w:color w:val="000000"/>
                                        <w:sz w:val="16"/>
                                        <w:szCs w:val="16"/>
                                      </w:rPr>
                                    </w:pPr>
                                    <w:r>
                                      <w:rPr>
                                        <w:rFonts w:cs="Arial" w:hint="eastAsia"/>
                                        <w:color w:val="000000"/>
                                        <w:sz w:val="16"/>
                                        <w:szCs w:val="16"/>
                                      </w:rPr>
                                      <w:t xml:space="preserve">削除　</w:t>
                                    </w:r>
                                  </w:p>
                                </w:txbxContent>
                              </wps:txbx>
                              <wps:bodyPr rot="0" spcFirstLastPara="0" vert="horz" wrap="square" lIns="0" tIns="0" rIns="0" bIns="0" numCol="1" spcCol="0" rtlCol="0" fromWordArt="0" anchor="ctr" anchorCtr="0" forceAA="0" compatLnSpc="1">
                                <a:prstTxWarp prst="textNoShape">
                                  <a:avLst/>
                                </a:prstTxWarp>
                                <a:noAutofit/>
                              </wps:bodyPr>
                            </wps:wsp>
                          </wpg:grpSp>
                          <wpg:grpSp>
                            <wpg:cNvPr id="354204754" name="グループ化 732"/>
                            <wpg:cNvGrpSpPr/>
                            <wpg:grpSpPr>
                              <a:xfrm>
                                <a:off x="146050" y="622300"/>
                                <a:ext cx="3579572" cy="507236"/>
                                <a:chOff x="0" y="0"/>
                                <a:chExt cx="3579572" cy="507236"/>
                              </a:xfrm>
                            </wpg:grpSpPr>
                            <wps:wsp>
                              <wps:cNvPr id="1019421338" name="正方形/長方形 1"/>
                              <wps:cNvSpPr/>
                              <wps:spPr>
                                <a:xfrm>
                                  <a:off x="1530350" y="123825"/>
                                  <a:ext cx="448439" cy="139700"/>
                                </a:xfrm>
                                <a:prstGeom prst="rect">
                                  <a:avLst/>
                                </a:prstGeom>
                                <a:solidFill>
                                  <a:sysClr val="window" lastClr="FFFFFF"/>
                                </a:solidFill>
                                <a:ln w="6350" cap="flat" cmpd="sng" algn="ctr">
                                  <a:solidFill>
                                    <a:sysClr val="window" lastClr="FFFFFF">
                                      <a:lumMod val="65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4311338" name="正方形/長方形 1"/>
                              <wps:cNvSpPr/>
                              <wps:spPr>
                                <a:xfrm>
                                  <a:off x="2260600" y="104775"/>
                                  <a:ext cx="448549" cy="158750"/>
                                </a:xfrm>
                                <a:prstGeom prst="rect">
                                  <a:avLst/>
                                </a:prstGeom>
                                <a:solidFill>
                                  <a:sysClr val="window" lastClr="FFFFFF"/>
                                </a:solidFill>
                                <a:ln w="6350" cap="flat" cmpd="sng" algn="ctr">
                                  <a:solidFill>
                                    <a:sysClr val="window" lastClr="FFFFFF">
                                      <a:lumMod val="65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830685339" name="正方形/長方形 1"/>
                              <wps:cNvSpPr/>
                              <wps:spPr>
                                <a:xfrm>
                                  <a:off x="2971800" y="98425"/>
                                  <a:ext cx="415290" cy="155575"/>
                                </a:xfrm>
                                <a:prstGeom prst="rect">
                                  <a:avLst/>
                                </a:prstGeom>
                                <a:solidFill>
                                  <a:sysClr val="window" lastClr="FFFFFF"/>
                                </a:solidFill>
                                <a:ln w="6350" cap="flat" cmpd="sng" algn="ctr">
                                  <a:solidFill>
                                    <a:sysClr val="window" lastClr="FFFFFF">
                                      <a:lumMod val="65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467244234" name="正方形/長方形 1"/>
                              <wps:cNvSpPr/>
                              <wps:spPr>
                                <a:xfrm>
                                  <a:off x="904875" y="117475"/>
                                  <a:ext cx="471170" cy="162560"/>
                                </a:xfrm>
                                <a:prstGeom prst="rect">
                                  <a:avLst/>
                                </a:prstGeom>
                                <a:solidFill>
                                  <a:sysClr val="window" lastClr="FFFFFF"/>
                                </a:solidFill>
                                <a:ln w="6350" cap="flat" cmpd="sng" algn="ctr">
                                  <a:solidFill>
                                    <a:sysClr val="window" lastClr="FFFFFF">
                                      <a:lumMod val="65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975183640" name="テキスト ボックス 22"/>
                              <wps:cNvSpPr txBox="1"/>
                              <wps:spPr>
                                <a:xfrm>
                                  <a:off x="0" y="34925"/>
                                  <a:ext cx="968375" cy="307211"/>
                                </a:xfrm>
                                <a:prstGeom prst="rect">
                                  <a:avLst/>
                                </a:prstGeom>
                                <a:noFill/>
                                <a:ln w="6350">
                                  <a:noFill/>
                                </a:ln>
                              </wps:spPr>
                              <wps:txbx>
                                <w:txbxContent>
                                  <w:p w14:paraId="2C6B4105" w14:textId="77777777" w:rsidR="00432DFC" w:rsidRPr="009B1C3D" w:rsidRDefault="00432DFC" w:rsidP="00432DFC">
                                    <w:pPr>
                                      <w:rPr>
                                        <w:rFonts w:ascii="ＭＳ Ｐゴシック" w:eastAsia="ＭＳ Ｐゴシック" w:hAnsi="ＭＳ Ｐゴシック" w:cs="Arial"/>
                                        <w:color w:val="000000"/>
                                        <w:sz w:val="18"/>
                                        <w:szCs w:val="18"/>
                                      </w:rPr>
                                    </w:pPr>
                                    <w:r w:rsidRPr="00783111">
                                      <w:rPr>
                                        <w:rFonts w:ascii="ＭＳ Ｐゴシック" w:eastAsia="ＭＳ Ｐゴシック" w:hAnsi="ＭＳ Ｐゴシック" w:cs="Arial" w:hint="eastAsia"/>
                                        <w:color w:val="000000"/>
                                        <w:sz w:val="16"/>
                                        <w:szCs w:val="16"/>
                                      </w:rPr>
                                      <w:t>変更後の予約時</w:t>
                                    </w:r>
                                    <w:r>
                                      <w:rPr>
                                        <w:rFonts w:ascii="ＭＳ Ｐゴシック" w:eastAsia="ＭＳ Ｐゴシック" w:hAnsi="ＭＳ Ｐゴシック" w:cs="Arial" w:hint="eastAsia"/>
                                        <w:color w:val="000000"/>
                                        <w:sz w:val="18"/>
                                        <w:szCs w:val="18"/>
                                      </w:rPr>
                                      <w:t>間</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00213209" name="テキスト ボックス 22"/>
                              <wps:cNvSpPr txBox="1"/>
                              <wps:spPr>
                                <a:xfrm>
                                  <a:off x="869950" y="200025"/>
                                  <a:ext cx="2604076" cy="307211"/>
                                </a:xfrm>
                                <a:prstGeom prst="rect">
                                  <a:avLst/>
                                </a:prstGeom>
                                <a:noFill/>
                                <a:ln w="6350">
                                  <a:noFill/>
                                </a:ln>
                              </wps:spPr>
                              <wps:txbx>
                                <w:txbxContent>
                                  <w:p w14:paraId="29AA38E8" w14:textId="77777777" w:rsidR="00432DFC" w:rsidRPr="009B1C3D" w:rsidRDefault="0040175F" w:rsidP="00432DF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6"/>
                                        <w:szCs w:val="16"/>
                                      </w:rPr>
                                      <w:t>自分以外の予約は変更できません。</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2392973" name="テキスト ボックス 22"/>
                              <wps:cNvSpPr txBox="1"/>
                              <wps:spPr>
                                <a:xfrm>
                                  <a:off x="1292225" y="44450"/>
                                  <a:ext cx="207645" cy="307211"/>
                                </a:xfrm>
                                <a:prstGeom prst="rect">
                                  <a:avLst/>
                                </a:prstGeom>
                                <a:noFill/>
                                <a:ln w="6350">
                                  <a:noFill/>
                                </a:ln>
                              </wps:spPr>
                              <wps:txbx>
                                <w:txbxContent>
                                  <w:p w14:paraId="0255D8D4" w14:textId="77777777" w:rsidR="00432DFC" w:rsidRPr="009B1C3D" w:rsidRDefault="00432DFC" w:rsidP="00432DF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時</w:t>
                                    </w:r>
                                    <w:r w:rsidRPr="00614E1A">
                                      <w:rPr>
                                        <w:rFonts w:ascii="ＭＳ Ｐゴシック" w:eastAsia="ＭＳ Ｐゴシック" w:hAnsi="ＭＳ Ｐゴシック" w:cs="Arial"/>
                                        <w:noProof/>
                                        <w:color w:val="000000"/>
                                        <w:sz w:val="18"/>
                                        <w:szCs w:val="18"/>
                                      </w:rPr>
                                      <w:drawing>
                                        <wp:inline distT="0" distB="0" distL="0" distR="0" wp14:anchorId="0B6FE1EC" wp14:editId="5E3AE403">
                                          <wp:extent cx="18415" cy="10795"/>
                                          <wp:effectExtent l="0" t="0" r="0" b="0"/>
                                          <wp:docPr id="1514770252"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28965791" name="テキスト ボックス 22"/>
                              <wps:cNvSpPr txBox="1"/>
                              <wps:spPr>
                                <a:xfrm>
                                  <a:off x="1911350" y="38100"/>
                                  <a:ext cx="423288" cy="307211"/>
                                </a:xfrm>
                                <a:prstGeom prst="rect">
                                  <a:avLst/>
                                </a:prstGeom>
                                <a:noFill/>
                                <a:ln w="6350">
                                  <a:noFill/>
                                </a:ln>
                              </wps:spPr>
                              <wps:txbx>
                                <w:txbxContent>
                                  <w:p w14:paraId="326BE780" w14:textId="77777777" w:rsidR="00432DFC" w:rsidRPr="009B1C3D" w:rsidRDefault="00432DFC" w:rsidP="00432DFC">
                                    <w:pPr>
                                      <w:rPr>
                                        <w:rFonts w:ascii="ＭＳ Ｐゴシック" w:eastAsia="ＭＳ Ｐゴシック" w:hAnsi="ＭＳ Ｐゴシック" w:cs="Arial"/>
                                        <w:color w:val="000000"/>
                                        <w:sz w:val="18"/>
                                        <w:szCs w:val="18"/>
                                      </w:rPr>
                                    </w:pPr>
                                    <w:r w:rsidRPr="00614E1A">
                                      <w:rPr>
                                        <w:rFonts w:ascii="ＭＳ Ｐゴシック" w:eastAsia="ＭＳ Ｐゴシック" w:hAnsi="ＭＳ Ｐゴシック" w:cs="Arial" w:hint="eastAsia"/>
                                        <w:color w:val="000000"/>
                                        <w:sz w:val="16"/>
                                        <w:szCs w:val="16"/>
                                      </w:rPr>
                                      <w:t>分～</w:t>
                                    </w:r>
                                    <w:r w:rsidRPr="00614E1A">
                                      <w:rPr>
                                        <w:rFonts w:ascii="ＭＳ Ｐゴシック" w:eastAsia="ＭＳ Ｐゴシック" w:hAnsi="ＭＳ Ｐゴシック" w:cs="Arial"/>
                                        <w:noProof/>
                                        <w:color w:val="000000"/>
                                        <w:sz w:val="18"/>
                                        <w:szCs w:val="18"/>
                                      </w:rPr>
                                      <w:drawing>
                                        <wp:inline distT="0" distB="0" distL="0" distR="0" wp14:anchorId="5CAE9DA9" wp14:editId="31E3333D">
                                          <wp:extent cx="18415" cy="10795"/>
                                          <wp:effectExtent l="0" t="0" r="0" b="0"/>
                                          <wp:docPr id="947861234"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4797721" name="テキスト ボックス 22"/>
                              <wps:cNvSpPr txBox="1"/>
                              <wps:spPr>
                                <a:xfrm>
                                  <a:off x="2708275" y="28575"/>
                                  <a:ext cx="207645" cy="307211"/>
                                </a:xfrm>
                                <a:prstGeom prst="rect">
                                  <a:avLst/>
                                </a:prstGeom>
                                <a:noFill/>
                                <a:ln w="6350">
                                  <a:noFill/>
                                </a:ln>
                              </wps:spPr>
                              <wps:txbx>
                                <w:txbxContent>
                                  <w:p w14:paraId="709CF2F7" w14:textId="77777777" w:rsidR="00432DFC" w:rsidRPr="009B1C3D" w:rsidRDefault="00432DFC" w:rsidP="00432DF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時</w:t>
                                    </w:r>
                                    <w:r w:rsidRPr="00614E1A">
                                      <w:rPr>
                                        <w:rFonts w:ascii="ＭＳ Ｐゴシック" w:eastAsia="ＭＳ Ｐゴシック" w:hAnsi="ＭＳ Ｐゴシック" w:cs="Arial"/>
                                        <w:noProof/>
                                        <w:color w:val="000000"/>
                                        <w:sz w:val="18"/>
                                        <w:szCs w:val="18"/>
                                      </w:rPr>
                                      <w:drawing>
                                        <wp:inline distT="0" distB="0" distL="0" distR="0" wp14:anchorId="5183A2BC" wp14:editId="4206F2CB">
                                          <wp:extent cx="18415" cy="10795"/>
                                          <wp:effectExtent l="0" t="0" r="0" b="0"/>
                                          <wp:docPr id="1957854020"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16364139" name="テキスト ボックス 22"/>
                              <wps:cNvSpPr txBox="1"/>
                              <wps:spPr>
                                <a:xfrm>
                                  <a:off x="3295650" y="0"/>
                                  <a:ext cx="283922" cy="306705"/>
                                </a:xfrm>
                                <a:prstGeom prst="rect">
                                  <a:avLst/>
                                </a:prstGeom>
                                <a:noFill/>
                                <a:ln w="6350">
                                  <a:noFill/>
                                </a:ln>
                              </wps:spPr>
                              <wps:txbx>
                                <w:txbxContent>
                                  <w:p w14:paraId="5021D9ED" w14:textId="77777777" w:rsidR="00432DFC" w:rsidRPr="009B1C3D" w:rsidRDefault="00432DFC" w:rsidP="00432DFC">
                                    <w:pPr>
                                      <w:rPr>
                                        <w:rFonts w:ascii="ＭＳ Ｐゴシック" w:eastAsia="ＭＳ Ｐゴシック" w:hAnsi="ＭＳ Ｐゴシック" w:cs="Arial"/>
                                        <w:color w:val="000000"/>
                                        <w:sz w:val="18"/>
                                        <w:szCs w:val="18"/>
                                      </w:rPr>
                                    </w:pPr>
                                    <w:r w:rsidRPr="00614E1A">
                                      <w:rPr>
                                        <w:rFonts w:ascii="ＭＳ Ｐゴシック" w:eastAsia="ＭＳ Ｐゴシック" w:hAnsi="ＭＳ Ｐゴシック" w:cs="Arial" w:hint="eastAsia"/>
                                        <w:color w:val="000000"/>
                                        <w:sz w:val="16"/>
                                        <w:szCs w:val="16"/>
                                      </w:rPr>
                                      <w:t>分</w:t>
                                    </w:r>
                                    <w:r w:rsidRPr="00614E1A">
                                      <w:rPr>
                                        <w:rFonts w:ascii="ＭＳ Ｐゴシック" w:eastAsia="ＭＳ Ｐゴシック" w:hAnsi="ＭＳ Ｐゴシック" w:cs="Arial"/>
                                        <w:noProof/>
                                        <w:color w:val="000000"/>
                                        <w:sz w:val="18"/>
                                        <w:szCs w:val="18"/>
                                      </w:rPr>
                                      <w:drawing>
                                        <wp:inline distT="0" distB="0" distL="0" distR="0" wp14:anchorId="157DF6C7" wp14:editId="1C70DB3B">
                                          <wp:extent cx="18415" cy="10795"/>
                                          <wp:effectExtent l="0" t="0" r="0" b="0"/>
                                          <wp:docPr id="381815659"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s:wsp>
                          <wps:cNvPr id="927576868" name="テキスト ボックス 734"/>
                          <wps:cNvSpPr txBox="1"/>
                          <wps:spPr>
                            <a:xfrm>
                              <a:off x="0" y="0"/>
                              <a:ext cx="887185" cy="247550"/>
                            </a:xfrm>
                            <a:prstGeom prst="rect">
                              <a:avLst/>
                            </a:prstGeom>
                            <a:noFill/>
                            <a:ln w="6350">
                              <a:noFill/>
                            </a:ln>
                          </wps:spPr>
                          <wps:txbx>
                            <w:txbxContent>
                              <w:p w14:paraId="3DB23E07" w14:textId="77777777" w:rsidR="00432DFC" w:rsidRPr="000A5757" w:rsidRDefault="00432DFC" w:rsidP="00432DFC">
                                <w:pPr>
                                  <w:rPr>
                                    <w:sz w:val="8"/>
                                    <w:szCs w:val="10"/>
                                  </w:rPr>
                                </w:pPr>
                                <w:r w:rsidRPr="000A5757">
                                  <w:rPr>
                                    <w:rFonts w:hint="eastAsia"/>
                                    <w:sz w:val="8"/>
                                    <w:szCs w:val="10"/>
                                  </w:rPr>
                                  <w:t>予約変更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620611478" name="図 885"/>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1874888" y="243349"/>
                            <a:ext cx="545465" cy="346710"/>
                          </a:xfrm>
                          <a:prstGeom prst="rect">
                            <a:avLst/>
                          </a:prstGeom>
                          <a:noFill/>
                          <a:ln>
                            <a:noFill/>
                          </a:ln>
                        </pic:spPr>
                      </pic:pic>
                    </wpg:wgp>
                  </a:graphicData>
                </a:graphic>
              </wp:anchor>
            </w:drawing>
          </mc:Choice>
          <mc:Fallback>
            <w:pict>
              <v:group w14:anchorId="6F56E2C9" id="グループ化 1003" o:spid="_x0000_s2010" style="position:absolute;margin-left:42.25pt;margin-top:10.45pt;width:326.3pt;height:113.3pt;z-index:251658647" coordsize="41440,14389"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">
                <v:group id="_x0000_s2011" style="position:absolute;width:41440;height:14389" coordorigin="-104" coordsize="41440,143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">
                  <v:group id="グループ化 733" o:spid="_x0000_s2012" style="position:absolute;left:-104;top:983;width:41439;height:13416" coordorigin="-294,221" coordsize="41440,134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">
                    <v:group id="グループ化 731" o:spid="_x0000_s2013" style="position:absolute;left:-294;top:221;width:41439;height:13416" coordorigin="-294,221" coordsize="41440,134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">
                      <v:group id="グループ化 727" o:spid="_x0000_s2014" style="position:absolute;left:-294;top:221;width:41439;height:13416" coordorigin="-294,221" coordsize="41440,134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">
                        <v:group id="_x0000_s2015" style="position:absolute;left:-294;top:221;width:41439;height:13416" coordorigin="-294,221" coordsize="41440,134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">
                          <v:rect id="正方形/長方形 1836275759" o:spid="_x0000_s2016" style="position:absolute;left:-294;top:221;width:41439;height:134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" fillcolor="window" strokecolor="windowText" strokeweight="1.5pt"/>
                          <v:group id="_x0000_s2017" style="position:absolute;left:-190;top:1667;width:41052;height:11653" coordorigin="133,2067" coordsize="41059,11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">
                            <v:shape id="フローチャート: 処理 388162357" o:spid="_x0000_s2018" type="#_x0000_t109" style="position:absolute;left:133;top:2067;width:41059;height:1166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" fillcolor="#f2f2f2" stroked="f" strokeweight="1pt">
                              <v:textbox inset="0,0,0,0">
                                <w:txbxContent>
                                  <w:p w14:paraId="0716BCFD" w14:textId="3BF1FD24" w:rsidR="00432DFC" w:rsidRDefault="00432DFC" w:rsidP="00432DFC">
                                    <w:pPr>
                                      <w:rPr>
                                        <w:rFonts w:ascii="ＭＳ ゴシック" w:eastAsia="游明朝" w:hAnsi="ＭＳ ゴシック" w:cs="Arial"/>
                                        <w:color w:val="000000"/>
                                        <w:sz w:val="16"/>
                                        <w:szCs w:val="16"/>
                                      </w:rPr>
                                    </w:pPr>
                                  </w:p>
                                </w:txbxContent>
                              </v:textbox>
                            </v:shape>
                            <v:group id="グループ化 450" o:spid="_x0000_s2019" style="position:absolute;left:3322;top:4385;width:8998;height:3077" coordorigin="2931,4133" coordsize="899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">
                              <v:shape id="_x0000_s2020" type="#_x0000_t202" style="position:absolute;left:2931;top:4133;width:5152;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" filled="f" stroked="f" strokeweight=".5pt">
                                <v:textbox>
                                  <w:txbxContent>
                                    <w:p w14:paraId="3AA96809" w14:textId="77777777" w:rsidR="00432DFC" w:rsidRPr="009B1C3D" w:rsidRDefault="00432DFC" w:rsidP="00432DF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v:textbox>
                              </v:shape>
                              <v:group id="グループ化 2146469121" o:spid="_x0000_s2021" style="position:absolute;left:7212;top:4632;width:4718;height:2111" coordorigin="7212,4632" coordsize="4718,21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">
                                <v:rect id="正方形/長方形 173807551" o:spid="_x0000_s2022" style="position:absolute;left:7212;top:4632;width:4718;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" fillcolor="window" strokecolor="#a6a6a6" strokeweight=".5pt"/>
                                <v:shape id="フローチャート: 組合せ 1220937122" o:spid="_x0000_s2023" type="#_x0000_t128" style="position:absolute;left:10031;top:5551;width:1034;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" filled="f" strokecolor="windowText" strokeweight=".5pt"/>
                              </v:group>
                              <v:rect id="正方形/長方形 949017368" o:spid="_x0000_s2024" style="position:absolute;left:9871;top:5079;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" fillcolor="window" strokecolor="window" strokeweight="1pt"/>
                            </v:group>
                            <v:shape id="_x0000_s2025" type="#_x0000_t109" style="position:absolute;left:22787;top:11597;width:4320;height:21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" fillcolor="#e7e6e6" strokecolor="#f2f2f2" strokeweight="1pt">
                              <v:shadow on="t" color="black" opacity="26214f" origin="-.5,-.5" offset=".24944mm,.24944mm"/>
                              <v:textbox inset="0,0,0,0">
                                <w:txbxContent>
                                  <w:p w14:paraId="1008F604" w14:textId="77777777" w:rsidR="00432DFC" w:rsidRDefault="00432DFC" w:rsidP="00432DFC">
                                    <w:pPr>
                                      <w:jc w:val="center"/>
                                      <w:rPr>
                                        <w:rFonts w:cs="Arial"/>
                                        <w:color w:val="000000"/>
                                        <w:sz w:val="16"/>
                                        <w:szCs w:val="16"/>
                                      </w:rPr>
                                    </w:pPr>
                                    <w:r>
                                      <w:rPr>
                                        <w:rFonts w:cs="Arial" w:hint="eastAsia"/>
                                        <w:color w:val="000000"/>
                                        <w:sz w:val="16"/>
                                        <w:szCs w:val="16"/>
                                      </w:rPr>
                                      <w:t xml:space="preserve">変更実行　</w:t>
                                    </w:r>
                                  </w:p>
                                </w:txbxContent>
                              </v:textbox>
                            </v:shape>
                            <v:shape id="フローチャート: 処理 1817105384" o:spid="_x0000_s2026" type="#_x0000_t109" style="position:absolute;left:14232;top:11583;width:6842;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" fillcolor="#e7e6e6" strokecolor="#f2f2f2" strokeweight="1pt">
                              <v:shadow on="t" color="black" opacity="26214f" origin="-.5,-.5" offset=".24944mm,.24944mm"/>
                              <v:textbox inset="0,0,0,0">
                                <w:txbxContent>
                                  <w:p w14:paraId="42D2BBA3" w14:textId="77777777" w:rsidR="00432DFC" w:rsidRDefault="00432DFC" w:rsidP="00432DFC">
                                    <w:pPr>
                                      <w:jc w:val="center"/>
                                      <w:rPr>
                                        <w:rFonts w:cs="Arial"/>
                                        <w:color w:val="000000"/>
                                        <w:sz w:val="16"/>
                                        <w:szCs w:val="16"/>
                                      </w:rPr>
                                    </w:pPr>
                                    <w:r>
                                      <w:rPr>
                                        <w:rFonts w:cs="Arial" w:hint="eastAsia"/>
                                        <w:color w:val="000000"/>
                                        <w:sz w:val="16"/>
                                        <w:szCs w:val="16"/>
                                      </w:rPr>
                                      <w:t xml:space="preserve">キャンセル　</w:t>
                                    </w:r>
                                  </w:p>
                                </w:txbxContent>
                              </v:textbox>
                            </v:shape>
                            <v:shape id="_x0000_s2027" type="#_x0000_t202" style="position:absolute;left:13009;top:4536;width:5727;height:29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" filled="f" stroked="f" strokeweight=".5pt">
                              <v:textbox>
                                <w:txbxContent>
                                  <w:p w14:paraId="2975414B" w14:textId="77777777" w:rsidR="00432DFC" w:rsidRPr="009B1C3D" w:rsidRDefault="00432DFC" w:rsidP="00432DF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v:textbox>
                            </v:shape>
                            <v:rect id="正方形/長方形 1796549577" o:spid="_x0000_s2028" style="position:absolute;left:18518;top:5297;width:5727;height:15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" fillcolor="window" stroked="f" strokeweight="0"/>
                            <v:shape id="_x0000_s2029" type="#_x0000_t202" style="position:absolute;left:23608;top:4521;width:2633;height:29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" filled="f" stroked="f" strokeweight=".5pt">
                              <v:textbox>
                                <w:txbxContent>
                                  <w:p w14:paraId="1256B55D" w14:textId="77777777" w:rsidR="00432DFC" w:rsidRPr="009B1C3D" w:rsidRDefault="00432DFC" w:rsidP="00432DF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v:textbox>
                            </v:shape>
                            <v:rect id="正方形/長方形 1902631922" o:spid="_x0000_s2030" style="position:absolute;left:26576;top:5331;width:3109;height:17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" fillcolor="window" stroked="f" strokeweight="0"/>
                            <v:shape id="_x0000_s2031" type="#_x0000_t202" style="position:absolute;left:29387;top:4596;width:2633;height:28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" filled="f" stroked="f" strokeweight=".5pt">
                              <v:textbox>
                                <w:txbxContent>
                                  <w:p w14:paraId="23785F78" w14:textId="77777777" w:rsidR="00432DFC" w:rsidRPr="009B1C3D" w:rsidRDefault="00432DFC" w:rsidP="00432DF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v:textbox>
                            </v:shape>
                            <v:rect id="正方形/長方形 914889746" o:spid="_x0000_s2032" style="position:absolute;left:32228;top:5297;width:3109;height:17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" fillcolor="window" stroked="f" strokeweight="0"/>
                            <v:shape id="_x0000_s2033" type="#_x0000_t202" style="position:absolute;left:34729;top:4693;width:2633;height:2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" filled="f" stroked="f" strokeweight=".5pt">
                              <v:textbox>
                                <w:txbxContent>
                                  <w:p w14:paraId="5BF3384A" w14:textId="77777777" w:rsidR="00432DFC" w:rsidRPr="009B1C3D" w:rsidRDefault="00432DFC" w:rsidP="00432DF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v:textbox>
                            </v:shape>
                          </v:group>
                        </v:group>
                        <v:shape id="フローチャート: 処理 1817105384" o:spid="_x0000_s2034" type="#_x0000_t109" style="position:absolute;left:25936;top:2003;width:4079;height:21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" fillcolor="#e7e6e6" strokecolor="#f2f2f2" strokeweight="1pt">
                          <v:shadow on="t" color="black" opacity="26214f" origin="-.5,-.5" offset=".24944mm,.24944mm"/>
                          <v:textbox inset="0,0,0,0">
                            <w:txbxContent>
                              <w:p w14:paraId="1CC3437B" w14:textId="77777777" w:rsidR="00432DFC" w:rsidRDefault="00432DFC" w:rsidP="00432DFC">
                                <w:pPr>
                                  <w:jc w:val="center"/>
                                  <w:rPr>
                                    <w:rFonts w:cs="Arial"/>
                                    <w:color w:val="000000"/>
                                    <w:sz w:val="16"/>
                                    <w:szCs w:val="16"/>
                                  </w:rPr>
                                </w:pPr>
                                <w:r>
                                  <w:rPr>
                                    <w:rFonts w:cs="Arial" w:hint="eastAsia"/>
                                    <w:color w:val="000000"/>
                                    <w:sz w:val="16"/>
                                    <w:szCs w:val="16"/>
                                  </w:rPr>
                                  <w:t xml:space="preserve">読込　</w:t>
                                </w:r>
                              </w:p>
                            </w:txbxContent>
                          </v:textbox>
                        </v:shape>
                        <v:rect id="正方形/長方形 1796549577" o:spid="_x0000_s2035" style="position:absolute;left:19071;top:2476;width:5725;height:15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" fillcolor="window" stroked="f" strokeweight="0"/>
                        <v:shape id="_x0000_s2036" type="#_x0000_t202" style="position:absolute;left:12410;top:1799;width:6657;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" filled="f" stroked="f" strokeweight=".5pt">
                          <v:textbox>
                            <w:txbxContent>
                              <w:p w14:paraId="0A007BEF" w14:textId="77777777" w:rsidR="00432DFC" w:rsidRPr="00590910" w:rsidRDefault="00432DFC" w:rsidP="00432DFC">
                                <w:pPr>
                                  <w:rPr>
                                    <w:rFonts w:ascii="ＭＳ Ｐゴシック" w:eastAsia="ＭＳ Ｐゴシック" w:hAnsi="ＭＳ Ｐゴシック" w:cs="Arial"/>
                                    <w:color w:val="000000"/>
                                    <w:sz w:val="10"/>
                                    <w:szCs w:val="10"/>
                                  </w:rPr>
                                </w:pPr>
                                <w:r w:rsidRPr="00590910">
                                  <w:rPr>
                                    <w:rFonts w:ascii="ＭＳ Ｐゴシック" w:eastAsia="ＭＳ Ｐゴシック" w:hAnsi="ＭＳ Ｐゴシック" w:cs="Arial" w:hint="eastAsia"/>
                                    <w:color w:val="000000"/>
                                    <w:sz w:val="10"/>
                                    <w:szCs w:val="10"/>
                                  </w:rPr>
                                  <w:t>対象の予約ID</w:t>
                                </w:r>
                              </w:p>
                            </w:txbxContent>
                          </v:textbox>
                        </v:shape>
                      </v:group>
                      <v:shape id="_x0000_s2037" type="#_x0000_t109" style="position:absolute;left:29043;top:11195;width:4319;height:21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" fillcolor="#e7e6e6" strokecolor="#f2f2f2" strokeweight="1pt">
                        <v:shadow on="t" color="black" opacity="26214f" origin="-.5,-.5" offset=".24944mm,.24944mm"/>
                        <v:textbox inset="0,0,0,0">
                          <w:txbxContent>
                            <w:p w14:paraId="4F9F46C8" w14:textId="77777777" w:rsidR="00432DFC" w:rsidRDefault="00432DFC" w:rsidP="00432DFC">
                              <w:pPr>
                                <w:jc w:val="center"/>
                                <w:rPr>
                                  <w:rFonts w:cs="Arial"/>
                                  <w:color w:val="000000"/>
                                  <w:sz w:val="16"/>
                                  <w:szCs w:val="16"/>
                                </w:rPr>
                              </w:pPr>
                              <w:r>
                                <w:rPr>
                                  <w:rFonts w:cs="Arial" w:hint="eastAsia"/>
                                  <w:color w:val="000000"/>
                                  <w:sz w:val="16"/>
                                  <w:szCs w:val="16"/>
                                </w:rPr>
                                <w:t xml:space="preserve">削除　</w:t>
                              </w:r>
                            </w:p>
                          </w:txbxContent>
                        </v:textbox>
                      </v:shape>
                    </v:group>
                    <v:group id="グループ化 732" o:spid="_x0000_s2038" style="position:absolute;left:1460;top:6223;width:35796;height:5072" coordsize="35795,50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">
                      <v:rect id="_x0000_s2039" style="position:absolute;left:15303;top:1238;width:4484;height:13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" fillcolor="window" strokecolor="#a6a6a6" strokeweight=".5pt"/>
                      <v:rect id="_x0000_s2040" style="position:absolute;left:22606;top:1047;width:4485;height:15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" fillcolor="window" strokecolor="#a6a6a6" strokeweight=".5pt"/>
                      <v:rect id="_x0000_s2041" style="position:absolute;left:29718;top:984;width:4152;height:155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" fillcolor="window" strokecolor="#a6a6a6" strokeweight=".5pt"/>
                      <v:rect id="_x0000_s2042" style="position:absolute;left:9048;top:1174;width:4712;height:16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" fillcolor="window" strokecolor="#a6a6a6" strokeweight=".5pt"/>
                      <v:shape id="_x0000_s2043" type="#_x0000_t202" style="position:absolute;top:349;width:9683;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" filled="f" stroked="f" strokeweight=".5pt">
                        <v:textbox>
                          <w:txbxContent>
                            <w:p w14:paraId="2C6B4105" w14:textId="77777777" w:rsidR="00432DFC" w:rsidRPr="009B1C3D" w:rsidRDefault="00432DFC" w:rsidP="00432DFC">
                              <w:pPr>
                                <w:rPr>
                                  <w:rFonts w:ascii="ＭＳ Ｐゴシック" w:eastAsia="ＭＳ Ｐゴシック" w:hAnsi="ＭＳ Ｐゴシック" w:cs="Arial"/>
                                  <w:color w:val="000000"/>
                                  <w:sz w:val="18"/>
                                  <w:szCs w:val="18"/>
                                </w:rPr>
                              </w:pPr>
                              <w:r w:rsidRPr="00783111">
                                <w:rPr>
                                  <w:rFonts w:ascii="ＭＳ Ｐゴシック" w:eastAsia="ＭＳ Ｐゴシック" w:hAnsi="ＭＳ Ｐゴシック" w:cs="Arial" w:hint="eastAsia"/>
                                  <w:color w:val="000000"/>
                                  <w:sz w:val="16"/>
                                  <w:szCs w:val="16"/>
                                </w:rPr>
                                <w:t>変更後の予約時</w:t>
                              </w:r>
                              <w:r>
                                <w:rPr>
                                  <w:rFonts w:ascii="ＭＳ Ｐゴシック" w:eastAsia="ＭＳ Ｐゴシック" w:hAnsi="ＭＳ Ｐゴシック" w:cs="Arial" w:hint="eastAsia"/>
                                  <w:color w:val="000000"/>
                                  <w:sz w:val="18"/>
                                  <w:szCs w:val="18"/>
                                </w:rPr>
                                <w:t>間</w:t>
                              </w:r>
                            </w:p>
                          </w:txbxContent>
                        </v:textbox>
                      </v:shape>
                      <v:shape id="_x0000_s2044" type="#_x0000_t202" style="position:absolute;left:8699;top:2000;width:26041;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" filled="f" stroked="f" strokeweight=".5pt">
                        <v:textbox>
                          <w:txbxContent>
                            <w:p w14:paraId="29AA38E8" w14:textId="77777777" w:rsidR="00432DFC" w:rsidRPr="009B1C3D" w:rsidRDefault="0040175F" w:rsidP="00432DF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6"/>
                                  <w:szCs w:val="16"/>
                                </w:rPr>
                                <w:t>自分以外の予約は変更できません。</w:t>
                              </w:r>
                            </w:p>
                          </w:txbxContent>
                        </v:textbox>
                      </v:shape>
                      <v:shape id="_x0000_s2045" type="#_x0000_t202" style="position:absolute;left:12922;top:444;width:2076;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" filled="f" stroked="f" strokeweight=".5pt">
                        <v:textbox>
                          <w:txbxContent>
                            <w:p w14:paraId="0255D8D4" w14:textId="77777777" w:rsidR="00432DFC" w:rsidRPr="009B1C3D" w:rsidRDefault="00432DFC" w:rsidP="00432DF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時</w:t>
                              </w:r>
                              <w:r w:rsidRPr="00614E1A">
                                <w:rPr>
                                  <w:rFonts w:ascii="ＭＳ Ｐゴシック" w:eastAsia="ＭＳ Ｐゴシック" w:hAnsi="ＭＳ Ｐゴシック" w:cs="Arial"/>
                                  <w:noProof/>
                                  <w:color w:val="000000"/>
                                  <w:sz w:val="18"/>
                                  <w:szCs w:val="18"/>
                                </w:rPr>
                                <w:drawing>
                                  <wp:inline distT="0" distB="0" distL="0" distR="0" wp14:anchorId="0B6FE1EC" wp14:editId="5E3AE403">
                                    <wp:extent cx="18415" cy="10795"/>
                                    <wp:effectExtent l="0" t="0" r="0" b="0"/>
                                    <wp:docPr id="1514770252"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v:textbox>
                      </v:shape>
                      <v:shape id="_x0000_s2046" type="#_x0000_t202" style="position:absolute;left:19113;top:381;width:4233;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" filled="f" stroked="f" strokeweight=".5pt">
                        <v:textbox>
                          <w:txbxContent>
                            <w:p w14:paraId="326BE780" w14:textId="77777777" w:rsidR="00432DFC" w:rsidRPr="009B1C3D" w:rsidRDefault="00432DFC" w:rsidP="00432DFC">
                              <w:pPr>
                                <w:rPr>
                                  <w:rFonts w:ascii="ＭＳ Ｐゴシック" w:eastAsia="ＭＳ Ｐゴシック" w:hAnsi="ＭＳ Ｐゴシック" w:cs="Arial"/>
                                  <w:color w:val="000000"/>
                                  <w:sz w:val="18"/>
                                  <w:szCs w:val="18"/>
                                </w:rPr>
                              </w:pPr>
                              <w:r w:rsidRPr="00614E1A">
                                <w:rPr>
                                  <w:rFonts w:ascii="ＭＳ Ｐゴシック" w:eastAsia="ＭＳ Ｐゴシック" w:hAnsi="ＭＳ Ｐゴシック" w:cs="Arial" w:hint="eastAsia"/>
                                  <w:color w:val="000000"/>
                                  <w:sz w:val="16"/>
                                  <w:szCs w:val="16"/>
                                </w:rPr>
                                <w:t>分～</w:t>
                              </w:r>
                              <w:r w:rsidRPr="00614E1A">
                                <w:rPr>
                                  <w:rFonts w:ascii="ＭＳ Ｐゴシック" w:eastAsia="ＭＳ Ｐゴシック" w:hAnsi="ＭＳ Ｐゴシック" w:cs="Arial"/>
                                  <w:noProof/>
                                  <w:color w:val="000000"/>
                                  <w:sz w:val="18"/>
                                  <w:szCs w:val="18"/>
                                </w:rPr>
                                <w:drawing>
                                  <wp:inline distT="0" distB="0" distL="0" distR="0" wp14:anchorId="5CAE9DA9" wp14:editId="31E3333D">
                                    <wp:extent cx="18415" cy="10795"/>
                                    <wp:effectExtent l="0" t="0" r="0" b="0"/>
                                    <wp:docPr id="947861234"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v:textbox>
                      </v:shape>
                      <v:shape id="_x0000_s2047" type="#_x0000_t202" style="position:absolute;left:27082;top:285;width:2077;height:30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" filled="f" stroked="f" strokeweight=".5pt">
                        <v:textbox>
                          <w:txbxContent>
                            <w:p w14:paraId="709CF2F7" w14:textId="77777777" w:rsidR="00432DFC" w:rsidRPr="009B1C3D" w:rsidRDefault="00432DFC" w:rsidP="00432DF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時</w:t>
                              </w:r>
                              <w:r w:rsidRPr="00614E1A">
                                <w:rPr>
                                  <w:rFonts w:ascii="ＭＳ Ｐゴシック" w:eastAsia="ＭＳ Ｐゴシック" w:hAnsi="ＭＳ Ｐゴシック" w:cs="Arial"/>
                                  <w:noProof/>
                                  <w:color w:val="000000"/>
                                  <w:sz w:val="18"/>
                                  <w:szCs w:val="18"/>
                                </w:rPr>
                                <w:drawing>
                                  <wp:inline distT="0" distB="0" distL="0" distR="0" wp14:anchorId="5183A2BC" wp14:editId="4206F2CB">
                                    <wp:extent cx="18415" cy="10795"/>
                                    <wp:effectExtent l="0" t="0" r="0" b="0"/>
                                    <wp:docPr id="1957854020"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v:textbox>
                      </v:shape>
                      <v:shape id="_x0000_s2048" type="#_x0000_t202" style="position:absolute;left:32956;width:2839;height:3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" filled="f" stroked="f" strokeweight=".5pt">
                        <v:textbox>
                          <w:txbxContent>
                            <w:p w14:paraId="5021D9ED" w14:textId="77777777" w:rsidR="00432DFC" w:rsidRPr="009B1C3D" w:rsidRDefault="00432DFC" w:rsidP="00432DFC">
                              <w:pPr>
                                <w:rPr>
                                  <w:rFonts w:ascii="ＭＳ Ｐゴシック" w:eastAsia="ＭＳ Ｐゴシック" w:hAnsi="ＭＳ Ｐゴシック" w:cs="Arial"/>
                                  <w:color w:val="000000"/>
                                  <w:sz w:val="18"/>
                                  <w:szCs w:val="18"/>
                                </w:rPr>
                              </w:pPr>
                              <w:r w:rsidRPr="00614E1A">
                                <w:rPr>
                                  <w:rFonts w:ascii="ＭＳ Ｐゴシック" w:eastAsia="ＭＳ Ｐゴシック" w:hAnsi="ＭＳ Ｐゴシック" w:cs="Arial" w:hint="eastAsia"/>
                                  <w:color w:val="000000"/>
                                  <w:sz w:val="16"/>
                                  <w:szCs w:val="16"/>
                                </w:rPr>
                                <w:t>分</w:t>
                              </w:r>
                              <w:r w:rsidRPr="00614E1A">
                                <w:rPr>
                                  <w:rFonts w:ascii="ＭＳ Ｐゴシック" w:eastAsia="ＭＳ Ｐゴシック" w:hAnsi="ＭＳ Ｐゴシック" w:cs="Arial"/>
                                  <w:noProof/>
                                  <w:color w:val="000000"/>
                                  <w:sz w:val="18"/>
                                  <w:szCs w:val="18"/>
                                </w:rPr>
                                <w:drawing>
                                  <wp:inline distT="0" distB="0" distL="0" distR="0" wp14:anchorId="157DF6C7" wp14:editId="1C70DB3B">
                                    <wp:extent cx="18415" cy="10795"/>
                                    <wp:effectExtent l="0" t="0" r="0" b="0"/>
                                    <wp:docPr id="381815659" name="図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15" cy="10795"/>
                                            </a:xfrm>
                                            <a:prstGeom prst="rect">
                                              <a:avLst/>
                                            </a:prstGeom>
                                            <a:noFill/>
                                            <a:ln>
                                              <a:noFill/>
                                            </a:ln>
                                          </pic:spPr>
                                        </pic:pic>
                                      </a:graphicData>
                                    </a:graphic>
                                  </wp:inline>
                                </w:drawing>
                              </w:r>
                            </w:p>
                          </w:txbxContent>
                        </v:textbox>
                      </v:shape>
                    </v:group>
                  </v:group>
                  <v:shape id="テキスト ボックス 734" o:spid="_x0000_s2049" type="#_x0000_t202" style="position:absolute;width:8871;height:2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" filled="f" stroked="f" strokeweight=".5pt">
                    <v:textbox>
                      <w:txbxContent>
                        <w:p w14:paraId="3DB23E07" w14:textId="77777777" w:rsidR="00432DFC" w:rsidRPr="000A5757" w:rsidRDefault="00432DFC" w:rsidP="00432DFC">
                          <w:pPr>
                            <w:rPr>
                              <w:sz w:val="8"/>
                              <w:szCs w:val="10"/>
                            </w:rPr>
                          </w:pPr>
                          <w:r w:rsidRPr="000A5757">
                            <w:rPr>
                              <w:rFonts w:hint="eastAsia"/>
                              <w:sz w:val="8"/>
                              <w:szCs w:val="10"/>
                            </w:rPr>
                            <w:t>予約変更</w:t>
                          </w:r>
                        </w:p>
                      </w:txbxContent>
                    </v:textbox>
                  </v:shape>
                </v:group>
                <v:shape id="図 885" o:spid="_x0000_s2050" type="#_x0000_t75" style="position:absolute;left:18748;top:2433;width:5455;height:34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">
                  <v:imagedata r:id="rId22" o:title=""/>
                </v:shape>
              </v:group>
            </w:pict>
          </mc:Fallback>
        </mc:AlternateContent>
      </w:r>
      <w:bookmarkEnd w:id="344"/>
      <w:bookmarkEnd w:id="345"/>
      <w:bookmarkEnd w:id="346"/>
    </w:p>
    <w:p w14:paraId="55F99F20" w14:textId="7A0A8C28" w:rsidR="00C11FFE" w:rsidRDefault="00C11FFE" w:rsidP="00C11FFE">
      <w:pPr>
        <w:widowControl/>
        <w:jc w:val="left"/>
      </w:pPr>
    </w:p>
    <w:p w14:paraId="203DE174" w14:textId="3CE85269" w:rsidR="00C11FFE" w:rsidRDefault="00C11FFE" w:rsidP="00C11FFE">
      <w:pPr>
        <w:widowControl/>
        <w:jc w:val="left"/>
      </w:pPr>
    </w:p>
    <w:p w14:paraId="4ABD6AC0" w14:textId="4DA42BCE" w:rsidR="00C11FFE" w:rsidRDefault="00C11FFE" w:rsidP="00C11FFE">
      <w:pPr>
        <w:widowControl/>
        <w:jc w:val="left"/>
      </w:pPr>
    </w:p>
    <w:p w14:paraId="450CC184" w14:textId="4DF41FDF" w:rsidR="00C11FFE" w:rsidRDefault="00C11FFE" w:rsidP="00C11FFE">
      <w:pPr>
        <w:widowControl/>
        <w:jc w:val="left"/>
      </w:pPr>
    </w:p>
    <w:p w14:paraId="6C38DCC3" w14:textId="44C01D05" w:rsidR="00C11FFE" w:rsidRDefault="00C11FFE" w:rsidP="00C11FFE">
      <w:pPr>
        <w:widowControl/>
        <w:jc w:val="left"/>
      </w:pPr>
    </w:p>
    <w:p w14:paraId="7C5DA3C7" w14:textId="2E4A8D7A" w:rsidR="00C11FFE" w:rsidRDefault="00C11FFE" w:rsidP="00C11FFE">
      <w:pPr>
        <w:widowControl/>
        <w:jc w:val="left"/>
      </w:pPr>
    </w:p>
    <w:p w14:paraId="37462F70" w14:textId="77777777" w:rsidR="00C11FFE" w:rsidRDefault="00C11FFE" w:rsidP="00C11FFE">
      <w:pPr>
        <w:widowControl/>
        <w:jc w:val="left"/>
      </w:pPr>
    </w:p>
    <w:p w14:paraId="2248F305" w14:textId="77777777" w:rsidR="00C11FFE" w:rsidRDefault="00C11FFE" w:rsidP="00C11FFE">
      <w:pPr>
        <w:widowControl/>
        <w:jc w:val="left"/>
      </w:pPr>
    </w:p>
    <w:p w14:paraId="03FC66ED" w14:textId="77777777" w:rsidR="00C11FFE" w:rsidRDefault="00C11FFE" w:rsidP="00C11FFE">
      <w:pPr>
        <w:widowControl/>
        <w:jc w:val="left"/>
      </w:pPr>
    </w:p>
    <w:p w14:paraId="38926FD2" w14:textId="5F9C76F0" w:rsidR="00C11FFE" w:rsidRDefault="0040175F" w:rsidP="00C11FFE">
      <w:pPr>
        <w:widowControl/>
        <w:jc w:val="left"/>
      </w:pPr>
      <w:r>
        <w:rPr>
          <w:rFonts w:hint="eastAsia"/>
        </w:rPr>
        <w:t xml:space="preserve">　　　　</w:t>
      </w:r>
      <w:bookmarkStart w:id="347" w:name="_Toc234575195"/>
      <w:bookmarkStart w:id="348" w:name="_Toc234940589"/>
      <w:r>
        <w:rPr>
          <w:rFonts w:hint="eastAsia"/>
        </w:rPr>
        <w:t>結果：</w:t>
      </w:r>
      <w:r w:rsidR="003B53B1">
        <w:rPr>
          <w:rFonts w:hint="eastAsia"/>
        </w:rPr>
        <w:t>エラーメッセージ(自分以外の予約は変更できません。</w:t>
      </w:r>
      <w:proofErr w:type="gramStart"/>
      <w:r w:rsidR="003B53B1">
        <w:rPr>
          <w:rFonts w:hint="eastAsia"/>
        </w:rPr>
        <w:t>)</w:t>
      </w:r>
      <w:r w:rsidR="008A1339">
        <w:rPr>
          <w:rFonts w:hint="eastAsia"/>
        </w:rPr>
        <w:t>を</w:t>
      </w:r>
      <w:proofErr w:type="gramEnd"/>
      <w:r w:rsidR="008A1339">
        <w:rPr>
          <w:rFonts w:hint="eastAsia"/>
        </w:rPr>
        <w:t>表示</w:t>
      </w:r>
      <w:bookmarkEnd w:id="347"/>
      <w:bookmarkEnd w:id="348"/>
    </w:p>
    <w:p w14:paraId="544C52E7" w14:textId="128BBEB5" w:rsidR="008A1339" w:rsidRDefault="008A1339" w:rsidP="00C11FFE">
      <w:pPr>
        <w:widowControl/>
        <w:jc w:val="left"/>
      </w:pPr>
      <w:r>
        <w:rPr>
          <w:rFonts w:hint="eastAsia"/>
        </w:rPr>
        <w:t xml:space="preserve">　　　　</w:t>
      </w:r>
      <w:bookmarkStart w:id="349" w:name="_Toc234575196"/>
      <w:bookmarkStart w:id="350" w:name="_Toc234940590"/>
      <w:r w:rsidRPr="008A1339">
        <w:t>表示後は、ログイン中の予約変更ダイアログ表示4.3.9.2(再度入力が可能になる)に戻る</w:t>
      </w:r>
      <w:bookmarkEnd w:id="349"/>
      <w:bookmarkEnd w:id="350"/>
      <w:r>
        <w:br/>
      </w:r>
      <w:r>
        <w:br/>
      </w:r>
    </w:p>
    <w:p w14:paraId="5FB73062" w14:textId="4431E6C4" w:rsidR="00993FF6" w:rsidRDefault="000E76E3" w:rsidP="00A17BAF">
      <w:pPr>
        <w:pStyle w:val="a4"/>
        <w:widowControl/>
        <w:numPr>
          <w:ilvl w:val="3"/>
          <w:numId w:val="1"/>
        </w:numPr>
        <w:ind w:leftChars="0"/>
        <w:jc w:val="left"/>
        <w:outlineLvl w:val="3"/>
      </w:pPr>
      <w:bookmarkStart w:id="351" w:name="_Toc234940591"/>
      <w:r>
        <w:rPr>
          <w:rFonts w:hint="eastAsia"/>
        </w:rPr>
        <w:t>予約変更成功</w:t>
      </w:r>
      <w:bookmarkEnd w:id="351"/>
    </w:p>
    <w:p w14:paraId="5D09B1B8" w14:textId="131A0B20" w:rsidR="00B50A23" w:rsidRDefault="008A1339" w:rsidP="00B50A23">
      <w:pPr>
        <w:widowControl/>
        <w:jc w:val="left"/>
      </w:pPr>
      <w:bookmarkStart w:id="352" w:name="_Toc234575198"/>
      <w:bookmarkStart w:id="353" w:name="_Toc234575882"/>
      <w:bookmarkStart w:id="354" w:name="_Toc234940592"/>
      <w:r>
        <w:rPr>
          <w:noProof/>
        </w:rPr>
        <mc:AlternateContent>
          <mc:Choice Requires="wpg">
            <w:drawing>
              <wp:anchor distT="0" distB="0" distL="114300" distR="114300" simplePos="0" relativeHeight="251658648" behindDoc="1" locked="0" layoutInCell="1" allowOverlap="1" wp14:anchorId="4DD7C9B1" wp14:editId="3C7BC220">
                <wp:simplePos x="0" y="0"/>
                <wp:positionH relativeFrom="column">
                  <wp:posOffset>373596</wp:posOffset>
                </wp:positionH>
                <wp:positionV relativeFrom="paragraph">
                  <wp:posOffset>8890</wp:posOffset>
                </wp:positionV>
                <wp:extent cx="5769610" cy="2679700"/>
                <wp:effectExtent l="57150" t="0" r="59690" b="44450"/>
                <wp:wrapNone/>
                <wp:docPr id="1738450433" name="グループ化 718"/>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1640620161" name="グループ化 717"/>
                        <wpg:cNvGrpSpPr/>
                        <wpg:grpSpPr>
                          <a:xfrm>
                            <a:off x="0" y="0"/>
                            <a:ext cx="5769610" cy="2679700"/>
                            <a:chOff x="0" y="0"/>
                            <a:chExt cx="5769610" cy="2679700"/>
                          </a:xfrm>
                        </wpg:grpSpPr>
                        <wpg:grpSp>
                          <wpg:cNvPr id="189569292" name="グループ化 1"/>
                          <wpg:cNvGrpSpPr/>
                          <wpg:grpSpPr>
                            <a:xfrm>
                              <a:off x="0" y="0"/>
                              <a:ext cx="5769610" cy="2679700"/>
                              <a:chOff x="0" y="0"/>
                              <a:chExt cx="5769610" cy="2679700"/>
                            </a:xfrm>
                          </wpg:grpSpPr>
                          <wpg:grpSp>
                            <wpg:cNvPr id="1467225742" name="グループ化 1467225742"/>
                            <wpg:cNvGrpSpPr/>
                            <wpg:grpSpPr>
                              <a:xfrm>
                                <a:off x="0" y="0"/>
                                <a:ext cx="5769610" cy="2679700"/>
                                <a:chOff x="0" y="0"/>
                                <a:chExt cx="5769763" cy="2679818"/>
                              </a:xfrm>
                            </wpg:grpSpPr>
                            <wps:wsp>
                              <wps:cNvPr id="18262170" name="正方形/長方形 18262170"/>
                              <wps:cNvSpPr/>
                              <wps:spPr>
                                <a:xfrm>
                                  <a:off x="0" y="47130"/>
                                  <a:ext cx="5767070" cy="2632688"/>
                                </a:xfrm>
                                <a:prstGeom prst="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4060548" name="フローチャート: 処理 1904060548"/>
                              <wps:cNvSpPr/>
                              <wps:spPr>
                                <a:xfrm>
                                  <a:off x="223594" y="928165"/>
                                  <a:ext cx="5368290" cy="1389686"/>
                                </a:xfrm>
                                <a:prstGeom prst="flowChartProcess">
                                  <a:avLst/>
                                </a:prstGeom>
                                <a:solidFill>
                                  <a:sysClr val="window" lastClr="FFFFFF">
                                    <a:lumMod val="85000"/>
                                  </a:sysClr>
                                </a:solidFill>
                                <a:ln w="12700" cap="flat" cmpd="sng" algn="ctr">
                                  <a:solidFill>
                                    <a:sysClr val="window" lastClr="FFFFFF"/>
                                  </a:solidFill>
                                  <a:prstDash val="solid"/>
                                  <a:miter lim="800000"/>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ysClr val="window" lastClr="FFFFFF"/>
                                  </a:extrusionClr>
                                  <a:contourClr>
                                    <a:sysClr val="window" lastClr="FFFFFF"/>
                                  </a:contourClr>
                                </a:sp3d>
                              </wps:spPr>
                              <wps:txbx>
                                <w:txbxContent>
                                  <w:p w14:paraId="3B96E3FE" w14:textId="77777777" w:rsidR="00DC77C5" w:rsidRPr="006D6FA5" w:rsidRDefault="00DC77C5" w:rsidP="00DC77C5">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24421832" name="テキスト ボックス 1624421832"/>
                              <wps:cNvSpPr txBox="1"/>
                              <wps:spPr>
                                <a:xfrm>
                                  <a:off x="4661688" y="0"/>
                                  <a:ext cx="1108075" cy="324485"/>
                                </a:xfrm>
                                <a:prstGeom prst="rect">
                                  <a:avLst/>
                                </a:prstGeom>
                                <a:noFill/>
                                <a:ln w="6350">
                                  <a:noFill/>
                                </a:ln>
                              </wps:spPr>
                              <wps:txbx>
                                <w:txbxContent>
                                  <w:p w14:paraId="167B314C" w14:textId="77777777" w:rsidR="00DC77C5" w:rsidRPr="00DC0354" w:rsidRDefault="00DC77C5" w:rsidP="00DC77C5">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7905654" name="テキスト ボックス 927905654"/>
                              <wps:cNvSpPr txBox="1"/>
                              <wps:spPr>
                                <a:xfrm>
                                  <a:off x="897296" y="233606"/>
                                  <a:ext cx="1100455" cy="260985"/>
                                </a:xfrm>
                                <a:prstGeom prst="rect">
                                  <a:avLst/>
                                </a:prstGeom>
                                <a:noFill/>
                                <a:ln w="6350">
                                  <a:noFill/>
                                </a:ln>
                              </wps:spPr>
                              <wps:txbx>
                                <w:txbxContent>
                                  <w:p w14:paraId="313D595A" w14:textId="77777777" w:rsidR="00DC77C5" w:rsidRPr="00AD64C6" w:rsidRDefault="00DC77C5" w:rsidP="00DC77C5">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7462434" name="テキスト ボックス 267462434"/>
                              <wps:cNvSpPr txBox="1"/>
                              <wps:spPr>
                                <a:xfrm>
                                  <a:off x="2819539" y="223594"/>
                                  <a:ext cx="791210" cy="260985"/>
                                </a:xfrm>
                                <a:prstGeom prst="rect">
                                  <a:avLst/>
                                </a:prstGeom>
                                <a:noFill/>
                                <a:ln w="6350">
                                  <a:noFill/>
                                </a:ln>
                              </wps:spPr>
                              <wps:txbx>
                                <w:txbxContent>
                                  <w:p w14:paraId="3625C627" w14:textId="77777777" w:rsidR="00DC77C5" w:rsidRPr="00AD64C6" w:rsidRDefault="00DC77C5" w:rsidP="00DC77C5">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9214447" name="フローチャート: 処理 869214447"/>
                              <wps:cNvSpPr/>
                              <wps:spPr>
                                <a:xfrm>
                                  <a:off x="1968963" y="274070"/>
                                  <a:ext cx="471170" cy="23368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548267C8" w14:textId="77777777" w:rsidR="00DC77C5" w:rsidRPr="00A5547C" w:rsidRDefault="00DC77C5" w:rsidP="00DC77C5">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37685293" name="テキスト ボックス 437685293"/>
                              <wps:cNvSpPr txBox="1"/>
                              <wps:spPr>
                                <a:xfrm>
                                  <a:off x="1998581" y="540631"/>
                                  <a:ext cx="520608" cy="287002"/>
                                </a:xfrm>
                                <a:prstGeom prst="rect">
                                  <a:avLst/>
                                </a:prstGeom>
                                <a:noFill/>
                                <a:ln w="6350">
                                  <a:noFill/>
                                </a:ln>
                              </wps:spPr>
                              <wps:txbx>
                                <w:txbxContent>
                                  <w:p w14:paraId="505EAAC1" w14:textId="77777777" w:rsidR="00DC77C5" w:rsidRPr="00AD64C6" w:rsidRDefault="00DC77C5" w:rsidP="00DC77C5">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1524790" name="正方形/長方形 861524790"/>
                              <wps:cNvSpPr/>
                              <wps:spPr>
                                <a:xfrm>
                                  <a:off x="2402386" y="597364"/>
                                  <a:ext cx="476853" cy="196896"/>
                                </a:xfrm>
                                <a:prstGeom prst="rect">
                                  <a:avLst/>
                                </a:prstGeom>
                                <a:solidFill>
                                  <a:sysClr val="window" lastClr="FFFFFF"/>
                                </a:solidFill>
                                <a:ln w="6350" cap="flat" cmpd="sng" algn="ctr">
                                  <a:solidFill>
                                    <a:sysClr val="window" lastClr="FFFFFF">
                                      <a:lumMod val="6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1861544" name="テキスト ボックス 1061861544"/>
                              <wps:cNvSpPr txBox="1"/>
                              <wps:spPr>
                                <a:xfrm>
                                  <a:off x="2359002" y="530619"/>
                                  <a:ext cx="378497" cy="287002"/>
                                </a:xfrm>
                                <a:prstGeom prst="rect">
                                  <a:avLst/>
                                </a:prstGeom>
                                <a:noFill/>
                                <a:ln w="6350">
                                  <a:noFill/>
                                </a:ln>
                              </wps:spPr>
                              <wps:txbx>
                                <w:txbxContent>
                                  <w:p w14:paraId="007CECCD" w14:textId="77777777" w:rsidR="00DC77C5" w:rsidRPr="0075349F" w:rsidRDefault="00DC77C5" w:rsidP="00DC77C5">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38340579" name="グループ化 2038340579"/>
                              <wpg:cNvGrpSpPr/>
                              <wpg:grpSpPr>
                                <a:xfrm>
                                  <a:off x="2706073" y="637410"/>
                                  <a:ext cx="153512" cy="90105"/>
                                  <a:chOff x="0" y="0"/>
                                  <a:chExt cx="153512" cy="90105"/>
                                </a:xfrm>
                              </wpg:grpSpPr>
                              <wps:wsp>
                                <wps:cNvPr id="185971564" name="フローチャート: 組合せ 185971564"/>
                                <wps:cNvSpPr/>
                                <wps:spPr>
                                  <a:xfrm>
                                    <a:off x="25725" y="30035"/>
                                    <a:ext cx="104427" cy="60070"/>
                                  </a:xfrm>
                                  <a:prstGeom prst="flowChartMerg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1299066" name="正方形/長方形 1911299066"/>
                                <wps:cNvSpPr/>
                                <wps:spPr>
                                  <a:xfrm>
                                    <a:off x="0" y="0"/>
                                    <a:ext cx="153512" cy="45719"/>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04685746" name="フローチャート: 処理 504685746"/>
                              <wps:cNvSpPr/>
                              <wps:spPr>
                                <a:xfrm>
                                  <a:off x="3140330" y="587769"/>
                                  <a:ext cx="471170" cy="23368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19A0C42E" w14:textId="77777777" w:rsidR="00DC77C5" w:rsidRPr="00A5547C" w:rsidRDefault="00DC77C5" w:rsidP="00DC77C5">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034018976" name="フローチャート: 処理 1"/>
                            <wps:cNvSpPr/>
                            <wps:spPr>
                              <a:xfrm>
                                <a:off x="1931164" y="2377017"/>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68EED9BB" w14:textId="77777777" w:rsidR="00DC77C5" w:rsidRPr="00A5547C" w:rsidRDefault="00DC77C5" w:rsidP="00DC77C5">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pic:pic xmlns:pic="http://schemas.openxmlformats.org/drawingml/2006/picture">
                          <pic:nvPicPr>
                            <pic:cNvPr id="1816106166" name="図 725"/>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3803650" y="575734"/>
                              <a:ext cx="481330" cy="240665"/>
                            </a:xfrm>
                            <a:prstGeom prst="rect">
                              <a:avLst/>
                            </a:prstGeom>
                            <a:noFill/>
                            <a:ln>
                              <a:noFill/>
                            </a:ln>
                          </pic:spPr>
                        </pic:pic>
                        <wps:wsp>
                          <wps:cNvPr id="743817622" name="フローチャート: 処理 1"/>
                          <wps:cNvSpPr/>
                          <wps:spPr>
                            <a:xfrm>
                              <a:off x="3524250" y="262467"/>
                              <a:ext cx="1172814" cy="22668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30474323" w14:textId="77777777" w:rsidR="00DC77C5" w:rsidRPr="008E4BAC" w:rsidRDefault="00DC77C5" w:rsidP="00DC77C5">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TK190000</w:t>
                                </w:r>
                                <w:r w:rsidRPr="00732AFE">
                                  <w:rPr>
                                    <w:rFonts w:ascii="ＭＳ ゴシック" w:eastAsia="ＭＳ ゴシック" w:hAnsi="ＭＳ ゴシック"/>
                                    <w:noProof/>
                                    <w:color w:val="000000" w:themeColor="text1"/>
                                    <w:sz w:val="16"/>
                                    <w:szCs w:val="16"/>
                                  </w:rPr>
                                  <w:drawing>
                                    <wp:inline distT="0" distB="0" distL="0" distR="0" wp14:anchorId="2247C568" wp14:editId="366CE592">
                                      <wp:extent cx="1095375" cy="213360"/>
                                      <wp:effectExtent l="0" t="0" r="9525" b="0"/>
                                      <wp:docPr id="296759812" name="図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sidRPr="005C6D0F">
                                  <w:rPr>
                                    <w:rFonts w:ascii="ＭＳ ゴシック" w:eastAsia="ＭＳ ゴシック" w:hAnsi="ＭＳ ゴシック"/>
                                    <w:noProof/>
                                    <w:color w:val="000000" w:themeColor="text1"/>
                                    <w:sz w:val="16"/>
                                    <w:szCs w:val="16"/>
                                  </w:rPr>
                                  <w:drawing>
                                    <wp:inline distT="0" distB="0" distL="0" distR="0" wp14:anchorId="0AAFF420" wp14:editId="1B351A30">
                                      <wp:extent cx="1095375" cy="213360"/>
                                      <wp:effectExtent l="0" t="0" r="9525" b="0"/>
                                      <wp:docPr id="258880451" name="図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7555797" name="フローチャート: 処理 1"/>
                          <wps:cNvSpPr/>
                          <wps:spPr>
                            <a:xfrm>
                              <a:off x="2641600" y="2374901"/>
                              <a:ext cx="754380"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5F3A5D81" w14:textId="77777777" w:rsidR="00DC77C5" w:rsidRPr="00A5547C" w:rsidRDefault="00DC77C5" w:rsidP="00DC77C5">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697639458" name="フローチャート: 処理 1"/>
                        <wps:cNvSpPr/>
                        <wps:spPr>
                          <a:xfrm>
                            <a:off x="3608916" y="2370666"/>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7F97F2FA" w14:textId="77777777" w:rsidR="00DC77C5" w:rsidRDefault="00DC77C5" w:rsidP="00DC77C5">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p>
                            <w:p w14:paraId="03515005" w14:textId="77777777" w:rsidR="00DC77C5" w:rsidRPr="00A5547C" w:rsidRDefault="00DC77C5" w:rsidP="00DC77C5">
                              <w:pP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D7C9B1" id="_x0000_s2051" style="position:absolute;margin-left:29.4pt;margin-top:.7pt;width:454.3pt;height:211pt;z-index:-251657832;mso-width-relative:margin;mso-height-relative:margin" coordsize="57696,26797"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">
                <v:group id="_x0000_s2052" style="position:absolute;width:57696;height:26797" coordsize="57696,2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">
                  <v:group id="_x0000_s2053" style="position:absolute;width:57696;height:26797" coordsize="57696,2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">
                    <v:group id="グループ化 1467225742" o:spid="_x0000_s2054"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">
                      <v:rect id="正方形/長方形 18262170" o:spid="_x0000_s2055"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" fillcolor="window" strokecolor="windowText" strokeweight="1pt"/>
                      <v:shape id="フローチャート: 処理 1904060548" o:spid="_x0000_s2056"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" fillcolor="#d9d9d9" strokecolor="window" strokeweight="1pt">
                        <v:textbox inset="0,0,0,0">
                          <w:txbxContent>
                            <w:p w14:paraId="3B96E3FE" w14:textId="77777777" w:rsidR="00DC77C5" w:rsidRPr="006D6FA5" w:rsidRDefault="00DC77C5" w:rsidP="00DC77C5">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1624421832" o:spid="_x0000_s2057"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" filled="f" stroked="f" strokeweight=".5pt">
                        <v:textbox>
                          <w:txbxContent>
                            <w:p w14:paraId="167B314C" w14:textId="77777777" w:rsidR="00DC77C5" w:rsidRPr="00DC0354" w:rsidRDefault="00DC77C5" w:rsidP="00DC77C5">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927905654" o:spid="_x0000_s2058"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" filled="f" stroked="f" strokeweight=".5pt">
                        <v:textbox>
                          <w:txbxContent>
                            <w:p w14:paraId="313D595A" w14:textId="77777777" w:rsidR="00DC77C5" w:rsidRPr="00AD64C6" w:rsidRDefault="00DC77C5" w:rsidP="00DC77C5">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267462434" o:spid="_x0000_s2059"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" filled="f" stroked="f" strokeweight=".5pt">
                        <v:textbox>
                          <w:txbxContent>
                            <w:p w14:paraId="3625C627" w14:textId="77777777" w:rsidR="00DC77C5" w:rsidRPr="00AD64C6" w:rsidRDefault="00DC77C5" w:rsidP="00DC77C5">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869214447" o:spid="_x0000_s2060"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" fillcolor="#e7e6e6" strokecolor="#f2f2f2" strokeweight="1pt">
                        <v:shadow on="t" color="black" opacity="26214f" origin="-.5,-.5" offset=".24944mm,.24944mm"/>
                        <v:textbox inset="0,0,0,0">
                          <w:txbxContent>
                            <w:p w14:paraId="548267C8" w14:textId="77777777" w:rsidR="00DC77C5" w:rsidRPr="00A5547C" w:rsidRDefault="00DC77C5" w:rsidP="00DC77C5">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v:textbox>
                      </v:shape>
                      <v:shape id="テキスト ボックス 437685293" o:spid="_x0000_s2061"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" filled="f" stroked="f" strokeweight=".5pt">
                        <v:textbox>
                          <w:txbxContent>
                            <w:p w14:paraId="505EAAC1" w14:textId="77777777" w:rsidR="00DC77C5" w:rsidRPr="00AD64C6" w:rsidRDefault="00DC77C5" w:rsidP="00DC77C5">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861524790" o:spid="_x0000_s2062"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" fillcolor="window" strokecolor="#a6a6a6" strokeweight=".5pt"/>
                      <v:shape id="テキスト ボックス 1061861544" o:spid="_x0000_s2063"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" filled="f" stroked="f" strokeweight=".5pt">
                        <v:textbox>
                          <w:txbxContent>
                            <w:p w14:paraId="007CECCD" w14:textId="77777777" w:rsidR="00DC77C5" w:rsidRPr="0075349F" w:rsidRDefault="00DC77C5" w:rsidP="00DC77C5">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v:textbox>
                      </v:shape>
                      <v:group id="グループ化 2038340579" o:spid="_x0000_s2064"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">
                        <v:shape id="フローチャート: 組合せ 185971564" o:spid="_x0000_s2065"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" filled="f" strokecolor="windowText" strokeweight=".5pt"/>
                        <v:rect id="正方形/長方形 1911299066" o:spid="_x0000_s2066"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" fillcolor="window" strokecolor="window" strokeweight="1pt"/>
                      </v:group>
                      <v:shape id="フローチャート: 処理 504685746" o:spid="_x0000_s2067"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" fillcolor="#e7e6e6" strokecolor="#f2f2f2" strokeweight="1pt">
                        <v:shadow on="t" color="black" opacity="26214f" origin="-.5,-.5" offset=".24944mm,.24944mm"/>
                        <v:textbox inset="0,0,0,0">
                          <w:txbxContent>
                            <w:p w14:paraId="19A0C42E" w14:textId="77777777" w:rsidR="00DC77C5" w:rsidRPr="00A5547C" w:rsidRDefault="00DC77C5" w:rsidP="00DC77C5">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2068" type="#_x0000_t109" style="position:absolute;left:19311;top:23770;width:4712;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" fillcolor="#e7e6e6" strokecolor="#f2f2f2" strokeweight="1pt">
                      <v:shadow on="t" color="black" opacity="26214f" origin="-.5,-.5" offset=".24944mm,.24944mm"/>
                      <v:textbox inset="0,0,0,0">
                        <w:txbxContent>
                          <w:p w14:paraId="68EED9BB" w14:textId="77777777" w:rsidR="00DC77C5" w:rsidRPr="00A5547C" w:rsidRDefault="00DC77C5" w:rsidP="00DC77C5">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図 725" o:spid="_x0000_s2069" type="#_x0000_t75" style="position:absolute;left:38036;top:5757;width:4813;height:24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">
                    <v:imagedata r:id="rId17" o:title=""/>
                  </v:shape>
                  <v:shape id="_x0000_s2070" type="#_x0000_t109" style="position:absolute;left:35242;top:2624;width:11728;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" fillcolor="#d8d8d8 [2732]" strokecolor="white [3212]" strokeweight="1pt">
                    <v:textbox inset="0,0,0,0">
                      <w:txbxContent>
                        <w:p w14:paraId="30474323" w14:textId="77777777" w:rsidR="00DC77C5" w:rsidRPr="008E4BAC" w:rsidRDefault="00DC77C5" w:rsidP="00DC77C5">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TK190000</w:t>
                          </w:r>
                          <w:r w:rsidRPr="00732AFE">
                            <w:rPr>
                              <w:rFonts w:ascii="ＭＳ ゴシック" w:eastAsia="ＭＳ ゴシック" w:hAnsi="ＭＳ ゴシック"/>
                              <w:noProof/>
                              <w:color w:val="000000" w:themeColor="text1"/>
                              <w:sz w:val="16"/>
                              <w:szCs w:val="16"/>
                            </w:rPr>
                            <w:drawing>
                              <wp:inline distT="0" distB="0" distL="0" distR="0" wp14:anchorId="2247C568" wp14:editId="366CE592">
                                <wp:extent cx="1095375" cy="213360"/>
                                <wp:effectExtent l="0" t="0" r="9525" b="0"/>
                                <wp:docPr id="296759812" name="図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sidRPr="005C6D0F">
                            <w:rPr>
                              <w:rFonts w:ascii="ＭＳ ゴシック" w:eastAsia="ＭＳ ゴシック" w:hAnsi="ＭＳ ゴシック"/>
                              <w:noProof/>
                              <w:color w:val="000000" w:themeColor="text1"/>
                              <w:sz w:val="16"/>
                              <w:szCs w:val="16"/>
                            </w:rPr>
                            <w:drawing>
                              <wp:inline distT="0" distB="0" distL="0" distR="0" wp14:anchorId="0AAFF420" wp14:editId="1B351A30">
                                <wp:extent cx="1095375" cy="213360"/>
                                <wp:effectExtent l="0" t="0" r="9525" b="0"/>
                                <wp:docPr id="258880451" name="図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Pr>
                              <w:rFonts w:ascii="ＭＳ ゴシック" w:eastAsia="ＭＳ ゴシック" w:hAnsi="ＭＳ ゴシック" w:hint="eastAsia"/>
                              <w:color w:val="000000" w:themeColor="text1"/>
                              <w:sz w:val="16"/>
                              <w:szCs w:val="16"/>
                            </w:rPr>
                            <w:t xml:space="preserve">　　　　　　</w:t>
                          </w:r>
                        </w:p>
                      </w:txbxContent>
                    </v:textbox>
                  </v:shape>
                  <v:shape id="_x0000_s2071" type="#_x0000_t109" style="position:absolute;left:26416;top:23749;width:7543;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" fillcolor="#e7e6e6" strokecolor="#f2f2f2" strokeweight="1pt">
                    <v:shadow on="t" color="black" opacity="26214f" origin="-.5,-.5" offset=".24944mm,.24944mm"/>
                    <v:textbox inset="0,0,0,0">
                      <w:txbxContent>
                        <w:p w14:paraId="5F3A5D81" w14:textId="77777777" w:rsidR="00DC77C5" w:rsidRPr="00A5547C" w:rsidRDefault="00DC77C5" w:rsidP="00DC77C5">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2072" type="#_x0000_t109" style="position:absolute;left:36089;top:23706;width:4711;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" fillcolor="#e7e6e6" strokecolor="#f2f2f2" strokeweight="1pt">
                  <v:shadow on="t" color="black" opacity="26214f" origin="-.5,-.5" offset=".24944mm,.24944mm"/>
                  <v:textbox inset="0,0,0,0">
                    <w:txbxContent>
                      <w:p w14:paraId="7F97F2FA" w14:textId="77777777" w:rsidR="00DC77C5" w:rsidRDefault="00DC77C5" w:rsidP="00DC77C5">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p>
                      <w:p w14:paraId="03515005" w14:textId="77777777" w:rsidR="00DC77C5" w:rsidRPr="00A5547C" w:rsidRDefault="00DC77C5" w:rsidP="00DC77C5">
                        <w:pP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　</w:t>
                        </w:r>
                      </w:p>
                    </w:txbxContent>
                  </v:textbox>
                </v:shape>
              </v:group>
            </w:pict>
          </mc:Fallback>
        </mc:AlternateContent>
      </w:r>
      <w:bookmarkEnd w:id="352"/>
      <w:bookmarkEnd w:id="353"/>
      <w:bookmarkEnd w:id="354"/>
    </w:p>
    <w:p w14:paraId="43646724" w14:textId="79556014" w:rsidR="00B50A23" w:rsidRDefault="00B50A23" w:rsidP="00B50A23">
      <w:pPr>
        <w:widowControl/>
        <w:jc w:val="left"/>
      </w:pPr>
    </w:p>
    <w:p w14:paraId="06FEA3E7" w14:textId="0E55C120" w:rsidR="00B50A23" w:rsidRDefault="00B50A23" w:rsidP="00B50A23">
      <w:pPr>
        <w:widowControl/>
        <w:jc w:val="left"/>
      </w:pPr>
    </w:p>
    <w:p w14:paraId="1B6C12CC" w14:textId="3DA58CDF" w:rsidR="00B50A23" w:rsidRDefault="00B50A23" w:rsidP="00B50A23">
      <w:pPr>
        <w:widowControl/>
        <w:jc w:val="left"/>
      </w:pPr>
    </w:p>
    <w:p w14:paraId="2B92294E" w14:textId="1517A4FB" w:rsidR="008A1339" w:rsidRDefault="008A1339" w:rsidP="00B50A23">
      <w:pPr>
        <w:widowControl/>
        <w:jc w:val="left"/>
      </w:pPr>
      <w:bookmarkStart w:id="355" w:name="_Toc234575199"/>
      <w:bookmarkStart w:id="356" w:name="_Toc234575883"/>
      <w:bookmarkStart w:id="357" w:name="_Toc234940593"/>
      <w:r>
        <w:rPr>
          <w:noProof/>
        </w:rPr>
        <mc:AlternateContent>
          <mc:Choice Requires="wps">
            <w:drawing>
              <wp:anchor distT="0" distB="0" distL="114300" distR="114300" simplePos="0" relativeHeight="251658549" behindDoc="0" locked="0" layoutInCell="1" allowOverlap="1" wp14:anchorId="2D34F835" wp14:editId="14773CD3">
                <wp:simplePos x="0" y="0"/>
                <wp:positionH relativeFrom="column">
                  <wp:posOffset>546965</wp:posOffset>
                </wp:positionH>
                <wp:positionV relativeFrom="paragraph">
                  <wp:posOffset>23435</wp:posOffset>
                </wp:positionV>
                <wp:extent cx="5128260" cy="495300"/>
                <wp:effectExtent l="0" t="0" r="0" b="0"/>
                <wp:wrapNone/>
                <wp:docPr id="1401037148" name="テキスト ボックス 798"/>
                <wp:cNvGraphicFramePr/>
                <a:graphic xmlns:a="http://schemas.openxmlformats.org/drawingml/2006/main">
                  <a:graphicData uri="http://schemas.microsoft.com/office/word/2010/wordprocessingShape">
                    <wps:wsp>
                      <wps:cNvSpPr txBox="1"/>
                      <wps:spPr>
                        <a:xfrm>
                          <a:off x="0" y="0"/>
                          <a:ext cx="5128260" cy="495300"/>
                        </a:xfrm>
                        <a:prstGeom prst="rect">
                          <a:avLst/>
                        </a:prstGeom>
                        <a:noFill/>
                        <a:ln w="6350">
                          <a:noFill/>
                        </a:ln>
                      </wps:spPr>
                      <wps:txbx>
                        <w:txbxContent>
                          <w:p w14:paraId="7EBFC028" w14:textId="25497A7C" w:rsidR="00C962AE" w:rsidRDefault="000771D4">
                            <w:r>
                              <w:rPr>
                                <w:rFonts w:hint="eastAsia"/>
                              </w:rPr>
                              <w:t>予約ID｜変更</w:t>
                            </w:r>
                            <w:r w:rsidR="008B555A">
                              <w:rPr>
                                <w:rFonts w:hint="eastAsia"/>
                              </w:rPr>
                              <w:t>日時｜</w:t>
                            </w:r>
                            <w:r>
                              <w:rPr>
                                <w:rFonts w:hint="eastAsia"/>
                              </w:rPr>
                              <w:t>変更</w:t>
                            </w:r>
                            <w:r w:rsidR="00AB609E">
                              <w:rPr>
                                <w:rFonts w:hint="eastAsia"/>
                              </w:rPr>
                              <w:t>時間|変更教室|変更しました。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34F835" id="テキスト ボックス 798" o:spid="_x0000_s2073" type="#_x0000_t202" style="position:absolute;margin-left:43.05pt;margin-top:1.85pt;width:403.8pt;height:39pt;z-index:2516585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" filled="f" stroked="f" strokeweight=".5pt">
                <v:textbox>
                  <w:txbxContent>
                    <w:p w14:paraId="7EBFC028" w14:textId="25497A7C" w:rsidR="00C962AE" w:rsidRDefault="000771D4">
                      <w:r>
                        <w:rPr>
                          <w:rFonts w:hint="eastAsia"/>
                        </w:rPr>
                        <w:t>予約ID｜変更</w:t>
                      </w:r>
                      <w:r w:rsidR="008B555A">
                        <w:rPr>
                          <w:rFonts w:hint="eastAsia"/>
                        </w:rPr>
                        <w:t>日時｜</w:t>
                      </w:r>
                      <w:r>
                        <w:rPr>
                          <w:rFonts w:hint="eastAsia"/>
                        </w:rPr>
                        <w:t>変更</w:t>
                      </w:r>
                      <w:r w:rsidR="00AB609E">
                        <w:rPr>
                          <w:rFonts w:hint="eastAsia"/>
                        </w:rPr>
                        <w:t>時間|変更教室|変更しました。</w:t>
                      </w:r>
                    </w:p>
                  </w:txbxContent>
                </v:textbox>
              </v:shape>
            </w:pict>
          </mc:Fallback>
        </mc:AlternateContent>
      </w:r>
      <w:bookmarkEnd w:id="355"/>
      <w:bookmarkEnd w:id="356"/>
      <w:bookmarkEnd w:id="357"/>
    </w:p>
    <w:p w14:paraId="480BB65D" w14:textId="4E7E841B" w:rsidR="008A1339" w:rsidRDefault="008A1339" w:rsidP="00B50A23">
      <w:pPr>
        <w:widowControl/>
        <w:jc w:val="left"/>
      </w:pPr>
    </w:p>
    <w:p w14:paraId="2576FC94" w14:textId="76256EC6" w:rsidR="00B50A23" w:rsidRDefault="00B50A23" w:rsidP="00B50A23">
      <w:pPr>
        <w:widowControl/>
        <w:jc w:val="left"/>
      </w:pPr>
    </w:p>
    <w:p w14:paraId="6F73BD95" w14:textId="77777777" w:rsidR="00B50A23" w:rsidRDefault="00B50A23" w:rsidP="00B50A23">
      <w:pPr>
        <w:widowControl/>
        <w:jc w:val="left"/>
      </w:pPr>
    </w:p>
    <w:p w14:paraId="04E0CD73" w14:textId="77777777" w:rsidR="00DC77C5" w:rsidRDefault="00DC77C5" w:rsidP="00B50A23">
      <w:pPr>
        <w:widowControl/>
        <w:jc w:val="left"/>
      </w:pPr>
    </w:p>
    <w:p w14:paraId="23956AF2" w14:textId="77777777" w:rsidR="00DC77C5" w:rsidRDefault="00DC77C5" w:rsidP="00B50A23">
      <w:pPr>
        <w:widowControl/>
        <w:jc w:val="left"/>
      </w:pPr>
    </w:p>
    <w:p w14:paraId="3A3DCC4D" w14:textId="77777777" w:rsidR="00DC77C5" w:rsidRDefault="00DC77C5" w:rsidP="00B50A23">
      <w:pPr>
        <w:widowControl/>
        <w:jc w:val="left"/>
      </w:pPr>
    </w:p>
    <w:p w14:paraId="75724E8A" w14:textId="77777777" w:rsidR="00DC77C5" w:rsidRDefault="00DC77C5" w:rsidP="00B50A23">
      <w:pPr>
        <w:widowControl/>
        <w:jc w:val="left"/>
      </w:pPr>
    </w:p>
    <w:p w14:paraId="3D4B7D18" w14:textId="0E836F5C" w:rsidR="000551F6" w:rsidRDefault="004B3AA3" w:rsidP="00343213">
      <w:pPr>
        <w:ind w:firstLine="840"/>
      </w:pPr>
      <w:r>
        <w:rPr>
          <w:rFonts w:hint="eastAsia"/>
        </w:rPr>
        <w:t>結果表示エリアに、</w:t>
      </w:r>
      <w:r w:rsidR="004E3EB3">
        <w:rPr>
          <w:rFonts w:hint="eastAsia"/>
        </w:rPr>
        <w:t>予約ID</w:t>
      </w:r>
      <w:r w:rsidR="00A06F2F">
        <w:rPr>
          <w:rFonts w:hint="eastAsia"/>
        </w:rPr>
        <w:t>、変更内容</w:t>
      </w:r>
      <w:r>
        <w:rPr>
          <w:rFonts w:hint="eastAsia"/>
        </w:rPr>
        <w:t>を表示する。</w:t>
      </w:r>
    </w:p>
    <w:p w14:paraId="25DD752B" w14:textId="0DF33FB1" w:rsidR="004B3AA3" w:rsidRDefault="004B3AA3" w:rsidP="000E48AD">
      <w:pPr>
        <w:pStyle w:val="a4"/>
        <w:ind w:leftChars="572" w:left="1201"/>
        <w:jc w:val="left"/>
      </w:pPr>
      <w:r>
        <w:rPr>
          <w:rFonts w:hint="eastAsia"/>
        </w:rPr>
        <w:t>表示項目：</w:t>
      </w:r>
      <w:r w:rsidR="004E3EB3">
        <w:rPr>
          <w:rFonts w:hint="eastAsia"/>
        </w:rPr>
        <w:t>予約ID｜変更日時｜変更時間|変更教室</w:t>
      </w:r>
    </w:p>
    <w:p w14:paraId="2708ED2B" w14:textId="08A994D3" w:rsidR="00C962AE" w:rsidRDefault="004B3AA3" w:rsidP="000E48AD">
      <w:pPr>
        <w:pStyle w:val="a4"/>
        <w:ind w:leftChars="572" w:left="1201"/>
        <w:jc w:val="left"/>
      </w:pPr>
      <w:r>
        <w:rPr>
          <w:rFonts w:hint="eastAsia"/>
        </w:rPr>
        <w:t>表示後は</w:t>
      </w:r>
      <w:r>
        <w:t>4.3.1</w:t>
      </w:r>
      <w:r>
        <w:rPr>
          <w:rFonts w:hint="eastAsia"/>
        </w:rPr>
        <w:t>システム起動時の状態（各ボタン操作が可能）に戻る。</w:t>
      </w:r>
    </w:p>
    <w:p w14:paraId="6CFF359D" w14:textId="15B8AED7" w:rsidR="000E76E3" w:rsidRDefault="00AC7D78" w:rsidP="00AC7D78">
      <w:pPr>
        <w:widowControl/>
        <w:jc w:val="left"/>
      </w:pPr>
      <w:r>
        <w:br w:type="page"/>
      </w:r>
    </w:p>
    <w:p w14:paraId="78BC1B22" w14:textId="0840BD15" w:rsidR="0007178E" w:rsidRDefault="00AC7D78" w:rsidP="00A17BAF">
      <w:pPr>
        <w:pStyle w:val="a4"/>
        <w:widowControl/>
        <w:numPr>
          <w:ilvl w:val="3"/>
          <w:numId w:val="1"/>
        </w:numPr>
        <w:ind w:leftChars="0"/>
        <w:jc w:val="left"/>
        <w:outlineLvl w:val="3"/>
      </w:pPr>
      <w:bookmarkStart w:id="358" w:name="_Toc234940594"/>
      <w:r>
        <w:rPr>
          <w:noProof/>
        </w:rPr>
        <w:lastRenderedPageBreak/>
        <mc:AlternateContent>
          <mc:Choice Requires="wpg">
            <w:drawing>
              <wp:anchor distT="0" distB="0" distL="114300" distR="114300" simplePos="0" relativeHeight="251658649" behindDoc="1" locked="0" layoutInCell="1" allowOverlap="1" wp14:anchorId="709E684A" wp14:editId="5C3FF56F">
                <wp:simplePos x="0" y="0"/>
                <wp:positionH relativeFrom="margin">
                  <wp:posOffset>413385</wp:posOffset>
                </wp:positionH>
                <wp:positionV relativeFrom="paragraph">
                  <wp:posOffset>167005</wp:posOffset>
                </wp:positionV>
                <wp:extent cx="5769610" cy="2679700"/>
                <wp:effectExtent l="57150" t="0" r="59690" b="44450"/>
                <wp:wrapNone/>
                <wp:docPr id="510312792" name="グループ化 718"/>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1011841946" name="グループ化 717"/>
                        <wpg:cNvGrpSpPr/>
                        <wpg:grpSpPr>
                          <a:xfrm>
                            <a:off x="0" y="0"/>
                            <a:ext cx="5769610" cy="2679700"/>
                            <a:chOff x="0" y="0"/>
                            <a:chExt cx="5769610" cy="2679700"/>
                          </a:xfrm>
                        </wpg:grpSpPr>
                        <wpg:grpSp>
                          <wpg:cNvPr id="1137169266" name="グループ化 1"/>
                          <wpg:cNvGrpSpPr/>
                          <wpg:grpSpPr>
                            <a:xfrm>
                              <a:off x="0" y="0"/>
                              <a:ext cx="5769610" cy="2679700"/>
                              <a:chOff x="0" y="0"/>
                              <a:chExt cx="5769610" cy="2679700"/>
                            </a:xfrm>
                          </wpg:grpSpPr>
                          <wpg:grpSp>
                            <wpg:cNvPr id="1621429027" name="グループ化 1621429027"/>
                            <wpg:cNvGrpSpPr/>
                            <wpg:grpSpPr>
                              <a:xfrm>
                                <a:off x="0" y="0"/>
                                <a:ext cx="5769610" cy="2679700"/>
                                <a:chOff x="0" y="0"/>
                                <a:chExt cx="5769763" cy="2679818"/>
                              </a:xfrm>
                            </wpg:grpSpPr>
                            <wps:wsp>
                              <wps:cNvPr id="1628627146" name="正方形/長方形 1628627146"/>
                              <wps:cNvSpPr/>
                              <wps:spPr>
                                <a:xfrm>
                                  <a:off x="0" y="47130"/>
                                  <a:ext cx="5767070" cy="2632688"/>
                                </a:xfrm>
                                <a:prstGeom prst="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0903117" name="フローチャート: 処理 1840903117"/>
                              <wps:cNvSpPr/>
                              <wps:spPr>
                                <a:xfrm>
                                  <a:off x="223594" y="928165"/>
                                  <a:ext cx="5368290" cy="1389686"/>
                                </a:xfrm>
                                <a:prstGeom prst="flowChartProcess">
                                  <a:avLst/>
                                </a:prstGeom>
                                <a:solidFill>
                                  <a:sysClr val="window" lastClr="FFFFFF">
                                    <a:lumMod val="85000"/>
                                  </a:sysClr>
                                </a:solidFill>
                                <a:ln w="12700" cap="flat" cmpd="sng" algn="ctr">
                                  <a:solidFill>
                                    <a:sysClr val="window" lastClr="FFFFFF"/>
                                  </a:solidFill>
                                  <a:prstDash val="solid"/>
                                  <a:miter lim="800000"/>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ysClr val="window" lastClr="FFFFFF"/>
                                  </a:extrusionClr>
                                  <a:contourClr>
                                    <a:sysClr val="window" lastClr="FFFFFF"/>
                                  </a:contourClr>
                                </a:sp3d>
                              </wps:spPr>
                              <wps:txbx>
                                <w:txbxContent>
                                  <w:p w14:paraId="54B93EA1" w14:textId="77777777" w:rsidR="00722562" w:rsidRPr="006D6FA5" w:rsidRDefault="00722562" w:rsidP="00722562">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96482620" name="テキスト ボックス 696482620"/>
                              <wps:cNvSpPr txBox="1"/>
                              <wps:spPr>
                                <a:xfrm>
                                  <a:off x="4661688" y="0"/>
                                  <a:ext cx="1108075" cy="324485"/>
                                </a:xfrm>
                                <a:prstGeom prst="rect">
                                  <a:avLst/>
                                </a:prstGeom>
                                <a:noFill/>
                                <a:ln w="6350">
                                  <a:noFill/>
                                </a:ln>
                              </wps:spPr>
                              <wps:txbx>
                                <w:txbxContent>
                                  <w:p w14:paraId="0284FE08" w14:textId="77777777" w:rsidR="00722562" w:rsidRPr="00DC0354" w:rsidRDefault="00722562" w:rsidP="00722562">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1685438" name="テキスト ボックス 221685438"/>
                              <wps:cNvSpPr txBox="1"/>
                              <wps:spPr>
                                <a:xfrm>
                                  <a:off x="897296" y="233606"/>
                                  <a:ext cx="1100455" cy="260985"/>
                                </a:xfrm>
                                <a:prstGeom prst="rect">
                                  <a:avLst/>
                                </a:prstGeom>
                                <a:noFill/>
                                <a:ln w="6350">
                                  <a:noFill/>
                                </a:ln>
                              </wps:spPr>
                              <wps:txbx>
                                <w:txbxContent>
                                  <w:p w14:paraId="2B0F7F59" w14:textId="77777777" w:rsidR="00722562" w:rsidRPr="00AD64C6" w:rsidRDefault="00722562" w:rsidP="00722562">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0392335" name="テキスト ボックス 1270392335"/>
                              <wps:cNvSpPr txBox="1"/>
                              <wps:spPr>
                                <a:xfrm>
                                  <a:off x="2819539" y="223594"/>
                                  <a:ext cx="791210" cy="260985"/>
                                </a:xfrm>
                                <a:prstGeom prst="rect">
                                  <a:avLst/>
                                </a:prstGeom>
                                <a:noFill/>
                                <a:ln w="6350">
                                  <a:noFill/>
                                </a:ln>
                              </wps:spPr>
                              <wps:txbx>
                                <w:txbxContent>
                                  <w:p w14:paraId="53A81E91" w14:textId="77777777" w:rsidR="00722562" w:rsidRPr="00AD64C6" w:rsidRDefault="00722562" w:rsidP="00722562">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3228978" name="フローチャート: 処理 923228978"/>
                              <wps:cNvSpPr/>
                              <wps:spPr>
                                <a:xfrm>
                                  <a:off x="1968963" y="274070"/>
                                  <a:ext cx="471170" cy="23368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4883037A" w14:textId="77777777" w:rsidR="00722562" w:rsidRPr="00A5547C" w:rsidRDefault="00722562" w:rsidP="00722562">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02946338" name="テキスト ボックス 1002946338"/>
                              <wps:cNvSpPr txBox="1"/>
                              <wps:spPr>
                                <a:xfrm>
                                  <a:off x="1998581" y="540631"/>
                                  <a:ext cx="520608" cy="287002"/>
                                </a:xfrm>
                                <a:prstGeom prst="rect">
                                  <a:avLst/>
                                </a:prstGeom>
                                <a:noFill/>
                                <a:ln w="6350">
                                  <a:noFill/>
                                </a:ln>
                              </wps:spPr>
                              <wps:txbx>
                                <w:txbxContent>
                                  <w:p w14:paraId="7ACA5CD2" w14:textId="77777777" w:rsidR="00722562" w:rsidRPr="00AD64C6" w:rsidRDefault="00722562" w:rsidP="00722562">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6255260" name="正方形/長方形 1396255260"/>
                              <wps:cNvSpPr/>
                              <wps:spPr>
                                <a:xfrm>
                                  <a:off x="2402386" y="597364"/>
                                  <a:ext cx="476853" cy="196896"/>
                                </a:xfrm>
                                <a:prstGeom prst="rect">
                                  <a:avLst/>
                                </a:prstGeom>
                                <a:solidFill>
                                  <a:sysClr val="window" lastClr="FFFFFF"/>
                                </a:solidFill>
                                <a:ln w="6350" cap="flat" cmpd="sng" algn="ctr">
                                  <a:solidFill>
                                    <a:sysClr val="window" lastClr="FFFFFF">
                                      <a:lumMod val="6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2016628" name="テキスト ボックス 812016628"/>
                              <wps:cNvSpPr txBox="1"/>
                              <wps:spPr>
                                <a:xfrm>
                                  <a:off x="2359002" y="530619"/>
                                  <a:ext cx="378497" cy="287002"/>
                                </a:xfrm>
                                <a:prstGeom prst="rect">
                                  <a:avLst/>
                                </a:prstGeom>
                                <a:noFill/>
                                <a:ln w="6350">
                                  <a:noFill/>
                                </a:ln>
                              </wps:spPr>
                              <wps:txbx>
                                <w:txbxContent>
                                  <w:p w14:paraId="056A1898" w14:textId="77777777" w:rsidR="00722562" w:rsidRPr="0075349F" w:rsidRDefault="00722562" w:rsidP="00722562">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42880515" name="グループ化 342880515"/>
                              <wpg:cNvGrpSpPr/>
                              <wpg:grpSpPr>
                                <a:xfrm>
                                  <a:off x="2706073" y="637410"/>
                                  <a:ext cx="153512" cy="90105"/>
                                  <a:chOff x="0" y="0"/>
                                  <a:chExt cx="153512" cy="90105"/>
                                </a:xfrm>
                              </wpg:grpSpPr>
                              <wps:wsp>
                                <wps:cNvPr id="53710426" name="フローチャート: 組合せ 53710426"/>
                                <wps:cNvSpPr/>
                                <wps:spPr>
                                  <a:xfrm>
                                    <a:off x="25725" y="30035"/>
                                    <a:ext cx="104427" cy="60070"/>
                                  </a:xfrm>
                                  <a:prstGeom prst="flowChartMerg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3526901" name="正方形/長方形 1663526901"/>
                                <wps:cNvSpPr/>
                                <wps:spPr>
                                  <a:xfrm>
                                    <a:off x="0" y="0"/>
                                    <a:ext cx="153512" cy="45719"/>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5206300" name="フローチャート: 処理 215206300"/>
                              <wps:cNvSpPr/>
                              <wps:spPr>
                                <a:xfrm>
                                  <a:off x="3140330" y="587769"/>
                                  <a:ext cx="471170" cy="23368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392E3130" w14:textId="77777777" w:rsidR="00722562" w:rsidRPr="00A5547C" w:rsidRDefault="00722562" w:rsidP="0072256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590598929" name="フローチャート: 処理 1"/>
                            <wps:cNvSpPr/>
                            <wps:spPr>
                              <a:xfrm>
                                <a:off x="1931164" y="2377017"/>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78115D5E" w14:textId="77777777" w:rsidR="00722562" w:rsidRPr="00A5547C" w:rsidRDefault="00722562" w:rsidP="0072256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pic:pic xmlns:pic="http://schemas.openxmlformats.org/drawingml/2006/picture">
                          <pic:nvPicPr>
                            <pic:cNvPr id="307115131" name="図 725"/>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3803650" y="575734"/>
                              <a:ext cx="481330" cy="240665"/>
                            </a:xfrm>
                            <a:prstGeom prst="rect">
                              <a:avLst/>
                            </a:prstGeom>
                            <a:noFill/>
                            <a:ln>
                              <a:noFill/>
                            </a:ln>
                          </pic:spPr>
                        </pic:pic>
                        <wps:wsp>
                          <wps:cNvPr id="1267821356" name="フローチャート: 処理 1"/>
                          <wps:cNvSpPr/>
                          <wps:spPr>
                            <a:xfrm>
                              <a:off x="3524250" y="262467"/>
                              <a:ext cx="1172814" cy="226685"/>
                            </a:xfrm>
                            <a:prstGeom prst="flowChartProcess">
                              <a:avLst/>
                            </a:prstGeom>
                            <a:solidFill>
                              <a:sysClr val="window" lastClr="FFFFFF">
                                <a:lumMod val="85000"/>
                              </a:sysClr>
                            </a:solidFill>
                            <a:ln w="12700" cap="flat" cmpd="sng" algn="ctr">
                              <a:solidFill>
                                <a:sysClr val="window" lastClr="FFFFFF"/>
                              </a:solidFill>
                              <a:prstDash val="solid"/>
                              <a:miter lim="800000"/>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ysClr val="window" lastClr="FFFFFF"/>
                              </a:extrusionClr>
                              <a:contourClr>
                                <a:sysClr val="window" lastClr="FFFFFF"/>
                              </a:contourClr>
                            </a:sp3d>
                          </wps:spPr>
                          <wps:txbx>
                            <w:txbxContent>
                              <w:p w14:paraId="74A86432" w14:textId="77777777" w:rsidR="00722562" w:rsidRPr="008E4BAC" w:rsidRDefault="00722562" w:rsidP="00722562">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TK190000</w:t>
                                </w:r>
                                <w:r w:rsidRPr="00732AFE">
                                  <w:rPr>
                                    <w:rFonts w:ascii="ＭＳ ゴシック" w:eastAsia="ＭＳ ゴシック" w:hAnsi="ＭＳ ゴシック"/>
                                    <w:noProof/>
                                    <w:color w:val="000000" w:themeColor="text1"/>
                                    <w:sz w:val="16"/>
                                    <w:szCs w:val="16"/>
                                  </w:rPr>
                                  <w:drawing>
                                    <wp:inline distT="0" distB="0" distL="0" distR="0" wp14:anchorId="7E32012C" wp14:editId="5F63E467">
                                      <wp:extent cx="1095375" cy="213360"/>
                                      <wp:effectExtent l="0" t="0" r="9525" b="0"/>
                                      <wp:docPr id="319818478" name="図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sidRPr="005C6D0F">
                                  <w:rPr>
                                    <w:rFonts w:ascii="ＭＳ ゴシック" w:eastAsia="ＭＳ ゴシック" w:hAnsi="ＭＳ ゴシック"/>
                                    <w:noProof/>
                                    <w:color w:val="000000" w:themeColor="text1"/>
                                    <w:sz w:val="16"/>
                                    <w:szCs w:val="16"/>
                                  </w:rPr>
                                  <w:drawing>
                                    <wp:inline distT="0" distB="0" distL="0" distR="0" wp14:anchorId="163E2128" wp14:editId="688AB7EC">
                                      <wp:extent cx="1095375" cy="213360"/>
                                      <wp:effectExtent l="0" t="0" r="9525" b="0"/>
                                      <wp:docPr id="367580329" name="図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72244264" name="フローチャート: 処理 1"/>
                          <wps:cNvSpPr/>
                          <wps:spPr>
                            <a:xfrm>
                              <a:off x="2641600" y="2374901"/>
                              <a:ext cx="754380"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2CBEC203" w14:textId="77777777" w:rsidR="00722562" w:rsidRPr="00A5547C" w:rsidRDefault="00722562" w:rsidP="0072256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840752308" name="フローチャート: 処理 1"/>
                        <wps:cNvSpPr/>
                        <wps:spPr>
                          <a:xfrm>
                            <a:off x="3608916" y="2370666"/>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18BB7EC5" w14:textId="77777777" w:rsidR="00722562" w:rsidRDefault="00722562" w:rsidP="0072256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p>
                            <w:p w14:paraId="6BFB1A3D" w14:textId="77777777" w:rsidR="00722562" w:rsidRPr="00A5547C" w:rsidRDefault="00722562" w:rsidP="00722562">
                              <w:pP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9E684A" id="_x0000_s2074" style="position:absolute;left:0;text-align:left;margin-left:32.55pt;margin-top:13.15pt;width:454.3pt;height:211pt;z-index:-251657831;mso-position-horizontal-relative:margin;mso-width-relative:margin;mso-height-relative:margin" coordsize="57696,26797"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">
                <v:group id="_x0000_s2075" style="position:absolute;width:57696;height:26797" coordsize="57696,2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">
                  <v:group id="_x0000_s2076" style="position:absolute;width:57696;height:26797" coordsize="57696,2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">
                    <v:group id="グループ化 1621429027" o:spid="_x0000_s2077"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">
                      <v:rect id="正方形/長方形 1628627146" o:spid="_x0000_s2078"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" fillcolor="window" strokecolor="windowText" strokeweight="1pt"/>
                      <v:shape id="フローチャート: 処理 1840903117" o:spid="_x0000_s2079"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" fillcolor="#d9d9d9" strokecolor="window" strokeweight="1pt">
                        <v:textbox inset="0,0,0,0">
                          <w:txbxContent>
                            <w:p w14:paraId="54B93EA1" w14:textId="77777777" w:rsidR="00722562" w:rsidRPr="006D6FA5" w:rsidRDefault="00722562" w:rsidP="00722562">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696482620" o:spid="_x0000_s2080"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" filled="f" stroked="f" strokeweight=".5pt">
                        <v:textbox>
                          <w:txbxContent>
                            <w:p w14:paraId="0284FE08" w14:textId="77777777" w:rsidR="00722562" w:rsidRPr="00DC0354" w:rsidRDefault="00722562" w:rsidP="00722562">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221685438" o:spid="_x0000_s2081"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" filled="f" stroked="f" strokeweight=".5pt">
                        <v:textbox>
                          <w:txbxContent>
                            <w:p w14:paraId="2B0F7F59" w14:textId="77777777" w:rsidR="00722562" w:rsidRPr="00AD64C6" w:rsidRDefault="00722562" w:rsidP="00722562">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1270392335" o:spid="_x0000_s2082"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" filled="f" stroked="f" strokeweight=".5pt">
                        <v:textbox>
                          <w:txbxContent>
                            <w:p w14:paraId="53A81E91" w14:textId="77777777" w:rsidR="00722562" w:rsidRPr="00AD64C6" w:rsidRDefault="00722562" w:rsidP="00722562">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923228978" o:spid="_x0000_s2083"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" fillcolor="#e7e6e6" strokecolor="#f2f2f2" strokeweight="1pt">
                        <v:shadow on="t" color="black" opacity="26214f" origin="-.5,-.5" offset=".24944mm,.24944mm"/>
                        <v:textbox inset="0,0,0,0">
                          <w:txbxContent>
                            <w:p w14:paraId="4883037A" w14:textId="77777777" w:rsidR="00722562" w:rsidRPr="00A5547C" w:rsidRDefault="00722562" w:rsidP="00722562">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v:textbox>
                      </v:shape>
                      <v:shape id="テキスト ボックス 1002946338" o:spid="_x0000_s2084"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" filled="f" stroked="f" strokeweight=".5pt">
                        <v:textbox>
                          <w:txbxContent>
                            <w:p w14:paraId="7ACA5CD2" w14:textId="77777777" w:rsidR="00722562" w:rsidRPr="00AD64C6" w:rsidRDefault="00722562" w:rsidP="00722562">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1396255260" o:spid="_x0000_s2085"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" fillcolor="window" strokecolor="#a6a6a6" strokeweight=".5pt"/>
                      <v:shape id="テキスト ボックス 812016628" o:spid="_x0000_s2086"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" filled="f" stroked="f" strokeweight=".5pt">
                        <v:textbox>
                          <w:txbxContent>
                            <w:p w14:paraId="056A1898" w14:textId="77777777" w:rsidR="00722562" w:rsidRPr="0075349F" w:rsidRDefault="00722562" w:rsidP="00722562">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v:textbox>
                      </v:shape>
                      <v:group id="グループ化 342880515" o:spid="_x0000_s2087"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">
                        <v:shape id="フローチャート: 組合せ 53710426" o:spid="_x0000_s2088"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" filled="f" strokecolor="windowText" strokeweight=".5pt"/>
                        <v:rect id="正方形/長方形 1663526901" o:spid="_x0000_s2089"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" fillcolor="window" strokecolor="window" strokeweight="1pt"/>
                      </v:group>
                      <v:shape id="フローチャート: 処理 215206300" o:spid="_x0000_s2090"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" fillcolor="#e7e6e6" strokecolor="#f2f2f2" strokeweight="1pt">
                        <v:shadow on="t" color="black" opacity="26214f" origin="-.5,-.5" offset=".24944mm,.24944mm"/>
                        <v:textbox inset="0,0,0,0">
                          <w:txbxContent>
                            <w:p w14:paraId="392E3130" w14:textId="77777777" w:rsidR="00722562" w:rsidRPr="00A5547C" w:rsidRDefault="00722562" w:rsidP="0072256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2091" type="#_x0000_t109" style="position:absolute;left:19311;top:23770;width:4712;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" fillcolor="#e7e6e6" strokecolor="#f2f2f2" strokeweight="1pt">
                      <v:shadow on="t" color="black" opacity="26214f" origin="-.5,-.5" offset=".24944mm,.24944mm"/>
                      <v:textbox inset="0,0,0,0">
                        <w:txbxContent>
                          <w:p w14:paraId="78115D5E" w14:textId="77777777" w:rsidR="00722562" w:rsidRPr="00A5547C" w:rsidRDefault="00722562" w:rsidP="0072256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図 725" o:spid="_x0000_s2092" type="#_x0000_t75" style="position:absolute;left:38036;top:5757;width:4813;height:24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">
                    <v:imagedata r:id="rId17" o:title=""/>
                  </v:shape>
                  <v:shape id="_x0000_s2093" type="#_x0000_t109" style="position:absolute;left:35242;top:2624;width:11728;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" fillcolor="#d9d9d9" strokecolor="window" strokeweight="1pt">
                    <v:textbox inset="0,0,0,0">
                      <w:txbxContent>
                        <w:p w14:paraId="74A86432" w14:textId="77777777" w:rsidR="00722562" w:rsidRPr="008E4BAC" w:rsidRDefault="00722562" w:rsidP="00722562">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TK190000</w:t>
                          </w:r>
                          <w:r w:rsidRPr="00732AFE">
                            <w:rPr>
                              <w:rFonts w:ascii="ＭＳ ゴシック" w:eastAsia="ＭＳ ゴシック" w:hAnsi="ＭＳ ゴシック"/>
                              <w:noProof/>
                              <w:color w:val="000000" w:themeColor="text1"/>
                              <w:sz w:val="16"/>
                              <w:szCs w:val="16"/>
                            </w:rPr>
                            <w:drawing>
                              <wp:inline distT="0" distB="0" distL="0" distR="0" wp14:anchorId="7E32012C" wp14:editId="5F63E467">
                                <wp:extent cx="1095375" cy="213360"/>
                                <wp:effectExtent l="0" t="0" r="9525" b="0"/>
                                <wp:docPr id="319818478" name="図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sidRPr="005C6D0F">
                            <w:rPr>
                              <w:rFonts w:ascii="ＭＳ ゴシック" w:eastAsia="ＭＳ ゴシック" w:hAnsi="ＭＳ ゴシック"/>
                              <w:noProof/>
                              <w:color w:val="000000" w:themeColor="text1"/>
                              <w:sz w:val="16"/>
                              <w:szCs w:val="16"/>
                            </w:rPr>
                            <w:drawing>
                              <wp:inline distT="0" distB="0" distL="0" distR="0" wp14:anchorId="163E2128" wp14:editId="688AB7EC">
                                <wp:extent cx="1095375" cy="213360"/>
                                <wp:effectExtent l="0" t="0" r="9525" b="0"/>
                                <wp:docPr id="367580329" name="図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Pr>
                              <w:rFonts w:ascii="ＭＳ ゴシック" w:eastAsia="ＭＳ ゴシック" w:hAnsi="ＭＳ ゴシック" w:hint="eastAsia"/>
                              <w:color w:val="000000" w:themeColor="text1"/>
                              <w:sz w:val="16"/>
                              <w:szCs w:val="16"/>
                            </w:rPr>
                            <w:t xml:space="preserve">　　　　　　</w:t>
                          </w:r>
                        </w:p>
                      </w:txbxContent>
                    </v:textbox>
                  </v:shape>
                  <v:shape id="_x0000_s2094" type="#_x0000_t109" style="position:absolute;left:26416;top:23749;width:7543;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" fillcolor="#e7e6e6" strokecolor="#f2f2f2" strokeweight="1pt">
                    <v:shadow on="t" color="black" opacity="26214f" origin="-.5,-.5" offset=".24944mm,.24944mm"/>
                    <v:textbox inset="0,0,0,0">
                      <w:txbxContent>
                        <w:p w14:paraId="2CBEC203" w14:textId="77777777" w:rsidR="00722562" w:rsidRPr="00A5547C" w:rsidRDefault="00722562" w:rsidP="0072256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2095" type="#_x0000_t109" style="position:absolute;left:36089;top:23706;width:4711;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" fillcolor="#e7e6e6" strokecolor="#f2f2f2" strokeweight="1pt">
                  <v:shadow on="t" color="black" opacity="26214f" origin="-.5,-.5" offset=".24944mm,.24944mm"/>
                  <v:textbox inset="0,0,0,0">
                    <w:txbxContent>
                      <w:p w14:paraId="18BB7EC5" w14:textId="77777777" w:rsidR="00722562" w:rsidRDefault="00722562" w:rsidP="00722562">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p>
                      <w:p w14:paraId="6BFB1A3D" w14:textId="77777777" w:rsidR="00722562" w:rsidRPr="00A5547C" w:rsidRDefault="00722562" w:rsidP="00722562">
                        <w:pP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　</w:t>
                        </w:r>
                      </w:p>
                    </w:txbxContent>
                  </v:textbox>
                </v:shape>
                <w10:wrap anchorx="margin"/>
              </v:group>
            </w:pict>
          </mc:Fallback>
        </mc:AlternateContent>
      </w:r>
      <w:r w:rsidR="000E76E3">
        <w:rPr>
          <w:rFonts w:hint="eastAsia"/>
        </w:rPr>
        <w:t>予約変更</w:t>
      </w:r>
      <w:r w:rsidR="00A93891">
        <w:rPr>
          <w:rFonts w:hint="eastAsia"/>
        </w:rPr>
        <w:t>失敗</w:t>
      </w:r>
      <w:bookmarkEnd w:id="358"/>
    </w:p>
    <w:p w14:paraId="49E53B6E" w14:textId="206CC7FB" w:rsidR="00A93891" w:rsidRDefault="00A93891" w:rsidP="00A93891">
      <w:pPr>
        <w:widowControl/>
        <w:jc w:val="left"/>
      </w:pPr>
    </w:p>
    <w:p w14:paraId="226EB0F1" w14:textId="77777777" w:rsidR="00A93891" w:rsidRDefault="00A93891" w:rsidP="00A93891">
      <w:pPr>
        <w:widowControl/>
        <w:jc w:val="left"/>
      </w:pPr>
    </w:p>
    <w:p w14:paraId="4B9C7BBB" w14:textId="77777777" w:rsidR="00A93891" w:rsidRDefault="00A93891" w:rsidP="00A93891">
      <w:pPr>
        <w:widowControl/>
        <w:jc w:val="left"/>
      </w:pPr>
    </w:p>
    <w:p w14:paraId="363037ED" w14:textId="78D5D411" w:rsidR="00A93891" w:rsidRDefault="00AC7D78" w:rsidP="00A93891">
      <w:pPr>
        <w:widowControl/>
        <w:jc w:val="left"/>
      </w:pPr>
      <w:bookmarkStart w:id="359" w:name="_Toc234575201"/>
      <w:bookmarkStart w:id="360" w:name="_Toc234575678"/>
      <w:bookmarkStart w:id="361" w:name="_Toc234575885"/>
      <w:bookmarkStart w:id="362" w:name="_Toc234940595"/>
      <w:r>
        <w:rPr>
          <w:noProof/>
        </w:rPr>
        <mc:AlternateContent>
          <mc:Choice Requires="wps">
            <w:drawing>
              <wp:anchor distT="0" distB="0" distL="114300" distR="114300" simplePos="0" relativeHeight="251658573" behindDoc="0" locked="0" layoutInCell="1" allowOverlap="1" wp14:anchorId="64CB53E4" wp14:editId="55C2140E">
                <wp:simplePos x="0" y="0"/>
                <wp:positionH relativeFrom="column">
                  <wp:posOffset>634396</wp:posOffset>
                </wp:positionH>
                <wp:positionV relativeFrom="paragraph">
                  <wp:posOffset>202983</wp:posOffset>
                </wp:positionV>
                <wp:extent cx="5128260" cy="495300"/>
                <wp:effectExtent l="0" t="0" r="0" b="0"/>
                <wp:wrapNone/>
                <wp:docPr id="307932529" name="テキスト ボックス 798"/>
                <wp:cNvGraphicFramePr/>
                <a:graphic xmlns:a="http://schemas.openxmlformats.org/drawingml/2006/main">
                  <a:graphicData uri="http://schemas.microsoft.com/office/word/2010/wordprocessingShape">
                    <wps:wsp>
                      <wps:cNvSpPr txBox="1"/>
                      <wps:spPr>
                        <a:xfrm>
                          <a:off x="0" y="0"/>
                          <a:ext cx="5128260" cy="495300"/>
                        </a:xfrm>
                        <a:prstGeom prst="rect">
                          <a:avLst/>
                        </a:prstGeom>
                        <a:noFill/>
                        <a:ln w="6350">
                          <a:noFill/>
                        </a:ln>
                      </wps:spPr>
                      <wps:txbx>
                        <w:txbxContent>
                          <w:p w14:paraId="2EE091EA" w14:textId="7702280B" w:rsidR="00722562" w:rsidRDefault="00C90658" w:rsidP="00722562">
                            <w:r>
                              <w:rPr>
                                <w:rFonts w:hint="eastAsia"/>
                              </w:rPr>
                              <w:t>予約日が無効です。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CB53E4" id="_x0000_s2096" type="#_x0000_t202" style="position:absolute;margin-left:49.95pt;margin-top:16pt;width:403.8pt;height:39pt;z-index:25165857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" filled="f" stroked="f" strokeweight=".5pt">
                <v:textbox>
                  <w:txbxContent>
                    <w:p w14:paraId="2EE091EA" w14:textId="7702280B" w:rsidR="00722562" w:rsidRDefault="00C90658" w:rsidP="00722562">
                      <w:r>
                        <w:rPr>
                          <w:rFonts w:hint="eastAsia"/>
                        </w:rPr>
                        <w:t>予約日が無効です。</w:t>
                      </w:r>
                    </w:p>
                  </w:txbxContent>
                </v:textbox>
              </v:shape>
            </w:pict>
          </mc:Fallback>
        </mc:AlternateContent>
      </w:r>
      <w:bookmarkEnd w:id="359"/>
      <w:bookmarkEnd w:id="360"/>
      <w:bookmarkEnd w:id="361"/>
      <w:bookmarkEnd w:id="362"/>
    </w:p>
    <w:p w14:paraId="5706C0DC" w14:textId="0477892A" w:rsidR="00A93891" w:rsidRDefault="00A93891" w:rsidP="00A93891">
      <w:pPr>
        <w:widowControl/>
        <w:jc w:val="left"/>
      </w:pPr>
    </w:p>
    <w:p w14:paraId="57D63807" w14:textId="77777777" w:rsidR="00A93891" w:rsidRDefault="00A93891" w:rsidP="00A93891">
      <w:pPr>
        <w:widowControl/>
        <w:jc w:val="left"/>
      </w:pPr>
    </w:p>
    <w:p w14:paraId="500B1A79" w14:textId="77777777" w:rsidR="00B905B0" w:rsidRDefault="00B905B0" w:rsidP="00A93891">
      <w:pPr>
        <w:widowControl/>
        <w:jc w:val="left"/>
      </w:pPr>
    </w:p>
    <w:p w14:paraId="010DABF9" w14:textId="77777777" w:rsidR="00B905B0" w:rsidRDefault="00B905B0" w:rsidP="00A93891">
      <w:pPr>
        <w:widowControl/>
        <w:jc w:val="left"/>
      </w:pPr>
    </w:p>
    <w:p w14:paraId="68EA7AF1" w14:textId="77777777" w:rsidR="00B905B0" w:rsidRDefault="00B905B0" w:rsidP="00A93891">
      <w:pPr>
        <w:widowControl/>
        <w:jc w:val="left"/>
      </w:pPr>
    </w:p>
    <w:p w14:paraId="487972E2" w14:textId="77777777" w:rsidR="00B905B0" w:rsidRDefault="00B905B0" w:rsidP="00A93891">
      <w:pPr>
        <w:widowControl/>
        <w:jc w:val="left"/>
      </w:pPr>
    </w:p>
    <w:p w14:paraId="0693465A" w14:textId="77777777" w:rsidR="00B905B0" w:rsidRDefault="00B905B0" w:rsidP="00A93891">
      <w:pPr>
        <w:widowControl/>
        <w:jc w:val="left"/>
      </w:pPr>
    </w:p>
    <w:p w14:paraId="733AE458" w14:textId="77777777" w:rsidR="00B905B0" w:rsidRDefault="00B905B0" w:rsidP="00A93891">
      <w:pPr>
        <w:widowControl/>
        <w:jc w:val="left"/>
      </w:pPr>
    </w:p>
    <w:p w14:paraId="674A9217" w14:textId="2B2D7D54" w:rsidR="00B905B0" w:rsidRDefault="002A53B4" w:rsidP="00AC7D78">
      <w:pPr>
        <w:widowControl/>
        <w:ind w:left="840" w:firstLine="840"/>
        <w:jc w:val="left"/>
      </w:pPr>
      <w:bookmarkStart w:id="363" w:name="_Toc234575202"/>
      <w:bookmarkStart w:id="364" w:name="_Toc234940596"/>
      <w:r>
        <w:rPr>
          <w:rFonts w:hint="eastAsia"/>
        </w:rPr>
        <w:t>結果表示エリアに</w:t>
      </w:r>
      <w:r w:rsidR="00A809F1">
        <w:rPr>
          <w:rFonts w:hint="eastAsia"/>
        </w:rPr>
        <w:t>エラーメッセージを表示する。</w:t>
      </w:r>
      <w:bookmarkEnd w:id="363"/>
      <w:bookmarkEnd w:id="364"/>
    </w:p>
    <w:p w14:paraId="0F7FE9CA" w14:textId="3E3578C7" w:rsidR="00F83E86" w:rsidRDefault="00732ECC" w:rsidP="00AC7D78">
      <w:pPr>
        <w:ind w:left="840" w:firstLine="840"/>
        <w:jc w:val="left"/>
      </w:pPr>
      <w:r>
        <w:rPr>
          <w:rFonts w:hint="eastAsia"/>
        </w:rPr>
        <w:t>表示項目：</w:t>
      </w:r>
      <w:r w:rsidR="00F83E86">
        <w:rPr>
          <w:rFonts w:hint="eastAsia"/>
        </w:rPr>
        <w:t>日付が過去の場合：「予約日が無効です。」</w:t>
      </w:r>
    </w:p>
    <w:p w14:paraId="02A141D0" w14:textId="0B2DC37B" w:rsidR="00732ECC" w:rsidRDefault="00F83E86" w:rsidP="00AC7D78">
      <w:pPr>
        <w:ind w:left="840" w:firstLine="840"/>
        <w:jc w:val="left"/>
      </w:pPr>
      <w:r>
        <w:rPr>
          <w:rFonts w:hint="eastAsia"/>
        </w:rPr>
        <w:t>表示後は</w:t>
      </w:r>
      <w:r>
        <w:t>4.3.1</w:t>
      </w:r>
      <w:r>
        <w:rPr>
          <w:rFonts w:hint="eastAsia"/>
        </w:rPr>
        <w:t xml:space="preserve">　システム起動時の状態（各ボタン操作が可能）に戻る。</w:t>
      </w:r>
    </w:p>
    <w:p w14:paraId="1FE09C40" w14:textId="77777777" w:rsidR="00AC7D78" w:rsidRDefault="00AC7D78" w:rsidP="00AC7D78">
      <w:pPr>
        <w:ind w:left="840" w:firstLine="840"/>
        <w:jc w:val="left"/>
      </w:pPr>
    </w:p>
    <w:p w14:paraId="3950940B" w14:textId="07037338" w:rsidR="0007178E" w:rsidRDefault="00015B43" w:rsidP="00A17BAF">
      <w:pPr>
        <w:pStyle w:val="a4"/>
        <w:widowControl/>
        <w:numPr>
          <w:ilvl w:val="3"/>
          <w:numId w:val="1"/>
        </w:numPr>
        <w:ind w:leftChars="0"/>
        <w:jc w:val="left"/>
        <w:outlineLvl w:val="3"/>
      </w:pPr>
      <w:bookmarkStart w:id="365" w:name="_Toc234940597"/>
      <w:r>
        <w:rPr>
          <w:rFonts w:hint="eastAsia"/>
        </w:rPr>
        <w:t>削除成功</w:t>
      </w:r>
      <w:bookmarkEnd w:id="365"/>
    </w:p>
    <w:p w14:paraId="5E857C7A" w14:textId="5D69AB60" w:rsidR="009F786D" w:rsidRDefault="00684A8F" w:rsidP="009F786D">
      <w:pPr>
        <w:widowControl/>
        <w:jc w:val="left"/>
      </w:pPr>
      <w:bookmarkStart w:id="366" w:name="_Toc234575204"/>
      <w:bookmarkStart w:id="367" w:name="_Toc234575681"/>
      <w:bookmarkStart w:id="368" w:name="_Toc234575888"/>
      <w:bookmarkStart w:id="369" w:name="_Toc234940598"/>
      <w:r>
        <w:rPr>
          <w:noProof/>
        </w:rPr>
        <mc:AlternateContent>
          <mc:Choice Requires="wpg">
            <w:drawing>
              <wp:anchor distT="0" distB="0" distL="114300" distR="114300" simplePos="0" relativeHeight="251658650" behindDoc="1" locked="0" layoutInCell="1" allowOverlap="1" wp14:anchorId="469FDBDA" wp14:editId="44514D5A">
                <wp:simplePos x="0" y="0"/>
                <wp:positionH relativeFrom="margin">
                  <wp:posOffset>441847</wp:posOffset>
                </wp:positionH>
                <wp:positionV relativeFrom="paragraph">
                  <wp:posOffset>27305</wp:posOffset>
                </wp:positionV>
                <wp:extent cx="5769610" cy="2679700"/>
                <wp:effectExtent l="57150" t="0" r="59690" b="44450"/>
                <wp:wrapNone/>
                <wp:docPr id="345472083" name="グループ化 718"/>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179809194" name="グループ化 717"/>
                        <wpg:cNvGrpSpPr/>
                        <wpg:grpSpPr>
                          <a:xfrm>
                            <a:off x="0" y="0"/>
                            <a:ext cx="5769610" cy="2679700"/>
                            <a:chOff x="0" y="0"/>
                            <a:chExt cx="5769610" cy="2679700"/>
                          </a:xfrm>
                        </wpg:grpSpPr>
                        <wpg:grpSp>
                          <wpg:cNvPr id="1542834894" name="グループ化 1"/>
                          <wpg:cNvGrpSpPr/>
                          <wpg:grpSpPr>
                            <a:xfrm>
                              <a:off x="0" y="0"/>
                              <a:ext cx="5769610" cy="2679700"/>
                              <a:chOff x="0" y="0"/>
                              <a:chExt cx="5769610" cy="2679700"/>
                            </a:xfrm>
                          </wpg:grpSpPr>
                          <wpg:grpSp>
                            <wpg:cNvPr id="2071254315" name="グループ化 2071254315"/>
                            <wpg:cNvGrpSpPr/>
                            <wpg:grpSpPr>
                              <a:xfrm>
                                <a:off x="0" y="0"/>
                                <a:ext cx="5769610" cy="2679700"/>
                                <a:chOff x="0" y="0"/>
                                <a:chExt cx="5769763" cy="2679818"/>
                              </a:xfrm>
                            </wpg:grpSpPr>
                            <wps:wsp>
                              <wps:cNvPr id="1556011000" name="正方形/長方形 1556011000"/>
                              <wps:cNvSpPr/>
                              <wps:spPr>
                                <a:xfrm>
                                  <a:off x="0" y="47130"/>
                                  <a:ext cx="5767070" cy="2632688"/>
                                </a:xfrm>
                                <a:prstGeom prst="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7154554" name="フローチャート: 処理 257154554"/>
                              <wps:cNvSpPr/>
                              <wps:spPr>
                                <a:xfrm>
                                  <a:off x="223594" y="928165"/>
                                  <a:ext cx="5368290" cy="1389686"/>
                                </a:xfrm>
                                <a:prstGeom prst="flowChartProcess">
                                  <a:avLst/>
                                </a:prstGeom>
                                <a:solidFill>
                                  <a:sysClr val="window" lastClr="FFFFFF">
                                    <a:lumMod val="85000"/>
                                  </a:sysClr>
                                </a:solidFill>
                                <a:ln w="12700" cap="flat" cmpd="sng" algn="ctr">
                                  <a:solidFill>
                                    <a:sysClr val="window" lastClr="FFFFFF"/>
                                  </a:solidFill>
                                  <a:prstDash val="solid"/>
                                  <a:miter lim="800000"/>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ysClr val="window" lastClr="FFFFFF"/>
                                  </a:extrusionClr>
                                  <a:contourClr>
                                    <a:sysClr val="window" lastClr="FFFFFF"/>
                                  </a:contourClr>
                                </a:sp3d>
                              </wps:spPr>
                              <wps:txbx>
                                <w:txbxContent>
                                  <w:p w14:paraId="6F94E202" w14:textId="77777777" w:rsidR="00684A8F" w:rsidRPr="006D6FA5" w:rsidRDefault="00684A8F" w:rsidP="00684A8F">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91836644" name="テキスト ボックス 1791836644"/>
                              <wps:cNvSpPr txBox="1"/>
                              <wps:spPr>
                                <a:xfrm>
                                  <a:off x="4661688" y="0"/>
                                  <a:ext cx="1108075" cy="324485"/>
                                </a:xfrm>
                                <a:prstGeom prst="rect">
                                  <a:avLst/>
                                </a:prstGeom>
                                <a:noFill/>
                                <a:ln w="6350">
                                  <a:noFill/>
                                </a:ln>
                              </wps:spPr>
                              <wps:txbx>
                                <w:txbxContent>
                                  <w:p w14:paraId="0D31E874" w14:textId="77777777" w:rsidR="00684A8F" w:rsidRPr="00DC0354" w:rsidRDefault="00684A8F" w:rsidP="00684A8F">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6751982" name="テキスト ボックス 1686751982"/>
                              <wps:cNvSpPr txBox="1"/>
                              <wps:spPr>
                                <a:xfrm>
                                  <a:off x="897296" y="233606"/>
                                  <a:ext cx="1100455" cy="260985"/>
                                </a:xfrm>
                                <a:prstGeom prst="rect">
                                  <a:avLst/>
                                </a:prstGeom>
                                <a:noFill/>
                                <a:ln w="6350">
                                  <a:noFill/>
                                </a:ln>
                              </wps:spPr>
                              <wps:txbx>
                                <w:txbxContent>
                                  <w:p w14:paraId="3C0E40E3" w14:textId="77777777" w:rsidR="00684A8F" w:rsidRPr="00AD64C6" w:rsidRDefault="00684A8F" w:rsidP="00684A8F">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0756752" name="テキスト ボックス 1210756752"/>
                              <wps:cNvSpPr txBox="1"/>
                              <wps:spPr>
                                <a:xfrm>
                                  <a:off x="2819539" y="223594"/>
                                  <a:ext cx="791210" cy="260985"/>
                                </a:xfrm>
                                <a:prstGeom prst="rect">
                                  <a:avLst/>
                                </a:prstGeom>
                                <a:noFill/>
                                <a:ln w="6350">
                                  <a:noFill/>
                                </a:ln>
                              </wps:spPr>
                              <wps:txbx>
                                <w:txbxContent>
                                  <w:p w14:paraId="594A6D20" w14:textId="77777777" w:rsidR="00684A8F" w:rsidRPr="00AD64C6" w:rsidRDefault="00684A8F" w:rsidP="00684A8F">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8578366" name="フローチャート: 処理 488578366"/>
                              <wps:cNvSpPr/>
                              <wps:spPr>
                                <a:xfrm>
                                  <a:off x="1968963" y="274070"/>
                                  <a:ext cx="471170" cy="23368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6EE2D8ED" w14:textId="77777777" w:rsidR="00684A8F" w:rsidRPr="00A5547C" w:rsidRDefault="00684A8F" w:rsidP="00684A8F">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13710485" name="テキスト ボックス 1113710485"/>
                              <wps:cNvSpPr txBox="1"/>
                              <wps:spPr>
                                <a:xfrm>
                                  <a:off x="1998581" y="540631"/>
                                  <a:ext cx="520608" cy="287002"/>
                                </a:xfrm>
                                <a:prstGeom prst="rect">
                                  <a:avLst/>
                                </a:prstGeom>
                                <a:noFill/>
                                <a:ln w="6350">
                                  <a:noFill/>
                                </a:ln>
                              </wps:spPr>
                              <wps:txbx>
                                <w:txbxContent>
                                  <w:p w14:paraId="60C44911" w14:textId="77777777" w:rsidR="00684A8F" w:rsidRPr="00AD64C6" w:rsidRDefault="00684A8F" w:rsidP="00684A8F">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42518084" name="正方形/長方形 2142518084"/>
                              <wps:cNvSpPr/>
                              <wps:spPr>
                                <a:xfrm>
                                  <a:off x="2402386" y="597364"/>
                                  <a:ext cx="476853" cy="196896"/>
                                </a:xfrm>
                                <a:prstGeom prst="rect">
                                  <a:avLst/>
                                </a:prstGeom>
                                <a:solidFill>
                                  <a:sysClr val="window" lastClr="FFFFFF"/>
                                </a:solidFill>
                                <a:ln w="6350" cap="flat" cmpd="sng" algn="ctr">
                                  <a:solidFill>
                                    <a:sysClr val="window" lastClr="FFFFFF">
                                      <a:lumMod val="6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8007856" name="テキスト ボックス 1028007856"/>
                              <wps:cNvSpPr txBox="1"/>
                              <wps:spPr>
                                <a:xfrm>
                                  <a:off x="2359002" y="530619"/>
                                  <a:ext cx="378497" cy="287002"/>
                                </a:xfrm>
                                <a:prstGeom prst="rect">
                                  <a:avLst/>
                                </a:prstGeom>
                                <a:noFill/>
                                <a:ln w="6350">
                                  <a:noFill/>
                                </a:ln>
                              </wps:spPr>
                              <wps:txbx>
                                <w:txbxContent>
                                  <w:p w14:paraId="14C5DEE0" w14:textId="77777777" w:rsidR="00684A8F" w:rsidRPr="0075349F" w:rsidRDefault="00684A8F" w:rsidP="00684A8F">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38363470" name="グループ化 638363470"/>
                              <wpg:cNvGrpSpPr/>
                              <wpg:grpSpPr>
                                <a:xfrm>
                                  <a:off x="2706073" y="637410"/>
                                  <a:ext cx="153512" cy="90105"/>
                                  <a:chOff x="0" y="0"/>
                                  <a:chExt cx="153512" cy="90105"/>
                                </a:xfrm>
                              </wpg:grpSpPr>
                              <wps:wsp>
                                <wps:cNvPr id="743024252" name="フローチャート: 組合せ 743024252"/>
                                <wps:cNvSpPr/>
                                <wps:spPr>
                                  <a:xfrm>
                                    <a:off x="25725" y="30035"/>
                                    <a:ext cx="104427" cy="60070"/>
                                  </a:xfrm>
                                  <a:prstGeom prst="flowChartMerg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5956615" name="正方形/長方形 425956615"/>
                                <wps:cNvSpPr/>
                                <wps:spPr>
                                  <a:xfrm>
                                    <a:off x="0" y="0"/>
                                    <a:ext cx="153512" cy="45719"/>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0992686" name="フローチャート: 処理 180992686"/>
                              <wps:cNvSpPr/>
                              <wps:spPr>
                                <a:xfrm>
                                  <a:off x="3140330" y="587769"/>
                                  <a:ext cx="471170" cy="23368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63073451" w14:textId="77777777" w:rsidR="00684A8F" w:rsidRPr="00A5547C" w:rsidRDefault="00684A8F" w:rsidP="00684A8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331407403" name="フローチャート: 処理 1"/>
                            <wps:cNvSpPr/>
                            <wps:spPr>
                              <a:xfrm>
                                <a:off x="1931164" y="2377017"/>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0A7C3492" w14:textId="77777777" w:rsidR="00684A8F" w:rsidRPr="00A5547C" w:rsidRDefault="00684A8F" w:rsidP="00684A8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pic:pic xmlns:pic="http://schemas.openxmlformats.org/drawingml/2006/picture">
                          <pic:nvPicPr>
                            <pic:cNvPr id="1947212730" name="図 725"/>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3803650" y="575734"/>
                              <a:ext cx="481330" cy="240665"/>
                            </a:xfrm>
                            <a:prstGeom prst="rect">
                              <a:avLst/>
                            </a:prstGeom>
                            <a:noFill/>
                            <a:ln>
                              <a:noFill/>
                            </a:ln>
                          </pic:spPr>
                        </pic:pic>
                        <wps:wsp>
                          <wps:cNvPr id="695428860" name="フローチャート: 処理 1"/>
                          <wps:cNvSpPr/>
                          <wps:spPr>
                            <a:xfrm>
                              <a:off x="3524250" y="262467"/>
                              <a:ext cx="1172814" cy="226685"/>
                            </a:xfrm>
                            <a:prstGeom prst="flowChartProcess">
                              <a:avLst/>
                            </a:prstGeom>
                            <a:solidFill>
                              <a:sysClr val="window" lastClr="FFFFFF">
                                <a:lumMod val="85000"/>
                              </a:sysClr>
                            </a:solidFill>
                            <a:ln w="12700" cap="flat" cmpd="sng" algn="ctr">
                              <a:solidFill>
                                <a:sysClr val="window" lastClr="FFFFFF"/>
                              </a:solidFill>
                              <a:prstDash val="solid"/>
                              <a:miter lim="800000"/>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ysClr val="window" lastClr="FFFFFF"/>
                              </a:extrusionClr>
                              <a:contourClr>
                                <a:sysClr val="window" lastClr="FFFFFF"/>
                              </a:contourClr>
                            </a:sp3d>
                          </wps:spPr>
                          <wps:txbx>
                            <w:txbxContent>
                              <w:p w14:paraId="550C750B" w14:textId="77777777" w:rsidR="00684A8F" w:rsidRPr="008E4BAC" w:rsidRDefault="00684A8F" w:rsidP="00684A8F">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TK190000</w:t>
                                </w:r>
                                <w:r w:rsidRPr="00732AFE">
                                  <w:rPr>
                                    <w:rFonts w:ascii="ＭＳ ゴシック" w:eastAsia="ＭＳ ゴシック" w:hAnsi="ＭＳ ゴシック"/>
                                    <w:noProof/>
                                    <w:color w:val="000000" w:themeColor="text1"/>
                                    <w:sz w:val="16"/>
                                    <w:szCs w:val="16"/>
                                  </w:rPr>
                                  <w:drawing>
                                    <wp:inline distT="0" distB="0" distL="0" distR="0" wp14:anchorId="5BE0F2FD" wp14:editId="5FD6BB03">
                                      <wp:extent cx="1095375" cy="213360"/>
                                      <wp:effectExtent l="0" t="0" r="9525" b="0"/>
                                      <wp:docPr id="273769026" name="図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sidRPr="005C6D0F">
                                  <w:rPr>
                                    <w:rFonts w:ascii="ＭＳ ゴシック" w:eastAsia="ＭＳ ゴシック" w:hAnsi="ＭＳ ゴシック"/>
                                    <w:noProof/>
                                    <w:color w:val="000000" w:themeColor="text1"/>
                                    <w:sz w:val="16"/>
                                    <w:szCs w:val="16"/>
                                  </w:rPr>
                                  <w:drawing>
                                    <wp:inline distT="0" distB="0" distL="0" distR="0" wp14:anchorId="4BD13988" wp14:editId="3498EF46">
                                      <wp:extent cx="1095375" cy="213360"/>
                                      <wp:effectExtent l="0" t="0" r="9525" b="0"/>
                                      <wp:docPr id="1977761132" name="図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20503190" name="フローチャート: 処理 1"/>
                          <wps:cNvSpPr/>
                          <wps:spPr>
                            <a:xfrm>
                              <a:off x="2641600" y="2374901"/>
                              <a:ext cx="754380"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6A20143D" w14:textId="77777777" w:rsidR="00684A8F" w:rsidRPr="00A5547C" w:rsidRDefault="00684A8F" w:rsidP="00684A8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730492299" name="フローチャート: 処理 1"/>
                        <wps:cNvSpPr/>
                        <wps:spPr>
                          <a:xfrm>
                            <a:off x="3608916" y="2370666"/>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25E81232" w14:textId="77777777" w:rsidR="00684A8F" w:rsidRDefault="00684A8F" w:rsidP="00684A8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p>
                            <w:p w14:paraId="530EDB69" w14:textId="77777777" w:rsidR="00684A8F" w:rsidRPr="00A5547C" w:rsidRDefault="00684A8F" w:rsidP="00684A8F">
                              <w:pP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9FDBDA" id="_x0000_s2097" style="position:absolute;margin-left:34.8pt;margin-top:2.15pt;width:454.3pt;height:211pt;z-index:-251657830;mso-position-horizontal-relative:margin;mso-width-relative:margin;mso-height-relative:margin" coordsize="57696,26797"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">
                <v:group id="_x0000_s2098" style="position:absolute;width:57696;height:26797" coordsize="57696,2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">
                  <v:group id="_x0000_s2099" style="position:absolute;width:57696;height:26797" coordsize="57696,2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">
                    <v:group id="グループ化 2071254315" o:spid="_x0000_s2100"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">
                      <v:rect id="正方形/長方形 1556011000" o:spid="_x0000_s2101"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" fillcolor="window" strokecolor="windowText" strokeweight="1pt"/>
                      <v:shape id="フローチャート: 処理 257154554" o:spid="_x0000_s2102"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" fillcolor="#d9d9d9" strokecolor="window" strokeweight="1pt">
                        <v:textbox inset="0,0,0,0">
                          <w:txbxContent>
                            <w:p w14:paraId="6F94E202" w14:textId="77777777" w:rsidR="00684A8F" w:rsidRPr="006D6FA5" w:rsidRDefault="00684A8F" w:rsidP="00684A8F">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1791836644" o:spid="_x0000_s2103"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" filled="f" stroked="f" strokeweight=".5pt">
                        <v:textbox>
                          <w:txbxContent>
                            <w:p w14:paraId="0D31E874" w14:textId="77777777" w:rsidR="00684A8F" w:rsidRPr="00DC0354" w:rsidRDefault="00684A8F" w:rsidP="00684A8F">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1686751982" o:spid="_x0000_s2104"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" filled="f" stroked="f" strokeweight=".5pt">
                        <v:textbox>
                          <w:txbxContent>
                            <w:p w14:paraId="3C0E40E3" w14:textId="77777777" w:rsidR="00684A8F" w:rsidRPr="00AD64C6" w:rsidRDefault="00684A8F" w:rsidP="00684A8F">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1210756752" o:spid="_x0000_s2105"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" filled="f" stroked="f" strokeweight=".5pt">
                        <v:textbox>
                          <w:txbxContent>
                            <w:p w14:paraId="594A6D20" w14:textId="77777777" w:rsidR="00684A8F" w:rsidRPr="00AD64C6" w:rsidRDefault="00684A8F" w:rsidP="00684A8F">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488578366" o:spid="_x0000_s2106"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" fillcolor="#e7e6e6" strokecolor="#f2f2f2" strokeweight="1pt">
                        <v:shadow on="t" color="black" opacity="26214f" origin="-.5,-.5" offset=".24944mm,.24944mm"/>
                        <v:textbox inset="0,0,0,0">
                          <w:txbxContent>
                            <w:p w14:paraId="6EE2D8ED" w14:textId="77777777" w:rsidR="00684A8F" w:rsidRPr="00A5547C" w:rsidRDefault="00684A8F" w:rsidP="00684A8F">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v:textbox>
                      </v:shape>
                      <v:shape id="テキスト ボックス 1113710485" o:spid="_x0000_s2107"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" filled="f" stroked="f" strokeweight=".5pt">
                        <v:textbox>
                          <w:txbxContent>
                            <w:p w14:paraId="60C44911" w14:textId="77777777" w:rsidR="00684A8F" w:rsidRPr="00AD64C6" w:rsidRDefault="00684A8F" w:rsidP="00684A8F">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2142518084" o:spid="_x0000_s2108"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" fillcolor="window" strokecolor="#a6a6a6" strokeweight=".5pt"/>
                      <v:shape id="テキスト ボックス 1028007856" o:spid="_x0000_s2109"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" filled="f" stroked="f" strokeweight=".5pt">
                        <v:textbox>
                          <w:txbxContent>
                            <w:p w14:paraId="14C5DEE0" w14:textId="77777777" w:rsidR="00684A8F" w:rsidRPr="0075349F" w:rsidRDefault="00684A8F" w:rsidP="00684A8F">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v:textbox>
                      </v:shape>
                      <v:group id="グループ化 638363470" o:spid="_x0000_s2110"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">
                        <v:shape id="フローチャート: 組合せ 743024252" o:spid="_x0000_s2111"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" filled="f" strokecolor="windowText" strokeweight=".5pt"/>
                        <v:rect id="正方形/長方形 425956615" o:spid="_x0000_s2112"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" fillcolor="window" strokecolor="window" strokeweight="1pt"/>
                      </v:group>
                      <v:shape id="フローチャート: 処理 180992686" o:spid="_x0000_s2113"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" fillcolor="#e7e6e6" strokecolor="#f2f2f2" strokeweight="1pt">
                        <v:shadow on="t" color="black" opacity="26214f" origin="-.5,-.5" offset=".24944mm,.24944mm"/>
                        <v:textbox inset="0,0,0,0">
                          <w:txbxContent>
                            <w:p w14:paraId="63073451" w14:textId="77777777" w:rsidR="00684A8F" w:rsidRPr="00A5547C" w:rsidRDefault="00684A8F" w:rsidP="00684A8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2114" type="#_x0000_t109" style="position:absolute;left:19311;top:23770;width:4712;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" fillcolor="#e7e6e6" strokecolor="#f2f2f2" strokeweight="1pt">
                      <v:shadow on="t" color="black" opacity="26214f" origin="-.5,-.5" offset=".24944mm,.24944mm"/>
                      <v:textbox inset="0,0,0,0">
                        <w:txbxContent>
                          <w:p w14:paraId="0A7C3492" w14:textId="77777777" w:rsidR="00684A8F" w:rsidRPr="00A5547C" w:rsidRDefault="00684A8F" w:rsidP="00684A8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図 725" o:spid="_x0000_s2115" type="#_x0000_t75" style="position:absolute;left:38036;top:5757;width:4813;height:24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">
                    <v:imagedata r:id="rId17" o:title=""/>
                  </v:shape>
                  <v:shape id="_x0000_s2116" type="#_x0000_t109" style="position:absolute;left:35242;top:2624;width:11728;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" fillcolor="#d9d9d9" strokecolor="window" strokeweight="1pt">
                    <v:textbox inset="0,0,0,0">
                      <w:txbxContent>
                        <w:p w14:paraId="550C750B" w14:textId="77777777" w:rsidR="00684A8F" w:rsidRPr="008E4BAC" w:rsidRDefault="00684A8F" w:rsidP="00684A8F">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TK190000</w:t>
                          </w:r>
                          <w:r w:rsidRPr="00732AFE">
                            <w:rPr>
                              <w:rFonts w:ascii="ＭＳ ゴシック" w:eastAsia="ＭＳ ゴシック" w:hAnsi="ＭＳ ゴシック"/>
                              <w:noProof/>
                              <w:color w:val="000000" w:themeColor="text1"/>
                              <w:sz w:val="16"/>
                              <w:szCs w:val="16"/>
                            </w:rPr>
                            <w:drawing>
                              <wp:inline distT="0" distB="0" distL="0" distR="0" wp14:anchorId="5BE0F2FD" wp14:editId="5FD6BB03">
                                <wp:extent cx="1095375" cy="213360"/>
                                <wp:effectExtent l="0" t="0" r="9525" b="0"/>
                                <wp:docPr id="273769026" name="図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sidRPr="005C6D0F">
                            <w:rPr>
                              <w:rFonts w:ascii="ＭＳ ゴシック" w:eastAsia="ＭＳ ゴシック" w:hAnsi="ＭＳ ゴシック"/>
                              <w:noProof/>
                              <w:color w:val="000000" w:themeColor="text1"/>
                              <w:sz w:val="16"/>
                              <w:szCs w:val="16"/>
                            </w:rPr>
                            <w:drawing>
                              <wp:inline distT="0" distB="0" distL="0" distR="0" wp14:anchorId="4BD13988" wp14:editId="3498EF46">
                                <wp:extent cx="1095375" cy="213360"/>
                                <wp:effectExtent l="0" t="0" r="9525" b="0"/>
                                <wp:docPr id="1977761132" name="図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Pr>
                              <w:rFonts w:ascii="ＭＳ ゴシック" w:eastAsia="ＭＳ ゴシック" w:hAnsi="ＭＳ ゴシック" w:hint="eastAsia"/>
                              <w:color w:val="000000" w:themeColor="text1"/>
                              <w:sz w:val="16"/>
                              <w:szCs w:val="16"/>
                            </w:rPr>
                            <w:t xml:space="preserve">　　　　　　</w:t>
                          </w:r>
                        </w:p>
                      </w:txbxContent>
                    </v:textbox>
                  </v:shape>
                  <v:shape id="_x0000_s2117" type="#_x0000_t109" style="position:absolute;left:26416;top:23749;width:7543;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" fillcolor="#e7e6e6" strokecolor="#f2f2f2" strokeweight="1pt">
                    <v:shadow on="t" color="black" opacity="26214f" origin="-.5,-.5" offset=".24944mm,.24944mm"/>
                    <v:textbox inset="0,0,0,0">
                      <w:txbxContent>
                        <w:p w14:paraId="6A20143D" w14:textId="77777777" w:rsidR="00684A8F" w:rsidRPr="00A5547C" w:rsidRDefault="00684A8F" w:rsidP="00684A8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2118" type="#_x0000_t109" style="position:absolute;left:36089;top:23706;width:4711;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" fillcolor="#e7e6e6" strokecolor="#f2f2f2" strokeweight="1pt">
                  <v:shadow on="t" color="black" opacity="26214f" origin="-.5,-.5" offset=".24944mm,.24944mm"/>
                  <v:textbox inset="0,0,0,0">
                    <w:txbxContent>
                      <w:p w14:paraId="25E81232" w14:textId="77777777" w:rsidR="00684A8F" w:rsidRDefault="00684A8F" w:rsidP="00684A8F">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p>
                      <w:p w14:paraId="530EDB69" w14:textId="77777777" w:rsidR="00684A8F" w:rsidRPr="00A5547C" w:rsidRDefault="00684A8F" w:rsidP="00684A8F">
                        <w:pP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　</w:t>
                        </w:r>
                      </w:p>
                    </w:txbxContent>
                  </v:textbox>
                </v:shape>
                <w10:wrap anchorx="margin"/>
              </v:group>
            </w:pict>
          </mc:Fallback>
        </mc:AlternateContent>
      </w:r>
      <w:bookmarkEnd w:id="366"/>
      <w:bookmarkEnd w:id="367"/>
      <w:bookmarkEnd w:id="368"/>
      <w:bookmarkEnd w:id="369"/>
    </w:p>
    <w:p w14:paraId="22F7B31D" w14:textId="77777777" w:rsidR="00015B43" w:rsidRDefault="00015B43" w:rsidP="00015B43">
      <w:pPr>
        <w:widowControl/>
        <w:jc w:val="left"/>
      </w:pPr>
    </w:p>
    <w:p w14:paraId="00E83934" w14:textId="77777777" w:rsidR="00015B43" w:rsidRDefault="00015B43" w:rsidP="00015B43">
      <w:pPr>
        <w:widowControl/>
        <w:jc w:val="left"/>
      </w:pPr>
    </w:p>
    <w:p w14:paraId="2A20A08A" w14:textId="77777777" w:rsidR="00015B43" w:rsidRDefault="00015B43" w:rsidP="00015B43">
      <w:pPr>
        <w:widowControl/>
        <w:jc w:val="left"/>
      </w:pPr>
    </w:p>
    <w:p w14:paraId="7A2D8CDE" w14:textId="5D3FA86B" w:rsidR="00015B43" w:rsidRDefault="00785ED6" w:rsidP="00015B43">
      <w:pPr>
        <w:widowControl/>
        <w:jc w:val="left"/>
      </w:pPr>
      <w:bookmarkStart w:id="370" w:name="_Toc234575205"/>
      <w:bookmarkStart w:id="371" w:name="_Toc234575682"/>
      <w:bookmarkStart w:id="372" w:name="_Toc234575889"/>
      <w:bookmarkStart w:id="373" w:name="_Toc234940599"/>
      <w:r>
        <w:rPr>
          <w:noProof/>
        </w:rPr>
        <mc:AlternateContent>
          <mc:Choice Requires="wps">
            <w:drawing>
              <wp:anchor distT="0" distB="0" distL="114300" distR="114300" simplePos="0" relativeHeight="251658574" behindDoc="0" locked="0" layoutInCell="1" allowOverlap="1" wp14:anchorId="6E2D0336" wp14:editId="009D742A">
                <wp:simplePos x="0" y="0"/>
                <wp:positionH relativeFrom="column">
                  <wp:posOffset>693768</wp:posOffset>
                </wp:positionH>
                <wp:positionV relativeFrom="paragraph">
                  <wp:posOffset>137160</wp:posOffset>
                </wp:positionV>
                <wp:extent cx="3366287" cy="1149928"/>
                <wp:effectExtent l="0" t="0" r="0" b="0"/>
                <wp:wrapNone/>
                <wp:docPr id="723130725" name="テキスト ボックス 933"/>
                <wp:cNvGraphicFramePr/>
                <a:graphic xmlns:a="http://schemas.openxmlformats.org/drawingml/2006/main">
                  <a:graphicData uri="http://schemas.microsoft.com/office/word/2010/wordprocessingShape">
                    <wps:wsp>
                      <wps:cNvSpPr txBox="1"/>
                      <wps:spPr>
                        <a:xfrm>
                          <a:off x="0" y="0"/>
                          <a:ext cx="3366287" cy="1149928"/>
                        </a:xfrm>
                        <a:prstGeom prst="rect">
                          <a:avLst/>
                        </a:prstGeom>
                        <a:noFill/>
                        <a:ln w="6350">
                          <a:noFill/>
                        </a:ln>
                      </wps:spPr>
                      <wps:txbx>
                        <w:txbxContent>
                          <w:p w14:paraId="46EB5354" w14:textId="3536CD4A" w:rsidR="00785ED6" w:rsidRDefault="00785ED6">
                            <w:r>
                              <w:rPr>
                                <w:rFonts w:hint="eastAsia"/>
                              </w:rPr>
                              <w:t>予約ID</w:t>
                            </w:r>
                            <w:r w:rsidR="00E14953">
                              <w:rPr>
                                <w:rFonts w:hint="eastAsia"/>
                              </w:rPr>
                              <w:t>(81)|</w:t>
                            </w:r>
                            <w:r w:rsidR="007240C3">
                              <w:rPr>
                                <w:rFonts w:hint="eastAsia"/>
                              </w:rPr>
                              <w:t>メッセージ(</w:t>
                            </w:r>
                            <w:r w:rsidR="00A20627">
                              <w:rPr>
                                <w:rFonts w:hint="eastAsia"/>
                              </w:rPr>
                              <w:t>の予約を</w:t>
                            </w:r>
                            <w:r w:rsidR="007240C3">
                              <w:rPr>
                                <w:rFonts w:hint="eastAsia"/>
                              </w:rPr>
                              <w:t>削除</w:t>
                            </w:r>
                            <w:r w:rsidR="00A20627">
                              <w:rPr>
                                <w:rFonts w:hint="eastAsia"/>
                              </w:rPr>
                              <w:t>しました。</w:t>
                            </w:r>
                            <w:r w:rsidR="007240C3">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2D0336" id="テキスト ボックス 933" o:spid="_x0000_s2119" type="#_x0000_t202" style="position:absolute;margin-left:54.65pt;margin-top:10.8pt;width:265.05pt;height:90.55pt;z-index:25165857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" filled="f" stroked="f" strokeweight=".5pt">
                <v:textbox>
                  <w:txbxContent>
                    <w:p w14:paraId="46EB5354" w14:textId="3536CD4A" w:rsidR="00785ED6" w:rsidRDefault="00785ED6">
                      <w:r>
                        <w:rPr>
                          <w:rFonts w:hint="eastAsia"/>
                        </w:rPr>
                        <w:t>予約ID</w:t>
                      </w:r>
                      <w:r w:rsidR="00E14953">
                        <w:rPr>
                          <w:rFonts w:hint="eastAsia"/>
                        </w:rPr>
                        <w:t>(81)|</w:t>
                      </w:r>
                      <w:r w:rsidR="007240C3">
                        <w:rPr>
                          <w:rFonts w:hint="eastAsia"/>
                        </w:rPr>
                        <w:t>メッセージ(</w:t>
                      </w:r>
                      <w:r w:rsidR="00A20627">
                        <w:rPr>
                          <w:rFonts w:hint="eastAsia"/>
                        </w:rPr>
                        <w:t>の予約を</w:t>
                      </w:r>
                      <w:r w:rsidR="007240C3">
                        <w:rPr>
                          <w:rFonts w:hint="eastAsia"/>
                        </w:rPr>
                        <w:t>削除</w:t>
                      </w:r>
                      <w:r w:rsidR="00A20627">
                        <w:rPr>
                          <w:rFonts w:hint="eastAsia"/>
                        </w:rPr>
                        <w:t>しました。</w:t>
                      </w:r>
                      <w:r w:rsidR="007240C3">
                        <w:rPr>
                          <w:rFonts w:hint="eastAsia"/>
                        </w:rPr>
                        <w:t>)</w:t>
                      </w:r>
                    </w:p>
                  </w:txbxContent>
                </v:textbox>
              </v:shape>
            </w:pict>
          </mc:Fallback>
        </mc:AlternateContent>
      </w:r>
      <w:bookmarkEnd w:id="370"/>
      <w:bookmarkEnd w:id="371"/>
      <w:bookmarkEnd w:id="372"/>
      <w:bookmarkEnd w:id="373"/>
    </w:p>
    <w:p w14:paraId="59E5ABF1" w14:textId="77777777" w:rsidR="00015B43" w:rsidRDefault="00015B43" w:rsidP="00015B43">
      <w:pPr>
        <w:widowControl/>
        <w:jc w:val="left"/>
      </w:pPr>
    </w:p>
    <w:p w14:paraId="7DC24239" w14:textId="77777777" w:rsidR="00015B43" w:rsidRDefault="00015B43" w:rsidP="00015B43">
      <w:pPr>
        <w:widowControl/>
        <w:jc w:val="left"/>
      </w:pPr>
    </w:p>
    <w:p w14:paraId="0C6AFD0D" w14:textId="77777777" w:rsidR="00015B43" w:rsidRDefault="00015B43" w:rsidP="00015B43">
      <w:pPr>
        <w:widowControl/>
        <w:jc w:val="left"/>
      </w:pPr>
    </w:p>
    <w:p w14:paraId="1BBA8A5E" w14:textId="77777777" w:rsidR="00015B43" w:rsidRDefault="00015B43" w:rsidP="00015B43">
      <w:pPr>
        <w:widowControl/>
        <w:jc w:val="left"/>
      </w:pPr>
    </w:p>
    <w:p w14:paraId="60CEEDA4" w14:textId="77777777" w:rsidR="00015B43" w:rsidRDefault="00015B43" w:rsidP="00015B43">
      <w:pPr>
        <w:widowControl/>
        <w:jc w:val="left"/>
      </w:pPr>
    </w:p>
    <w:p w14:paraId="2259F144" w14:textId="77777777" w:rsidR="00015B43" w:rsidRDefault="00015B43" w:rsidP="00015B43">
      <w:pPr>
        <w:widowControl/>
        <w:jc w:val="left"/>
      </w:pPr>
    </w:p>
    <w:p w14:paraId="0A8D97EF" w14:textId="77777777" w:rsidR="00015B43" w:rsidRDefault="00015B43" w:rsidP="00015B43">
      <w:pPr>
        <w:widowControl/>
        <w:jc w:val="left"/>
      </w:pPr>
    </w:p>
    <w:p w14:paraId="2961655F" w14:textId="56CC4ADE" w:rsidR="00015B43" w:rsidRDefault="00684A8F" w:rsidP="00AC7D78">
      <w:pPr>
        <w:widowControl/>
        <w:ind w:left="840" w:firstLine="840"/>
        <w:jc w:val="left"/>
      </w:pPr>
      <w:bookmarkStart w:id="374" w:name="_Toc234575206"/>
      <w:bookmarkStart w:id="375" w:name="_Toc234940600"/>
      <w:r>
        <w:rPr>
          <w:rFonts w:hint="eastAsia"/>
        </w:rPr>
        <w:t>結果表示エリアに</w:t>
      </w:r>
      <w:r w:rsidR="003750BA">
        <w:rPr>
          <w:rFonts w:hint="eastAsia"/>
        </w:rPr>
        <w:t>成功メッセージを表示</w:t>
      </w:r>
      <w:bookmarkEnd w:id="374"/>
      <w:bookmarkEnd w:id="375"/>
    </w:p>
    <w:p w14:paraId="064A9FD2" w14:textId="05E86169" w:rsidR="003750BA" w:rsidRDefault="003750BA" w:rsidP="00AC7D78">
      <w:pPr>
        <w:widowControl/>
        <w:ind w:left="840" w:firstLine="840"/>
        <w:jc w:val="left"/>
      </w:pPr>
      <w:bookmarkStart w:id="376" w:name="_Toc234575207"/>
      <w:bookmarkStart w:id="377" w:name="_Toc234940601"/>
      <w:r>
        <w:rPr>
          <w:rFonts w:hint="eastAsia"/>
        </w:rPr>
        <w:t>表示項目：</w:t>
      </w:r>
      <w:r w:rsidR="00F73923">
        <w:rPr>
          <w:rFonts w:hint="eastAsia"/>
        </w:rPr>
        <w:t>予約ID</w:t>
      </w:r>
      <w:r w:rsidR="00E717CD">
        <w:rPr>
          <w:rFonts w:hint="eastAsia"/>
        </w:rPr>
        <w:t>｜成功メッセージ(</w:t>
      </w:r>
      <w:r w:rsidR="00151B21">
        <w:rPr>
          <w:rFonts w:hint="eastAsia"/>
        </w:rPr>
        <w:t>の予約を削除しました。</w:t>
      </w:r>
      <w:r w:rsidR="00E717CD">
        <w:rPr>
          <w:rFonts w:hint="eastAsia"/>
        </w:rPr>
        <w:t>)</w:t>
      </w:r>
      <w:bookmarkEnd w:id="376"/>
      <w:bookmarkEnd w:id="377"/>
    </w:p>
    <w:p w14:paraId="219AAAF5" w14:textId="36530E5D" w:rsidR="00015B43" w:rsidRDefault="00151B21" w:rsidP="00AC7D78">
      <w:pPr>
        <w:widowControl/>
        <w:ind w:left="840" w:firstLine="840"/>
        <w:jc w:val="left"/>
      </w:pPr>
      <w:bookmarkStart w:id="378" w:name="_Toc234575208"/>
      <w:bookmarkStart w:id="379" w:name="_Toc234940602"/>
      <w:r>
        <w:rPr>
          <w:rFonts w:hint="eastAsia"/>
        </w:rPr>
        <w:t>表示後は4.3.1システム起動時状態(各ボタン操作が可能)に戻る</w:t>
      </w:r>
      <w:bookmarkEnd w:id="378"/>
      <w:bookmarkEnd w:id="379"/>
    </w:p>
    <w:p w14:paraId="7BDCC4B5" w14:textId="5F735F6B" w:rsidR="002A1173" w:rsidRDefault="00AC7D78" w:rsidP="00AC7D78">
      <w:pPr>
        <w:widowControl/>
        <w:jc w:val="left"/>
      </w:pPr>
      <w:r>
        <w:br w:type="page"/>
      </w:r>
    </w:p>
    <w:p w14:paraId="37FF7355" w14:textId="4F68FD6B" w:rsidR="0007178E" w:rsidRDefault="00AC7D78" w:rsidP="00A17BAF">
      <w:pPr>
        <w:pStyle w:val="a4"/>
        <w:widowControl/>
        <w:numPr>
          <w:ilvl w:val="3"/>
          <w:numId w:val="1"/>
        </w:numPr>
        <w:ind w:leftChars="0"/>
        <w:jc w:val="left"/>
        <w:outlineLvl w:val="3"/>
      </w:pPr>
      <w:bookmarkStart w:id="380" w:name="_Toc234575210"/>
      <w:bookmarkStart w:id="381" w:name="_Toc234575687"/>
      <w:bookmarkStart w:id="382" w:name="_Toc234575894"/>
      <w:bookmarkStart w:id="383" w:name="_Toc234940604"/>
      <w:bookmarkStart w:id="384" w:name="_Toc234940603"/>
      <w:r>
        <w:rPr>
          <w:noProof/>
        </w:rPr>
        <w:lastRenderedPageBreak/>
        <mc:AlternateContent>
          <mc:Choice Requires="wpg">
            <w:drawing>
              <wp:anchor distT="0" distB="0" distL="114300" distR="114300" simplePos="0" relativeHeight="251658651" behindDoc="1" locked="0" layoutInCell="1" allowOverlap="1" wp14:anchorId="127C3C75" wp14:editId="64DD6919">
                <wp:simplePos x="0" y="0"/>
                <wp:positionH relativeFrom="margin">
                  <wp:posOffset>468351</wp:posOffset>
                </wp:positionH>
                <wp:positionV relativeFrom="paragraph">
                  <wp:posOffset>228600</wp:posOffset>
                </wp:positionV>
                <wp:extent cx="5769610" cy="2679700"/>
                <wp:effectExtent l="57150" t="0" r="59690" b="44450"/>
                <wp:wrapNone/>
                <wp:docPr id="304764709" name="グループ化 718"/>
                <wp:cNvGraphicFramePr/>
                <a:graphic xmlns:a="http://schemas.openxmlformats.org/drawingml/2006/main">
                  <a:graphicData uri="http://schemas.microsoft.com/office/word/2010/wordprocessingGroup">
                    <wpg:wgp>
                      <wpg:cNvGrpSpPr/>
                      <wpg:grpSpPr>
                        <a:xfrm>
                          <a:off x="0" y="0"/>
                          <a:ext cx="5769610" cy="2679700"/>
                          <a:chOff x="0" y="0"/>
                          <a:chExt cx="5769610" cy="2679700"/>
                        </a:xfrm>
                      </wpg:grpSpPr>
                      <wpg:grpSp>
                        <wpg:cNvPr id="1679564935" name="グループ化 717"/>
                        <wpg:cNvGrpSpPr/>
                        <wpg:grpSpPr>
                          <a:xfrm>
                            <a:off x="0" y="0"/>
                            <a:ext cx="5769610" cy="2679700"/>
                            <a:chOff x="0" y="0"/>
                            <a:chExt cx="5769610" cy="2679700"/>
                          </a:xfrm>
                        </wpg:grpSpPr>
                        <wpg:grpSp>
                          <wpg:cNvPr id="642496412" name="グループ化 1"/>
                          <wpg:cNvGrpSpPr/>
                          <wpg:grpSpPr>
                            <a:xfrm>
                              <a:off x="0" y="0"/>
                              <a:ext cx="5769610" cy="2679700"/>
                              <a:chOff x="0" y="0"/>
                              <a:chExt cx="5769610" cy="2679700"/>
                            </a:xfrm>
                          </wpg:grpSpPr>
                          <wpg:grpSp>
                            <wpg:cNvPr id="1739679074" name="グループ化 1739679074"/>
                            <wpg:cNvGrpSpPr/>
                            <wpg:grpSpPr>
                              <a:xfrm>
                                <a:off x="0" y="0"/>
                                <a:ext cx="5769610" cy="2679700"/>
                                <a:chOff x="0" y="0"/>
                                <a:chExt cx="5769763" cy="2679818"/>
                              </a:xfrm>
                            </wpg:grpSpPr>
                            <wps:wsp>
                              <wps:cNvPr id="742576014" name="正方形/長方形 742576014"/>
                              <wps:cNvSpPr/>
                              <wps:spPr>
                                <a:xfrm>
                                  <a:off x="0" y="47130"/>
                                  <a:ext cx="5767070" cy="2632688"/>
                                </a:xfrm>
                                <a:prstGeom prst="rect">
                                  <a:avLst/>
                                </a:prstGeom>
                                <a:solidFill>
                                  <a:sysClr val="window" lastClr="FFFFFF"/>
                                </a:solidFill>
                                <a:ln w="12700" cap="flat" cmpd="sng" algn="ctr">
                                  <a:solidFill>
                                    <a:sysClr val="windowText" lastClr="000000"/>
                                  </a:solidFill>
                                  <a:prstDash val="solid"/>
                                  <a:miter lim="800000"/>
                                </a:ln>
                                <a:effectLst/>
                                <a:scene3d>
                                  <a:camera prst="orthographicFront"/>
                                  <a:lightRig rig="threePt" dir="t"/>
                                </a:scene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75112" name="フローチャート: 処理 18775112"/>
                              <wps:cNvSpPr/>
                              <wps:spPr>
                                <a:xfrm>
                                  <a:off x="223594" y="928165"/>
                                  <a:ext cx="5368290" cy="1389686"/>
                                </a:xfrm>
                                <a:prstGeom prst="flowChartProcess">
                                  <a:avLst/>
                                </a:prstGeom>
                                <a:solidFill>
                                  <a:sysClr val="window" lastClr="FFFFFF">
                                    <a:lumMod val="85000"/>
                                  </a:sysClr>
                                </a:solidFill>
                                <a:ln w="12700" cap="flat" cmpd="sng" algn="ctr">
                                  <a:solidFill>
                                    <a:sysClr val="window" lastClr="FFFFFF"/>
                                  </a:solidFill>
                                  <a:prstDash val="solid"/>
                                  <a:miter lim="800000"/>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ysClr val="window" lastClr="FFFFFF"/>
                                  </a:extrusionClr>
                                  <a:contourClr>
                                    <a:sysClr val="window" lastClr="FFFFFF"/>
                                  </a:contourClr>
                                </a:sp3d>
                              </wps:spPr>
                              <wps:txbx>
                                <w:txbxContent>
                                  <w:p w14:paraId="4907B190" w14:textId="118C58FF" w:rsidR="002A1173" w:rsidRPr="006D6FA5" w:rsidRDefault="002A1173" w:rsidP="002A1173">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38467703" name="テキスト ボックス 838467703"/>
                              <wps:cNvSpPr txBox="1"/>
                              <wps:spPr>
                                <a:xfrm>
                                  <a:off x="4661688" y="0"/>
                                  <a:ext cx="1108075" cy="324485"/>
                                </a:xfrm>
                                <a:prstGeom prst="rect">
                                  <a:avLst/>
                                </a:prstGeom>
                                <a:noFill/>
                                <a:ln w="6350">
                                  <a:noFill/>
                                </a:ln>
                              </wps:spPr>
                              <wps:txbx>
                                <w:txbxContent>
                                  <w:p w14:paraId="272992A2" w14:textId="77777777" w:rsidR="002A1173" w:rsidRPr="00DC0354" w:rsidRDefault="002A1173" w:rsidP="002A1173">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16395420" name="テキスト ボックス 2016395420"/>
                              <wps:cNvSpPr txBox="1"/>
                              <wps:spPr>
                                <a:xfrm>
                                  <a:off x="897296" y="233606"/>
                                  <a:ext cx="1100455" cy="260985"/>
                                </a:xfrm>
                                <a:prstGeom prst="rect">
                                  <a:avLst/>
                                </a:prstGeom>
                                <a:noFill/>
                                <a:ln w="6350">
                                  <a:noFill/>
                                </a:ln>
                              </wps:spPr>
                              <wps:txbx>
                                <w:txbxContent>
                                  <w:p w14:paraId="57DA6518" w14:textId="77777777" w:rsidR="002A1173" w:rsidRPr="00AD64C6" w:rsidRDefault="002A1173" w:rsidP="002A1173">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96815233" name="テキスト ボックス 1896815233"/>
                              <wps:cNvSpPr txBox="1"/>
                              <wps:spPr>
                                <a:xfrm>
                                  <a:off x="2819539" y="223594"/>
                                  <a:ext cx="791210" cy="260985"/>
                                </a:xfrm>
                                <a:prstGeom prst="rect">
                                  <a:avLst/>
                                </a:prstGeom>
                                <a:noFill/>
                                <a:ln w="6350">
                                  <a:noFill/>
                                </a:ln>
                              </wps:spPr>
                              <wps:txbx>
                                <w:txbxContent>
                                  <w:p w14:paraId="745F7315" w14:textId="77777777" w:rsidR="002A1173" w:rsidRPr="00AD64C6" w:rsidRDefault="002A1173" w:rsidP="002A1173">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6920989" name="フローチャート: 処理 1256920989"/>
                              <wps:cNvSpPr/>
                              <wps:spPr>
                                <a:xfrm>
                                  <a:off x="1968963" y="274070"/>
                                  <a:ext cx="471170" cy="23368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75782621" w14:textId="77777777" w:rsidR="002A1173" w:rsidRPr="00A5547C" w:rsidRDefault="002A1173" w:rsidP="002A1173">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4112862" name="テキスト ボックス 124112862"/>
                              <wps:cNvSpPr txBox="1"/>
                              <wps:spPr>
                                <a:xfrm>
                                  <a:off x="1998581" y="540631"/>
                                  <a:ext cx="520608" cy="287002"/>
                                </a:xfrm>
                                <a:prstGeom prst="rect">
                                  <a:avLst/>
                                </a:prstGeom>
                                <a:noFill/>
                                <a:ln w="6350">
                                  <a:noFill/>
                                </a:ln>
                              </wps:spPr>
                              <wps:txbx>
                                <w:txbxContent>
                                  <w:p w14:paraId="6156A73D" w14:textId="77777777" w:rsidR="002A1173" w:rsidRPr="00AD64C6" w:rsidRDefault="002A1173" w:rsidP="002A1173">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5310361" name="正方形/長方形 1695310361"/>
                              <wps:cNvSpPr/>
                              <wps:spPr>
                                <a:xfrm>
                                  <a:off x="2402386" y="597364"/>
                                  <a:ext cx="476853" cy="196896"/>
                                </a:xfrm>
                                <a:prstGeom prst="rect">
                                  <a:avLst/>
                                </a:prstGeom>
                                <a:solidFill>
                                  <a:sysClr val="window" lastClr="FFFFFF"/>
                                </a:solidFill>
                                <a:ln w="6350" cap="flat" cmpd="sng" algn="ctr">
                                  <a:solidFill>
                                    <a:sysClr val="window" lastClr="FFFFFF">
                                      <a:lumMod val="6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8618031" name="テキスト ボックス 448618031"/>
                              <wps:cNvSpPr txBox="1"/>
                              <wps:spPr>
                                <a:xfrm>
                                  <a:off x="2359002" y="530619"/>
                                  <a:ext cx="378497" cy="287002"/>
                                </a:xfrm>
                                <a:prstGeom prst="rect">
                                  <a:avLst/>
                                </a:prstGeom>
                                <a:noFill/>
                                <a:ln w="6350">
                                  <a:noFill/>
                                </a:ln>
                              </wps:spPr>
                              <wps:txbx>
                                <w:txbxContent>
                                  <w:p w14:paraId="34CA59E8" w14:textId="77777777" w:rsidR="002A1173" w:rsidRPr="0075349F" w:rsidRDefault="002A1173" w:rsidP="002A1173">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81477449" name="グループ化 2081477449"/>
                              <wpg:cNvGrpSpPr/>
                              <wpg:grpSpPr>
                                <a:xfrm>
                                  <a:off x="2706073" y="637410"/>
                                  <a:ext cx="153512" cy="90105"/>
                                  <a:chOff x="0" y="0"/>
                                  <a:chExt cx="153512" cy="90105"/>
                                </a:xfrm>
                              </wpg:grpSpPr>
                              <wps:wsp>
                                <wps:cNvPr id="825730567" name="フローチャート: 組合せ 825730567"/>
                                <wps:cNvSpPr/>
                                <wps:spPr>
                                  <a:xfrm>
                                    <a:off x="25725" y="30035"/>
                                    <a:ext cx="104427" cy="60070"/>
                                  </a:xfrm>
                                  <a:prstGeom prst="flowChartMerg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7491257" name="正方形/長方形 1177491257"/>
                                <wps:cNvSpPr/>
                                <wps:spPr>
                                  <a:xfrm>
                                    <a:off x="0" y="0"/>
                                    <a:ext cx="153512" cy="45719"/>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92592574" name="フローチャート: 処理 1592592574"/>
                              <wps:cNvSpPr/>
                              <wps:spPr>
                                <a:xfrm>
                                  <a:off x="3140330" y="587769"/>
                                  <a:ext cx="471170" cy="23368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4886B388" w14:textId="77777777" w:rsidR="002A1173" w:rsidRPr="00A5547C" w:rsidRDefault="002A1173" w:rsidP="002A1173">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577296401" name="フローチャート: 処理 1"/>
                            <wps:cNvSpPr/>
                            <wps:spPr>
                              <a:xfrm>
                                <a:off x="1931164" y="2377017"/>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5569E158" w14:textId="77777777" w:rsidR="002A1173" w:rsidRPr="00A5547C" w:rsidRDefault="002A1173" w:rsidP="002A1173">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pic:pic xmlns:pic="http://schemas.openxmlformats.org/drawingml/2006/picture">
                          <pic:nvPicPr>
                            <pic:cNvPr id="1612007042" name="図 725"/>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3803650" y="575734"/>
                              <a:ext cx="481330" cy="240665"/>
                            </a:xfrm>
                            <a:prstGeom prst="rect">
                              <a:avLst/>
                            </a:prstGeom>
                            <a:noFill/>
                            <a:ln>
                              <a:noFill/>
                            </a:ln>
                          </pic:spPr>
                        </pic:pic>
                        <wps:wsp>
                          <wps:cNvPr id="1739415881" name="フローチャート: 処理 1"/>
                          <wps:cNvSpPr/>
                          <wps:spPr>
                            <a:xfrm>
                              <a:off x="3524250" y="262467"/>
                              <a:ext cx="1172814" cy="226685"/>
                            </a:xfrm>
                            <a:prstGeom prst="flowChartProcess">
                              <a:avLst/>
                            </a:prstGeom>
                            <a:solidFill>
                              <a:sysClr val="window" lastClr="FFFFFF">
                                <a:lumMod val="85000"/>
                              </a:sysClr>
                            </a:solidFill>
                            <a:ln w="12700" cap="flat" cmpd="sng" algn="ctr">
                              <a:solidFill>
                                <a:sysClr val="window" lastClr="FFFFFF"/>
                              </a:solidFill>
                              <a:prstDash val="solid"/>
                              <a:miter lim="800000"/>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ysClr val="window" lastClr="FFFFFF"/>
                              </a:extrusionClr>
                              <a:contourClr>
                                <a:sysClr val="window" lastClr="FFFFFF"/>
                              </a:contourClr>
                            </a:sp3d>
                          </wps:spPr>
                          <wps:txbx>
                            <w:txbxContent>
                              <w:p w14:paraId="6B020732" w14:textId="77777777" w:rsidR="002A1173" w:rsidRPr="008E4BAC" w:rsidRDefault="002A1173" w:rsidP="002A1173">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TK190000</w:t>
                                </w:r>
                                <w:r w:rsidRPr="00732AFE">
                                  <w:rPr>
                                    <w:rFonts w:ascii="ＭＳ ゴシック" w:eastAsia="ＭＳ ゴシック" w:hAnsi="ＭＳ ゴシック"/>
                                    <w:noProof/>
                                    <w:color w:val="000000" w:themeColor="text1"/>
                                    <w:sz w:val="16"/>
                                    <w:szCs w:val="16"/>
                                  </w:rPr>
                                  <w:drawing>
                                    <wp:inline distT="0" distB="0" distL="0" distR="0" wp14:anchorId="38903212" wp14:editId="0EDDA1ED">
                                      <wp:extent cx="1095375" cy="213360"/>
                                      <wp:effectExtent l="0" t="0" r="9525" b="0"/>
                                      <wp:docPr id="1801133452" name="図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sidRPr="005C6D0F">
                                  <w:rPr>
                                    <w:rFonts w:ascii="ＭＳ ゴシック" w:eastAsia="ＭＳ ゴシック" w:hAnsi="ＭＳ ゴシック"/>
                                    <w:noProof/>
                                    <w:color w:val="000000" w:themeColor="text1"/>
                                    <w:sz w:val="16"/>
                                    <w:szCs w:val="16"/>
                                  </w:rPr>
                                  <w:drawing>
                                    <wp:inline distT="0" distB="0" distL="0" distR="0" wp14:anchorId="6799BC37" wp14:editId="0FD66FE3">
                                      <wp:extent cx="1095375" cy="213360"/>
                                      <wp:effectExtent l="0" t="0" r="9525" b="0"/>
                                      <wp:docPr id="501419601" name="図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Pr>
                                    <w:rFonts w:ascii="ＭＳ ゴシック" w:eastAsia="ＭＳ ゴシック" w:hAnsi="ＭＳ 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10163097" name="フローチャート: 処理 1"/>
                          <wps:cNvSpPr/>
                          <wps:spPr>
                            <a:xfrm>
                              <a:off x="2641600" y="2374901"/>
                              <a:ext cx="754380"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308F0C24" w14:textId="77777777" w:rsidR="002A1173" w:rsidRPr="00A5547C" w:rsidRDefault="002A1173" w:rsidP="002A1173">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257913202" name="フローチャート: 処理 1"/>
                        <wps:cNvSpPr/>
                        <wps:spPr>
                          <a:xfrm>
                            <a:off x="3608916" y="2370666"/>
                            <a:ext cx="471158" cy="233670"/>
                          </a:xfrm>
                          <a:prstGeom prst="flowChartProcess">
                            <a:avLst/>
                          </a:prstGeom>
                          <a:solidFill>
                            <a:srgbClr val="E7E6E6"/>
                          </a:solidFill>
                          <a:ln w="12700" cap="flat" cmpd="sng" algn="ctr">
                            <a:solidFill>
                              <a:sysClr val="window" lastClr="FFFFFF">
                                <a:lumMod val="95000"/>
                              </a:sysClr>
                            </a:solidFill>
                            <a:prstDash val="solid"/>
                            <a:miter lim="800000"/>
                          </a:ln>
                          <a:effectLst>
                            <a:outerShdw blurRad="12700" dist="12700" dir="2700000" algn="tl" rotWithShape="0">
                              <a:prstClr val="black">
                                <a:alpha val="40000"/>
                              </a:prstClr>
                            </a:outerShdw>
                          </a:effectLst>
                          <a:scene3d>
                            <a:camera prst="orthographicFront"/>
                            <a:lightRig rig="threePt" dir="t"/>
                          </a:scene3d>
                          <a:sp3d>
                            <a:bevelT w="12700" h="88900" prst="divot"/>
                          </a:sp3d>
                        </wps:spPr>
                        <wps:txbx>
                          <w:txbxContent>
                            <w:p w14:paraId="546DAF59" w14:textId="77777777" w:rsidR="002A1173" w:rsidRDefault="002A1173" w:rsidP="002A1173">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p>
                            <w:p w14:paraId="0EECBDA1" w14:textId="77777777" w:rsidR="002A1173" w:rsidRPr="00A5547C" w:rsidRDefault="002A1173" w:rsidP="002A1173">
                              <w:pP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27C3C75" id="_x0000_s2120" style="position:absolute;left:0;text-align:left;margin-left:36.9pt;margin-top:18pt;width:454.3pt;height:211pt;z-index:-251657829;mso-position-horizontal-relative:margin;mso-width-relative:margin;mso-height-relative:margin" coordsize="57696,26797"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">
                <v:group id="_x0000_s2121" style="position:absolute;width:57696;height:26797" coordsize="57696,2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">
                  <v:group id="_x0000_s2122" style="position:absolute;width:57696;height:26797" coordsize="57696,2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">
                    <v:group id="グループ化 1739679074" o:spid="_x0000_s2123" style="position:absolute;width:57696;height:26797" coordsize="57697,26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">
                      <v:rect id="正方形/長方形 742576014" o:spid="_x0000_s2124"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" fillcolor="window" strokecolor="windowText" strokeweight="1pt"/>
                      <v:shape id="フローチャート: 処理 18775112" o:spid="_x0000_s2125" type="#_x0000_t109" style="position:absolute;left:2235;top:9281;width:53683;height:1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" fillcolor="#d9d9d9" strokecolor="window" strokeweight="1pt">
                        <v:textbox inset="0,0,0,0">
                          <w:txbxContent>
                            <w:p w14:paraId="4907B190" w14:textId="118C58FF" w:rsidR="002A1173" w:rsidRPr="006D6FA5" w:rsidRDefault="002A1173" w:rsidP="002A1173">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838467703" o:spid="_x0000_s2126" type="#_x0000_t202" style="position:absolute;left:46616;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" filled="f" stroked="f" strokeweight=".5pt">
                        <v:textbox>
                          <w:txbxContent>
                            <w:p w14:paraId="272992A2" w14:textId="77777777" w:rsidR="002A1173" w:rsidRPr="00DC0354" w:rsidRDefault="002A1173" w:rsidP="002A1173">
                              <w:pPr>
                                <w:jc w:val="right"/>
                                <w:rPr>
                                  <w:color w:val="000000" w:themeColor="text1"/>
                                </w:rPr>
                              </w:pPr>
                              <w:r w:rsidRPr="00DC0354">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 xml:space="preserve">□  </w:t>
                              </w:r>
                              <w:r w:rsidRPr="00DC0354">
                                <w:rPr>
                                  <w:rFonts w:hint="eastAsia"/>
                                  <w:color w:val="000000" w:themeColor="text1"/>
                                </w:rPr>
                                <w:t>×</w:t>
                              </w:r>
                            </w:p>
                          </w:txbxContent>
                        </v:textbox>
                      </v:shape>
                      <v:shape id="テキスト ボックス 2016395420" o:spid="_x0000_s2127" type="#_x0000_t202" style="position:absolute;left:8972;top:2336;width:1100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" filled="f" stroked="f" strokeweight=".5pt">
                        <v:textbox>
                          <w:txbxContent>
                            <w:p w14:paraId="57DA6518" w14:textId="77777777" w:rsidR="002A1173" w:rsidRPr="00AD64C6" w:rsidRDefault="002A1173" w:rsidP="002A1173">
                              <w:pPr>
                                <w:jc w:val="left"/>
                                <w:rPr>
                                  <w:rFonts w:ascii="ＭＳ Ｐゴシック" w:eastAsia="ＭＳ Ｐゴシック" w:hAnsi="ＭＳ Ｐゴシック"/>
                                  <w:color w:val="000000" w:themeColor="text1"/>
                                  <w:sz w:val="18"/>
                                  <w:szCs w:val="18"/>
                                </w:rPr>
                              </w:pPr>
                              <w:r w:rsidRPr="00AD64C6">
                                <w:rPr>
                                  <w:rFonts w:ascii="ＭＳ Ｐゴシック" w:eastAsia="ＭＳ Ｐゴシック" w:hAnsi="ＭＳ Ｐゴシック" w:hint="eastAsia"/>
                                  <w:color w:val="000000" w:themeColor="text1"/>
                                  <w:sz w:val="18"/>
                                  <w:szCs w:val="18"/>
                                </w:rPr>
                                <w:t>教室予約システム</w:t>
                              </w:r>
                            </w:p>
                          </w:txbxContent>
                        </v:textbox>
                      </v:shape>
                      <v:shape id="テキスト ボックス 1896815233" o:spid="_x0000_s2128" type="#_x0000_t202" style="position:absolute;left:28195;top:2235;width:7912;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" filled="f" stroked="f" strokeweight=".5pt">
                        <v:textbox>
                          <w:txbxContent>
                            <w:p w14:paraId="745F7315" w14:textId="77777777" w:rsidR="002A1173" w:rsidRPr="00AD64C6" w:rsidRDefault="002A1173" w:rsidP="002A1173">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ログインID：</w:t>
                              </w:r>
                            </w:p>
                          </w:txbxContent>
                        </v:textbox>
                      </v:shape>
                      <v:shape id="フローチャート: 処理 1256920989" o:spid="_x0000_s2129"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" fillcolor="#e7e6e6" strokecolor="#f2f2f2" strokeweight="1pt">
                        <v:shadow on="t" color="black" opacity="26214f" origin="-.5,-.5" offset=".24944mm,.24944mm"/>
                        <v:textbox inset="0,0,0,0">
                          <w:txbxContent>
                            <w:p w14:paraId="75782621" w14:textId="77777777" w:rsidR="002A1173" w:rsidRPr="00A5547C" w:rsidRDefault="002A1173" w:rsidP="002A1173">
                              <w:pPr>
                                <w:jc w:val="cente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ログ</w:t>
                              </w:r>
                              <w:r>
                                <w:rPr>
                                  <w:rFonts w:ascii="ＭＳ Ｐゴシック" w:eastAsia="ＭＳ Ｐゴシック" w:hAnsi="ＭＳ Ｐゴシック" w:hint="eastAsia"/>
                                  <w:color w:val="000000" w:themeColor="text1"/>
                                  <w:sz w:val="16"/>
                                  <w:szCs w:val="16"/>
                                </w:rPr>
                                <w:t>アウト</w:t>
                              </w:r>
                              <w:r w:rsidRPr="00A5547C">
                                <w:rPr>
                                  <w:rFonts w:ascii="ＭＳ Ｐゴシック" w:eastAsia="ＭＳ Ｐゴシック" w:hAnsi="ＭＳ Ｐゴシック" w:hint="eastAsia"/>
                                  <w:color w:val="000000" w:themeColor="text1"/>
                                  <w:sz w:val="16"/>
                                  <w:szCs w:val="16"/>
                                </w:rPr>
                                <w:t xml:space="preserve">　</w:t>
                              </w:r>
                            </w:p>
                          </w:txbxContent>
                        </v:textbox>
                      </v:shape>
                      <v:shape id="テキスト ボックス 124112862" o:spid="_x0000_s2130" type="#_x0000_t202" style="position:absolute;left:19985;top:5406;width:5206;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" filled="f" stroked="f" strokeweight=".5pt">
                        <v:textbox>
                          <w:txbxContent>
                            <w:p w14:paraId="6156A73D" w14:textId="77777777" w:rsidR="002A1173" w:rsidRPr="00AD64C6" w:rsidRDefault="002A1173" w:rsidP="002A1173">
                              <w:pPr>
                                <w:jc w:val="left"/>
                                <w:rPr>
                                  <w:rFonts w:ascii="ＭＳ Ｐゴシック" w:eastAsia="ＭＳ Ｐゴシック" w:hAnsi="ＭＳ Ｐゴシック"/>
                                  <w:color w:val="000000" w:themeColor="text1"/>
                                  <w:sz w:val="18"/>
                                  <w:szCs w:val="18"/>
                                </w:rPr>
                              </w:pPr>
                              <w:r>
                                <w:rPr>
                                  <w:rFonts w:ascii="ＭＳ Ｐゴシック" w:eastAsia="ＭＳ Ｐゴシック" w:hAnsi="ＭＳ Ｐゴシック" w:hint="eastAsia"/>
                                  <w:color w:val="000000" w:themeColor="text1"/>
                                  <w:sz w:val="18"/>
                                  <w:szCs w:val="18"/>
                                </w:rPr>
                                <w:t>教室</w:t>
                              </w:r>
                            </w:p>
                          </w:txbxContent>
                        </v:textbox>
                      </v:shape>
                      <v:rect id="正方形/長方形 1695310361" o:spid="_x0000_s2131"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" fillcolor="window" strokecolor="#a6a6a6" strokeweight=".5pt"/>
                      <v:shape id="テキスト ボックス 448618031" o:spid="_x0000_s2132" type="#_x0000_t202" style="position:absolute;left:23590;top:5306;width:3784;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" filled="f" stroked="f" strokeweight=".5pt">
                        <v:textbox>
                          <w:txbxContent>
                            <w:p w14:paraId="34CA59E8" w14:textId="77777777" w:rsidR="002A1173" w:rsidRPr="0075349F" w:rsidRDefault="002A1173" w:rsidP="002A1173">
                              <w:pPr>
                                <w:jc w:val="left"/>
                                <w:rPr>
                                  <w:rFonts w:ascii="ＭＳ Ｐゴシック" w:eastAsia="ＭＳ Ｐゴシック" w:hAnsi="ＭＳ Ｐゴシック"/>
                                  <w:b/>
                                  <w:bCs/>
                                  <w:color w:val="000000" w:themeColor="text1"/>
                                  <w:sz w:val="18"/>
                                  <w:szCs w:val="18"/>
                                </w:rPr>
                              </w:pPr>
                              <w:r w:rsidRPr="0075349F">
                                <w:rPr>
                                  <w:rFonts w:ascii="ＭＳ Ｐゴシック" w:eastAsia="ＭＳ Ｐゴシック" w:hAnsi="ＭＳ Ｐゴシック" w:hint="eastAsia"/>
                                  <w:b/>
                                  <w:bCs/>
                                  <w:color w:val="000000" w:themeColor="text1"/>
                                  <w:sz w:val="18"/>
                                  <w:szCs w:val="18"/>
                                </w:rPr>
                                <w:t>37</w:t>
                              </w:r>
                              <w:r>
                                <w:rPr>
                                  <w:rFonts w:ascii="ＭＳ Ｐゴシック" w:eastAsia="ＭＳ Ｐゴシック" w:hAnsi="ＭＳ Ｐゴシック" w:hint="eastAsia"/>
                                  <w:b/>
                                  <w:bCs/>
                                  <w:color w:val="000000" w:themeColor="text1"/>
                                  <w:sz w:val="18"/>
                                  <w:szCs w:val="18"/>
                                </w:rPr>
                                <w:t>6</w:t>
                              </w:r>
                            </w:p>
                          </w:txbxContent>
                        </v:textbox>
                      </v:shape>
                      <v:group id="グループ化 2081477449" o:spid="_x0000_s2133"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">
                        <v:shape id="フローチャート: 組合せ 825730567" o:spid="_x0000_s2134"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" filled="f" strokecolor="windowText" strokeweight=".5pt"/>
                        <v:rect id="正方形/長方形 1177491257" o:spid="_x0000_s2135"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" fillcolor="window" strokecolor="window" strokeweight="1pt"/>
                      </v:group>
                      <v:shape id="フローチャート: 処理 1592592574" o:spid="_x0000_s2136"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" fillcolor="#e7e6e6" strokecolor="#f2f2f2" strokeweight="1pt">
                        <v:shadow on="t" color="black" opacity="26214f" origin="-.5,-.5" offset=".24944mm,.24944mm"/>
                        <v:textbox inset="0,0,0,0">
                          <w:txbxContent>
                            <w:p w14:paraId="4886B388" w14:textId="77777777" w:rsidR="002A1173" w:rsidRPr="00A5547C" w:rsidRDefault="002A1173" w:rsidP="002A1173">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教室概要</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2137" type="#_x0000_t109" style="position:absolute;left:19311;top:23770;width:4712;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" fillcolor="#e7e6e6" strokecolor="#f2f2f2" strokeweight="1pt">
                      <v:shadow on="t" color="black" opacity="26214f" origin="-.5,-.5" offset=".24944mm,.24944mm"/>
                      <v:textbox inset="0,0,0,0">
                        <w:txbxContent>
                          <w:p w14:paraId="5569E158" w14:textId="77777777" w:rsidR="002A1173" w:rsidRPr="00A5547C" w:rsidRDefault="002A1173" w:rsidP="002A1173">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新規予約</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図 725" o:spid="_x0000_s2138" type="#_x0000_t75" style="position:absolute;left:38036;top:5757;width:4813;height:24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">
                    <v:imagedata r:id="rId17" o:title=""/>
                  </v:shape>
                  <v:shape id="_x0000_s2139" type="#_x0000_t109" style="position:absolute;left:35242;top:2624;width:11728;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" fillcolor="#d9d9d9" strokecolor="window" strokeweight="1pt">
                    <v:textbox inset="0,0,0,0">
                      <w:txbxContent>
                        <w:p w14:paraId="6B020732" w14:textId="77777777" w:rsidR="002A1173" w:rsidRPr="008E4BAC" w:rsidRDefault="002A1173" w:rsidP="002A1173">
                          <w:pPr>
                            <w:ind w:firstLineChars="100" w:firstLine="160"/>
                            <w:jc w:val="left"/>
                            <w:rPr>
                              <w:rFonts w:ascii="ＭＳ ゴシック" w:eastAsia="ＭＳ ゴシック" w:hAnsi="ＭＳ ゴシック"/>
                              <w:color w:val="000000" w:themeColor="text1"/>
                              <w:sz w:val="16"/>
                              <w:szCs w:val="16"/>
                            </w:rPr>
                          </w:pPr>
                          <w:r>
                            <w:rPr>
                              <w:rFonts w:ascii="ＭＳ ゴシック" w:eastAsia="ＭＳ ゴシック" w:hAnsi="ＭＳ ゴシック" w:hint="eastAsia"/>
                              <w:color w:val="000000" w:themeColor="text1"/>
                              <w:sz w:val="16"/>
                              <w:szCs w:val="16"/>
                            </w:rPr>
                            <w:t>TK190000</w:t>
                          </w:r>
                          <w:r w:rsidRPr="00732AFE">
                            <w:rPr>
                              <w:rFonts w:ascii="ＭＳ ゴシック" w:eastAsia="ＭＳ ゴシック" w:hAnsi="ＭＳ ゴシック"/>
                              <w:noProof/>
                              <w:color w:val="000000" w:themeColor="text1"/>
                              <w:sz w:val="16"/>
                              <w:szCs w:val="16"/>
                            </w:rPr>
                            <w:drawing>
                              <wp:inline distT="0" distB="0" distL="0" distR="0" wp14:anchorId="38903212" wp14:editId="0EDDA1ED">
                                <wp:extent cx="1095375" cy="213360"/>
                                <wp:effectExtent l="0" t="0" r="9525" b="0"/>
                                <wp:docPr id="1801133452" name="図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sidRPr="005C6D0F">
                            <w:rPr>
                              <w:rFonts w:ascii="ＭＳ ゴシック" w:eastAsia="ＭＳ ゴシック" w:hAnsi="ＭＳ ゴシック"/>
                              <w:noProof/>
                              <w:color w:val="000000" w:themeColor="text1"/>
                              <w:sz w:val="16"/>
                              <w:szCs w:val="16"/>
                            </w:rPr>
                            <w:drawing>
                              <wp:inline distT="0" distB="0" distL="0" distR="0" wp14:anchorId="6799BC37" wp14:editId="0FD66FE3">
                                <wp:extent cx="1095375" cy="213360"/>
                                <wp:effectExtent l="0" t="0" r="9525" b="0"/>
                                <wp:docPr id="501419601" name="図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213360"/>
                                        </a:xfrm>
                                        <a:prstGeom prst="rect">
                                          <a:avLst/>
                                        </a:prstGeom>
                                        <a:noFill/>
                                        <a:ln>
                                          <a:noFill/>
                                        </a:ln>
                                      </pic:spPr>
                                    </pic:pic>
                                  </a:graphicData>
                                </a:graphic>
                              </wp:inline>
                            </w:drawing>
                          </w:r>
                          <w:r>
                            <w:rPr>
                              <w:rFonts w:ascii="ＭＳ ゴシック" w:eastAsia="ＭＳ ゴシック" w:hAnsi="ＭＳ ゴシック" w:hint="eastAsia"/>
                              <w:color w:val="000000" w:themeColor="text1"/>
                              <w:sz w:val="16"/>
                              <w:szCs w:val="16"/>
                            </w:rPr>
                            <w:t xml:space="preserve">　　　　　　</w:t>
                          </w:r>
                        </w:p>
                      </w:txbxContent>
                    </v:textbox>
                  </v:shape>
                  <v:shape id="_x0000_s2140" type="#_x0000_t109" style="position:absolute;left:26416;top:23749;width:7543;height:23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" fillcolor="#e7e6e6" strokecolor="#f2f2f2" strokeweight="1pt">
                    <v:shadow on="t" color="black" opacity="26214f" origin="-.5,-.5" offset=".24944mm,.24944mm"/>
                    <v:textbox inset="0,0,0,0">
                      <w:txbxContent>
                        <w:p w14:paraId="308F0C24" w14:textId="77777777" w:rsidR="002A1173" w:rsidRPr="00A5547C" w:rsidRDefault="002A1173" w:rsidP="002A1173">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自分の予約確認</w:t>
                          </w:r>
                          <w:r w:rsidRPr="00A5547C">
                            <w:rPr>
                              <w:rFonts w:ascii="ＭＳ Ｐゴシック" w:eastAsia="ＭＳ Ｐゴシック" w:hAnsi="ＭＳ Ｐゴシック" w:hint="eastAsia"/>
                              <w:color w:val="000000" w:themeColor="text1"/>
                              <w:sz w:val="16"/>
                              <w:szCs w:val="16"/>
                            </w:rPr>
                            <w:t xml:space="preserve">　</w:t>
                          </w:r>
                        </w:p>
                      </w:txbxContent>
                    </v:textbox>
                  </v:shape>
                </v:group>
                <v:shape id="_x0000_s2141" type="#_x0000_t109" style="position:absolute;left:36089;top:23706;width:4711;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" fillcolor="#e7e6e6" strokecolor="#f2f2f2" strokeweight="1pt">
                  <v:shadow on="t" color="black" opacity="26214f" origin="-.5,-.5" offset=".24944mm,.24944mm"/>
                  <v:textbox inset="0,0,0,0">
                    <w:txbxContent>
                      <w:p w14:paraId="546DAF59" w14:textId="77777777" w:rsidR="002A1173" w:rsidRDefault="002A1173" w:rsidP="002A1173">
                        <w:pPr>
                          <w:jc w:val="center"/>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予約変更</w:t>
                        </w:r>
                      </w:p>
                      <w:p w14:paraId="0EECBDA1" w14:textId="77777777" w:rsidR="002A1173" w:rsidRPr="00A5547C" w:rsidRDefault="002A1173" w:rsidP="002A1173">
                        <w:pPr>
                          <w:rPr>
                            <w:rFonts w:ascii="ＭＳ Ｐゴシック" w:eastAsia="ＭＳ Ｐゴシック" w:hAnsi="ＭＳ Ｐゴシック"/>
                            <w:color w:val="000000" w:themeColor="text1"/>
                            <w:sz w:val="16"/>
                            <w:szCs w:val="16"/>
                          </w:rPr>
                        </w:pPr>
                        <w:r w:rsidRPr="00A5547C">
                          <w:rPr>
                            <w:rFonts w:ascii="ＭＳ Ｐゴシック" w:eastAsia="ＭＳ Ｐゴシック" w:hAnsi="ＭＳ Ｐゴシック" w:hint="eastAsia"/>
                            <w:color w:val="000000" w:themeColor="text1"/>
                            <w:sz w:val="16"/>
                            <w:szCs w:val="16"/>
                          </w:rPr>
                          <w:t xml:space="preserve">　</w:t>
                        </w:r>
                      </w:p>
                    </w:txbxContent>
                  </v:textbox>
                </v:shape>
                <w10:wrap anchorx="margin"/>
              </v:group>
            </w:pict>
          </mc:Fallback>
        </mc:AlternateContent>
      </w:r>
      <w:bookmarkEnd w:id="380"/>
      <w:bookmarkEnd w:id="381"/>
      <w:bookmarkEnd w:id="382"/>
      <w:bookmarkEnd w:id="383"/>
      <w:r w:rsidR="00151B21">
        <w:rPr>
          <w:rFonts w:hint="eastAsia"/>
        </w:rPr>
        <w:t>削除失敗</w:t>
      </w:r>
      <w:bookmarkEnd w:id="384"/>
    </w:p>
    <w:p w14:paraId="235B61BA" w14:textId="0274A19F" w:rsidR="00151B21" w:rsidRDefault="00151B21" w:rsidP="00151B21">
      <w:pPr>
        <w:widowControl/>
        <w:jc w:val="left"/>
      </w:pPr>
    </w:p>
    <w:p w14:paraId="6D100840" w14:textId="77777777" w:rsidR="002A1173" w:rsidRDefault="002A1173" w:rsidP="00151B21">
      <w:pPr>
        <w:widowControl/>
        <w:jc w:val="left"/>
      </w:pPr>
    </w:p>
    <w:p w14:paraId="3BCE1BCD" w14:textId="77777777" w:rsidR="002A1173" w:rsidRDefault="002A1173" w:rsidP="00151B21">
      <w:pPr>
        <w:widowControl/>
        <w:jc w:val="left"/>
      </w:pPr>
    </w:p>
    <w:p w14:paraId="36CDDB0D" w14:textId="02525021" w:rsidR="002A1173" w:rsidRDefault="002A1173" w:rsidP="00151B21">
      <w:pPr>
        <w:widowControl/>
        <w:jc w:val="left"/>
      </w:pPr>
    </w:p>
    <w:p w14:paraId="09DDEC32" w14:textId="3AC1B582" w:rsidR="002A1173" w:rsidRDefault="00FB4724" w:rsidP="00151B21">
      <w:pPr>
        <w:widowControl/>
        <w:jc w:val="left"/>
      </w:pPr>
      <w:bookmarkStart w:id="385" w:name="_Toc234575211"/>
      <w:bookmarkStart w:id="386" w:name="_Toc234575688"/>
      <w:bookmarkStart w:id="387" w:name="_Toc234575895"/>
      <w:bookmarkStart w:id="388" w:name="_Toc234940605"/>
      <w:r>
        <w:rPr>
          <w:noProof/>
        </w:rPr>
        <mc:AlternateContent>
          <mc:Choice Requires="wps">
            <w:drawing>
              <wp:anchor distT="0" distB="0" distL="114300" distR="114300" simplePos="0" relativeHeight="251658575" behindDoc="0" locked="0" layoutInCell="1" allowOverlap="1" wp14:anchorId="0EE5B9FC" wp14:editId="17791B0C">
                <wp:simplePos x="0" y="0"/>
                <wp:positionH relativeFrom="column">
                  <wp:posOffset>681113</wp:posOffset>
                </wp:positionH>
                <wp:positionV relativeFrom="paragraph">
                  <wp:posOffset>13335</wp:posOffset>
                </wp:positionV>
                <wp:extent cx="3172392" cy="1149928"/>
                <wp:effectExtent l="0" t="0" r="0" b="0"/>
                <wp:wrapNone/>
                <wp:docPr id="909353482" name="テキスト ボックス 933"/>
                <wp:cNvGraphicFramePr/>
                <a:graphic xmlns:a="http://schemas.openxmlformats.org/drawingml/2006/main">
                  <a:graphicData uri="http://schemas.microsoft.com/office/word/2010/wordprocessingShape">
                    <wps:wsp>
                      <wps:cNvSpPr txBox="1"/>
                      <wps:spPr>
                        <a:xfrm>
                          <a:off x="0" y="0"/>
                          <a:ext cx="3172392" cy="1149928"/>
                        </a:xfrm>
                        <a:prstGeom prst="rect">
                          <a:avLst/>
                        </a:prstGeom>
                        <a:noFill/>
                        <a:ln w="6350">
                          <a:noFill/>
                        </a:ln>
                      </wps:spPr>
                      <wps:txbx>
                        <w:txbxContent>
                          <w:p w14:paraId="503EF837" w14:textId="33F581B4" w:rsidR="00FB4724" w:rsidRDefault="00FB4724" w:rsidP="00FB4724">
                            <w:r>
                              <w:rPr>
                                <w:rFonts w:hint="eastAsia"/>
                              </w:rPr>
                              <w:t>予約IDは半角数字で入力してください。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E5B9FC" id="_x0000_s2142" type="#_x0000_t202" style="position:absolute;margin-left:53.65pt;margin-top:1.05pt;width:249.8pt;height:90.55pt;z-index:2516585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" filled="f" stroked="f" strokeweight=".5pt">
                <v:textbox>
                  <w:txbxContent>
                    <w:p w14:paraId="503EF837" w14:textId="33F581B4" w:rsidR="00FB4724" w:rsidRDefault="00FB4724" w:rsidP="00FB4724">
                      <w:r>
                        <w:rPr>
                          <w:rFonts w:hint="eastAsia"/>
                        </w:rPr>
                        <w:t>予約IDは半角数字で入力してください。</w:t>
                      </w:r>
                    </w:p>
                  </w:txbxContent>
                </v:textbox>
              </v:shape>
            </w:pict>
          </mc:Fallback>
        </mc:AlternateContent>
      </w:r>
      <w:bookmarkEnd w:id="385"/>
      <w:bookmarkEnd w:id="386"/>
      <w:bookmarkEnd w:id="387"/>
      <w:bookmarkEnd w:id="388"/>
    </w:p>
    <w:p w14:paraId="1969D334" w14:textId="2F9C81D2" w:rsidR="002A1173" w:rsidRDefault="002A1173" w:rsidP="00151B21">
      <w:pPr>
        <w:widowControl/>
        <w:jc w:val="left"/>
      </w:pPr>
    </w:p>
    <w:p w14:paraId="005D3EF6" w14:textId="0643B182" w:rsidR="002A1173" w:rsidRDefault="002A1173" w:rsidP="00151B21">
      <w:pPr>
        <w:widowControl/>
        <w:jc w:val="left"/>
      </w:pPr>
    </w:p>
    <w:p w14:paraId="36B00EFE" w14:textId="77777777" w:rsidR="002A1173" w:rsidRDefault="002A1173" w:rsidP="00151B21">
      <w:pPr>
        <w:widowControl/>
        <w:jc w:val="left"/>
      </w:pPr>
    </w:p>
    <w:p w14:paraId="65D70989" w14:textId="780A6742" w:rsidR="002A1173" w:rsidRDefault="002A1173" w:rsidP="00151B21">
      <w:pPr>
        <w:widowControl/>
        <w:jc w:val="left"/>
      </w:pPr>
    </w:p>
    <w:p w14:paraId="5B6D0617" w14:textId="77777777" w:rsidR="002A1173" w:rsidRDefault="002A1173" w:rsidP="00151B21">
      <w:pPr>
        <w:widowControl/>
        <w:jc w:val="left"/>
      </w:pPr>
    </w:p>
    <w:p w14:paraId="1C5AF5D0" w14:textId="037A6555" w:rsidR="002A1173" w:rsidRDefault="002A1173" w:rsidP="00151B21">
      <w:pPr>
        <w:widowControl/>
        <w:jc w:val="left"/>
      </w:pPr>
    </w:p>
    <w:p w14:paraId="3260DCF0" w14:textId="77777777" w:rsidR="002A1173" w:rsidRDefault="002A1173" w:rsidP="00151B21">
      <w:pPr>
        <w:widowControl/>
        <w:jc w:val="left"/>
      </w:pPr>
    </w:p>
    <w:p w14:paraId="6C4909BE" w14:textId="21DA061C" w:rsidR="002A1173" w:rsidRDefault="00FB4724" w:rsidP="00764399">
      <w:pPr>
        <w:widowControl/>
        <w:ind w:left="840" w:firstLine="840"/>
        <w:jc w:val="left"/>
      </w:pPr>
      <w:bookmarkStart w:id="389" w:name="_Toc234575212"/>
      <w:bookmarkStart w:id="390" w:name="_Toc234940606"/>
      <w:r>
        <w:rPr>
          <w:rFonts w:hint="eastAsia"/>
        </w:rPr>
        <w:t>結果表示</w:t>
      </w:r>
      <w:r w:rsidR="00CA5B5D">
        <w:rPr>
          <w:rFonts w:hint="eastAsia"/>
        </w:rPr>
        <w:t>エリアにエラーメッセ時を表示</w:t>
      </w:r>
      <w:bookmarkEnd w:id="389"/>
      <w:bookmarkEnd w:id="390"/>
    </w:p>
    <w:p w14:paraId="7833E9D8" w14:textId="7E15946A" w:rsidR="00CA5B5D" w:rsidRDefault="00CA5B5D" w:rsidP="00764399">
      <w:pPr>
        <w:widowControl/>
        <w:ind w:left="840" w:firstLine="840"/>
        <w:jc w:val="left"/>
      </w:pPr>
      <w:bookmarkStart w:id="391" w:name="_Toc234575213"/>
      <w:bookmarkStart w:id="392" w:name="_Toc234940607"/>
      <w:r>
        <w:rPr>
          <w:rFonts w:hint="eastAsia"/>
        </w:rPr>
        <w:t>表示項目：</w:t>
      </w:r>
      <w:r w:rsidR="00D754E7">
        <w:rPr>
          <w:rFonts w:hint="eastAsia"/>
        </w:rPr>
        <w:t>エラー</w:t>
      </w:r>
      <w:r>
        <w:rPr>
          <w:rFonts w:hint="eastAsia"/>
        </w:rPr>
        <w:t>メッセージ(予約</w:t>
      </w:r>
      <w:r w:rsidR="00D754E7">
        <w:rPr>
          <w:rFonts w:hint="eastAsia"/>
        </w:rPr>
        <w:t>IDは半角数字で入力してください。</w:t>
      </w:r>
      <w:r>
        <w:rPr>
          <w:rFonts w:hint="eastAsia"/>
        </w:rPr>
        <w:t>)</w:t>
      </w:r>
      <w:bookmarkEnd w:id="391"/>
      <w:bookmarkEnd w:id="392"/>
    </w:p>
    <w:p w14:paraId="148786F9" w14:textId="24B43572" w:rsidR="00D754E7" w:rsidRDefault="00D754E7" w:rsidP="00764399">
      <w:pPr>
        <w:widowControl/>
        <w:ind w:left="840" w:firstLine="840"/>
        <w:jc w:val="left"/>
      </w:pPr>
      <w:bookmarkStart w:id="393" w:name="_Toc234575214"/>
      <w:bookmarkStart w:id="394" w:name="_Toc234940608"/>
      <w:r>
        <w:rPr>
          <w:rFonts w:hint="eastAsia"/>
        </w:rPr>
        <w:t>表示後：</w:t>
      </w:r>
      <w:r w:rsidR="00095BDE">
        <w:rPr>
          <w:rFonts w:hint="eastAsia"/>
        </w:rPr>
        <w:t>4.3.1システム起動時状態(各ボタン操作が可能)に戻る</w:t>
      </w:r>
      <w:bookmarkEnd w:id="393"/>
      <w:bookmarkEnd w:id="394"/>
    </w:p>
    <w:p w14:paraId="0B930803" w14:textId="77777777" w:rsidR="00151B21" w:rsidRDefault="00151B21" w:rsidP="00151B21">
      <w:pPr>
        <w:widowControl/>
        <w:jc w:val="left"/>
      </w:pPr>
    </w:p>
    <w:p w14:paraId="7CF24D56" w14:textId="77777777" w:rsidR="00151B21" w:rsidRDefault="00151B21" w:rsidP="00151B21">
      <w:pPr>
        <w:widowControl/>
        <w:jc w:val="left"/>
      </w:pPr>
    </w:p>
    <w:p w14:paraId="3BFE2B33" w14:textId="77777777" w:rsidR="00151B21" w:rsidRDefault="00151B21" w:rsidP="00151B21">
      <w:pPr>
        <w:widowControl/>
        <w:jc w:val="left"/>
      </w:pPr>
    </w:p>
    <w:p w14:paraId="4E539611" w14:textId="77777777" w:rsidR="00151B21" w:rsidRDefault="00151B21" w:rsidP="00151B21">
      <w:pPr>
        <w:widowControl/>
        <w:jc w:val="left"/>
      </w:pPr>
    </w:p>
    <w:p w14:paraId="4FC1A2E3" w14:textId="77777777" w:rsidR="0007178E" w:rsidRDefault="0007178E" w:rsidP="00062029">
      <w:pPr>
        <w:widowControl/>
        <w:jc w:val="left"/>
      </w:pPr>
    </w:p>
    <w:p w14:paraId="052FCBC1" w14:textId="422A299F" w:rsidR="00D4400E" w:rsidRPr="00623990" w:rsidRDefault="00D4400E" w:rsidP="0003148E"/>
    <w:sectPr w:rsidR="00D4400E" w:rsidRPr="00623990" w:rsidSect="004F1655">
      <w:headerReference w:type="default" r:id="rId23"/>
      <w:footerReference w:type="default" r:id="rId24"/>
      <w:footerReference w:type="first" r:id="rId25"/>
      <w:pgSz w:w="11906" w:h="16838" w:code="9"/>
      <w:pgMar w:top="720" w:right="720" w:bottom="720" w:left="720" w:header="227"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7F3C4" w14:textId="77777777" w:rsidR="00935E19" w:rsidRDefault="00935E19" w:rsidP="009C4EBB">
      <w:r>
        <w:separator/>
      </w:r>
    </w:p>
  </w:endnote>
  <w:endnote w:type="continuationSeparator" w:id="0">
    <w:p w14:paraId="3127A900" w14:textId="77777777" w:rsidR="00935E19" w:rsidRDefault="00935E19" w:rsidP="009C4EBB">
      <w:r>
        <w:continuationSeparator/>
      </w:r>
    </w:p>
  </w:endnote>
  <w:endnote w:type="continuationNotice" w:id="1">
    <w:p w14:paraId="4D8674D2" w14:textId="77777777" w:rsidR="00935E19" w:rsidRDefault="00935E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Apple Color Emoji">
    <w:altName w:val="Calibri"/>
    <w:panose1 w:val="00000000000000000000"/>
    <w:charset w:val="00"/>
    <w:family w:val="auto"/>
    <w:pitch w:val="variable"/>
    <w:sig w:usb0="00000003" w:usb1="18000000" w:usb2="14000000" w:usb3="00000000" w:csb0="00000001" w:csb1="00000000"/>
  </w:font>
  <w:font w:name="ＭＳ 明朝">
    <w:altName w:val="MS Mincho"/>
    <w:panose1 w:val="02020609040205080304"/>
    <w:charset w:val="80"/>
    <w:family w:val="modern"/>
    <w:pitch w:val="fixed"/>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635DB" w14:textId="65EC1366" w:rsidR="00FD76A9" w:rsidRDefault="00FD76A9">
    <w:pPr>
      <w:pStyle w:val="a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475261"/>
      <w:docPartObj>
        <w:docPartGallery w:val="Page Numbers (Bottom of Page)"/>
        <w:docPartUnique/>
      </w:docPartObj>
    </w:sdtPr>
    <w:sdtContent>
      <w:p w14:paraId="1E18072B" w14:textId="77777777" w:rsidR="00FD76A9" w:rsidRDefault="00FD76A9">
        <w:pPr>
          <w:pStyle w:val="a9"/>
          <w:jc w:val="center"/>
        </w:pPr>
        <w:r>
          <w:fldChar w:fldCharType="begin"/>
        </w:r>
        <w:r>
          <w:instrText>PAGE   \* MERGEFORMAT</w:instrText>
        </w:r>
        <w:r>
          <w:fldChar w:fldCharType="separate"/>
        </w:r>
        <w:r>
          <w:rPr>
            <w:lang w:val="ja-JP"/>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0519538"/>
      <w:docPartObj>
        <w:docPartGallery w:val="Page Numbers (Bottom of Page)"/>
        <w:docPartUnique/>
      </w:docPartObj>
    </w:sdtPr>
    <w:sdtContent>
      <w:p w14:paraId="5F9A1435" w14:textId="77777777" w:rsidR="00F64075" w:rsidRDefault="00F64075">
        <w:pPr>
          <w:pStyle w:val="a9"/>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EBB7C" w14:textId="77777777" w:rsidR="00935E19" w:rsidRDefault="00935E19" w:rsidP="009C4EBB">
      <w:r>
        <w:separator/>
      </w:r>
    </w:p>
  </w:footnote>
  <w:footnote w:type="continuationSeparator" w:id="0">
    <w:p w14:paraId="3247692B" w14:textId="77777777" w:rsidR="00935E19" w:rsidRDefault="00935E19" w:rsidP="009C4EBB">
      <w:r>
        <w:continuationSeparator/>
      </w:r>
    </w:p>
  </w:footnote>
  <w:footnote w:type="continuationNotice" w:id="1">
    <w:p w14:paraId="57497701" w14:textId="77777777" w:rsidR="00935E19" w:rsidRDefault="00935E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202D6" w14:textId="77777777" w:rsidR="00220A84" w:rsidRPr="00220A84" w:rsidRDefault="00220A84" w:rsidP="00220A84">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6E7"/>
    <w:multiLevelType w:val="multilevel"/>
    <w:tmpl w:val="15E411C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4.3.4.%4"/>
      <w:lvlJc w:val="left"/>
      <w:pPr>
        <w:ind w:left="1716" w:hanging="440"/>
      </w:pPr>
      <w:rPr>
        <w:rFonts w:hint="eastAsia"/>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4B71AB8"/>
    <w:multiLevelType w:val="multilevel"/>
    <w:tmpl w:val="EC5298E4"/>
    <w:lvl w:ilvl="0">
      <w:start w:val="5"/>
      <w:numFmt w:val="decimal"/>
      <w:lvlText w:val="3.5.%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none"/>
      <w:lvlText w:val="4.3.7.1"/>
      <w:lvlJc w:val="left"/>
      <w:pPr>
        <w:ind w:left="1716" w:hanging="44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7213D47"/>
    <w:multiLevelType w:val="multilevel"/>
    <w:tmpl w:val="5EC62B62"/>
    <w:lvl w:ilvl="0">
      <w:start w:val="4"/>
      <w:numFmt w:val="decimal"/>
      <w:lvlText w:val="%1"/>
      <w:lvlJc w:val="left"/>
      <w:pPr>
        <w:ind w:left="425" w:hanging="425"/>
      </w:pPr>
      <w:rPr>
        <w:rFonts w:hint="eastAsia"/>
      </w:rPr>
    </w:lvl>
    <w:lvl w:ilvl="1">
      <w:start w:val="3"/>
      <w:numFmt w:val="decimal"/>
      <w:lvlText w:val="%1.%2"/>
      <w:lvlJc w:val="left"/>
      <w:pPr>
        <w:ind w:left="992" w:hanging="567"/>
      </w:pPr>
      <w:rPr>
        <w:rFonts w:hint="eastAsia"/>
      </w:rPr>
    </w:lvl>
    <w:lvl w:ilvl="2">
      <w:start w:val="8"/>
      <w:numFmt w:val="decimal"/>
      <w:lvlText w:val="%1.%2.%3"/>
      <w:lvlJc w:val="left"/>
      <w:pPr>
        <w:ind w:left="1418" w:hanging="567"/>
      </w:pPr>
      <w:rPr>
        <w:rFonts w:hint="eastAsia"/>
      </w:rPr>
    </w:lvl>
    <w:lvl w:ilvl="3">
      <w:start w:val="9"/>
      <w:numFmt w:val="none"/>
      <w:lvlText w:val="4.3.9.8"/>
      <w:lvlJc w:val="left"/>
      <w:pPr>
        <w:ind w:left="1716" w:hanging="440"/>
      </w:pPr>
      <w:rPr>
        <w:rFonts w:hint="eastAsia"/>
      </w:rPr>
    </w:lvl>
    <w:lvl w:ilvl="4">
      <w:start w:val="1"/>
      <w:numFmt w:val="none"/>
      <w:lvlText w:val="4.3.9.7"/>
      <w:lvlJc w:val="left"/>
      <w:pPr>
        <w:ind w:left="2141" w:hanging="44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07CE2CFB"/>
    <w:multiLevelType w:val="multilevel"/>
    <w:tmpl w:val="9938846E"/>
    <w:lvl w:ilvl="0">
      <w:start w:val="3"/>
      <w:numFmt w:val="decimal"/>
      <w:lvlText w:val="%1"/>
      <w:lvlJc w:val="left"/>
      <w:pPr>
        <w:ind w:left="560" w:hanging="560"/>
      </w:pPr>
      <w:rPr>
        <w:rFonts w:hint="default"/>
      </w:rPr>
    </w:lvl>
    <w:lvl w:ilvl="1">
      <w:start w:val="5"/>
      <w:numFmt w:val="decimal"/>
      <w:lvlText w:val="%1.%2"/>
      <w:lvlJc w:val="left"/>
      <w:pPr>
        <w:ind w:left="560" w:hanging="560"/>
      </w:pPr>
      <w:rPr>
        <w:rFonts w:hint="default"/>
      </w:rPr>
    </w:lvl>
    <w:lvl w:ilvl="2">
      <w:start w:val="10"/>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4E3003D"/>
    <w:multiLevelType w:val="multilevel"/>
    <w:tmpl w:val="021C2596"/>
    <w:lvl w:ilvl="0">
      <w:start w:val="5"/>
      <w:numFmt w:val="decimal"/>
      <w:lvlText w:val="3.5.%1"/>
      <w:lvlJc w:val="left"/>
      <w:pPr>
        <w:ind w:left="425" w:hanging="425"/>
      </w:pPr>
      <w:rPr>
        <w:rFonts w:hint="eastAsia"/>
      </w:rPr>
    </w:lvl>
    <w:lvl w:ilvl="1">
      <w:start w:val="1"/>
      <w:numFmt w:val="decimal"/>
      <w:lvlText w:val="%1.%2"/>
      <w:lvlJc w:val="left"/>
      <w:pPr>
        <w:ind w:left="992" w:hanging="567"/>
      </w:pPr>
      <w:rPr>
        <w:rFonts w:hint="eastAsia"/>
      </w:rPr>
    </w:lvl>
    <w:lvl w:ilvl="2">
      <w:start w:val="1"/>
      <w:numFmt w:val="none"/>
      <w:lvlText w:val="4.3.5"/>
      <w:lvlJc w:val="left"/>
      <w:pPr>
        <w:ind w:left="1418" w:hanging="567"/>
      </w:pPr>
      <w:rPr>
        <w:rFonts w:hint="eastAsia"/>
      </w:rPr>
    </w:lvl>
    <w:lvl w:ilvl="3">
      <w:start w:val="1"/>
      <w:numFmt w:val="none"/>
      <w:lvlText w:val="4.3.7.1"/>
      <w:lvlJc w:val="left"/>
      <w:pPr>
        <w:ind w:left="1716" w:hanging="44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8245663"/>
    <w:multiLevelType w:val="multilevel"/>
    <w:tmpl w:val="04160D3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none"/>
      <w:lvlText w:val="4.3.7.4"/>
      <w:lvlJc w:val="left"/>
      <w:pPr>
        <w:ind w:left="1716" w:hanging="44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8AD5CAE"/>
    <w:multiLevelType w:val="hybridMultilevel"/>
    <w:tmpl w:val="8C2CF762"/>
    <w:lvl w:ilvl="0" w:tplc="0409000F">
      <w:start w:val="1"/>
      <w:numFmt w:val="decimal"/>
      <w:lvlText w:val="%1."/>
      <w:lvlJc w:val="left"/>
      <w:pPr>
        <w:ind w:left="2960" w:hanging="440"/>
      </w:pPr>
    </w:lvl>
    <w:lvl w:ilvl="1" w:tplc="04090017" w:tentative="1">
      <w:start w:val="1"/>
      <w:numFmt w:val="aiueoFullWidth"/>
      <w:lvlText w:val="(%2)"/>
      <w:lvlJc w:val="left"/>
      <w:pPr>
        <w:ind w:left="3400" w:hanging="440"/>
      </w:pPr>
    </w:lvl>
    <w:lvl w:ilvl="2" w:tplc="04090011" w:tentative="1">
      <w:start w:val="1"/>
      <w:numFmt w:val="decimalEnclosedCircle"/>
      <w:lvlText w:val="%3"/>
      <w:lvlJc w:val="left"/>
      <w:pPr>
        <w:ind w:left="3840" w:hanging="440"/>
      </w:pPr>
    </w:lvl>
    <w:lvl w:ilvl="3" w:tplc="0409000F" w:tentative="1">
      <w:start w:val="1"/>
      <w:numFmt w:val="decimal"/>
      <w:lvlText w:val="%4."/>
      <w:lvlJc w:val="left"/>
      <w:pPr>
        <w:ind w:left="4280" w:hanging="440"/>
      </w:pPr>
    </w:lvl>
    <w:lvl w:ilvl="4" w:tplc="04090017" w:tentative="1">
      <w:start w:val="1"/>
      <w:numFmt w:val="aiueoFullWidth"/>
      <w:lvlText w:val="(%5)"/>
      <w:lvlJc w:val="left"/>
      <w:pPr>
        <w:ind w:left="4720" w:hanging="440"/>
      </w:pPr>
    </w:lvl>
    <w:lvl w:ilvl="5" w:tplc="04090011" w:tentative="1">
      <w:start w:val="1"/>
      <w:numFmt w:val="decimalEnclosedCircle"/>
      <w:lvlText w:val="%6"/>
      <w:lvlJc w:val="left"/>
      <w:pPr>
        <w:ind w:left="5160" w:hanging="440"/>
      </w:pPr>
    </w:lvl>
    <w:lvl w:ilvl="6" w:tplc="0409000F" w:tentative="1">
      <w:start w:val="1"/>
      <w:numFmt w:val="decimal"/>
      <w:lvlText w:val="%7."/>
      <w:lvlJc w:val="left"/>
      <w:pPr>
        <w:ind w:left="5600" w:hanging="440"/>
      </w:pPr>
    </w:lvl>
    <w:lvl w:ilvl="7" w:tplc="04090017" w:tentative="1">
      <w:start w:val="1"/>
      <w:numFmt w:val="aiueoFullWidth"/>
      <w:lvlText w:val="(%8)"/>
      <w:lvlJc w:val="left"/>
      <w:pPr>
        <w:ind w:left="6040" w:hanging="440"/>
      </w:pPr>
    </w:lvl>
    <w:lvl w:ilvl="8" w:tplc="04090011" w:tentative="1">
      <w:start w:val="1"/>
      <w:numFmt w:val="decimalEnclosedCircle"/>
      <w:lvlText w:val="%9"/>
      <w:lvlJc w:val="left"/>
      <w:pPr>
        <w:ind w:left="6480" w:hanging="440"/>
      </w:pPr>
    </w:lvl>
  </w:abstractNum>
  <w:abstractNum w:abstractNumId="7" w15:restartNumberingAfterBreak="0">
    <w:nsid w:val="1AE201E5"/>
    <w:multiLevelType w:val="multilevel"/>
    <w:tmpl w:val="9938846E"/>
    <w:lvl w:ilvl="0">
      <w:start w:val="3"/>
      <w:numFmt w:val="decimal"/>
      <w:lvlText w:val="%1"/>
      <w:lvlJc w:val="left"/>
      <w:pPr>
        <w:ind w:left="560" w:hanging="560"/>
      </w:pPr>
      <w:rPr>
        <w:rFonts w:hint="default"/>
      </w:rPr>
    </w:lvl>
    <w:lvl w:ilvl="1">
      <w:start w:val="5"/>
      <w:numFmt w:val="decimal"/>
      <w:lvlText w:val="%1.%2"/>
      <w:lvlJc w:val="left"/>
      <w:pPr>
        <w:ind w:left="560" w:hanging="560"/>
      </w:pPr>
      <w:rPr>
        <w:rFonts w:hint="default"/>
      </w:rPr>
    </w:lvl>
    <w:lvl w:ilvl="2">
      <w:start w:val="10"/>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C4409F3"/>
    <w:multiLevelType w:val="multilevel"/>
    <w:tmpl w:val="B37062EE"/>
    <w:lvl w:ilvl="0">
      <w:start w:val="4"/>
      <w:numFmt w:val="decimal"/>
      <w:lvlText w:val="%1"/>
      <w:lvlJc w:val="left"/>
      <w:pPr>
        <w:ind w:left="425" w:hanging="425"/>
      </w:pPr>
      <w:rPr>
        <w:rFonts w:hint="eastAsia"/>
      </w:rPr>
    </w:lvl>
    <w:lvl w:ilvl="1">
      <w:start w:val="3"/>
      <w:numFmt w:val="decimal"/>
      <w:lvlText w:val="%1.%2"/>
      <w:lvlJc w:val="left"/>
      <w:pPr>
        <w:ind w:left="992" w:hanging="567"/>
      </w:pPr>
      <w:rPr>
        <w:rFonts w:hint="eastAsia"/>
      </w:rPr>
    </w:lvl>
    <w:lvl w:ilvl="2">
      <w:start w:val="8"/>
      <w:numFmt w:val="decimal"/>
      <w:lvlText w:val="%1.%2.%3"/>
      <w:lvlJc w:val="left"/>
      <w:pPr>
        <w:ind w:left="1418" w:hanging="567"/>
      </w:pPr>
      <w:rPr>
        <w:rFonts w:hint="eastAsia"/>
      </w:rPr>
    </w:lvl>
    <w:lvl w:ilvl="3">
      <w:start w:val="9"/>
      <w:numFmt w:val="decimal"/>
      <w:lvlText w:val="4.3.%4"/>
      <w:lvlJc w:val="left"/>
      <w:pPr>
        <w:ind w:left="1716" w:hanging="440"/>
      </w:pPr>
      <w:rPr>
        <w:rFonts w:hint="eastAsia"/>
      </w:rPr>
    </w:lvl>
    <w:lvl w:ilvl="4">
      <w:start w:val="4"/>
      <w:numFmt w:val="decimal"/>
      <w:lvlText w:val="4.3.9.%5"/>
      <w:lvlJc w:val="left"/>
      <w:pPr>
        <w:ind w:left="2141" w:hanging="44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1CDB42AA"/>
    <w:multiLevelType w:val="hybridMultilevel"/>
    <w:tmpl w:val="CFFEDBFC"/>
    <w:lvl w:ilvl="0" w:tplc="03E839F4">
      <w:start w:val="5"/>
      <w:numFmt w:val="decimal"/>
      <w:lvlText w:val="3.5.%1"/>
      <w:lvlJc w:val="left"/>
      <w:pPr>
        <w:ind w:left="1621" w:hanging="420"/>
      </w:pPr>
      <w:rPr>
        <w:rFonts w:hint="eastAsia"/>
      </w:rPr>
    </w:lvl>
    <w:lvl w:ilvl="1" w:tplc="0409000B" w:tentative="1">
      <w:start w:val="1"/>
      <w:numFmt w:val="bullet"/>
      <w:lvlText w:val=""/>
      <w:lvlJc w:val="left"/>
      <w:pPr>
        <w:ind w:left="2041" w:hanging="420"/>
      </w:pPr>
      <w:rPr>
        <w:rFonts w:ascii="Wingdings" w:hAnsi="Wingdings" w:hint="default"/>
      </w:rPr>
    </w:lvl>
    <w:lvl w:ilvl="2" w:tplc="0409000D" w:tentative="1">
      <w:start w:val="1"/>
      <w:numFmt w:val="bullet"/>
      <w:lvlText w:val=""/>
      <w:lvlJc w:val="left"/>
      <w:pPr>
        <w:ind w:left="2461" w:hanging="420"/>
      </w:pPr>
      <w:rPr>
        <w:rFonts w:ascii="Wingdings" w:hAnsi="Wingdings" w:hint="default"/>
      </w:rPr>
    </w:lvl>
    <w:lvl w:ilvl="3" w:tplc="04090001" w:tentative="1">
      <w:start w:val="1"/>
      <w:numFmt w:val="bullet"/>
      <w:lvlText w:val=""/>
      <w:lvlJc w:val="left"/>
      <w:pPr>
        <w:ind w:left="2881" w:hanging="420"/>
      </w:pPr>
      <w:rPr>
        <w:rFonts w:ascii="Wingdings" w:hAnsi="Wingdings" w:hint="default"/>
      </w:rPr>
    </w:lvl>
    <w:lvl w:ilvl="4" w:tplc="0409000B" w:tentative="1">
      <w:start w:val="1"/>
      <w:numFmt w:val="bullet"/>
      <w:lvlText w:val=""/>
      <w:lvlJc w:val="left"/>
      <w:pPr>
        <w:ind w:left="3301" w:hanging="420"/>
      </w:pPr>
      <w:rPr>
        <w:rFonts w:ascii="Wingdings" w:hAnsi="Wingdings" w:hint="default"/>
      </w:rPr>
    </w:lvl>
    <w:lvl w:ilvl="5" w:tplc="0409000D" w:tentative="1">
      <w:start w:val="1"/>
      <w:numFmt w:val="bullet"/>
      <w:lvlText w:val=""/>
      <w:lvlJc w:val="left"/>
      <w:pPr>
        <w:ind w:left="3721" w:hanging="420"/>
      </w:pPr>
      <w:rPr>
        <w:rFonts w:ascii="Wingdings" w:hAnsi="Wingdings" w:hint="default"/>
      </w:rPr>
    </w:lvl>
    <w:lvl w:ilvl="6" w:tplc="04090001" w:tentative="1">
      <w:start w:val="1"/>
      <w:numFmt w:val="bullet"/>
      <w:lvlText w:val=""/>
      <w:lvlJc w:val="left"/>
      <w:pPr>
        <w:ind w:left="4141" w:hanging="420"/>
      </w:pPr>
      <w:rPr>
        <w:rFonts w:ascii="Wingdings" w:hAnsi="Wingdings" w:hint="default"/>
      </w:rPr>
    </w:lvl>
    <w:lvl w:ilvl="7" w:tplc="0409000B" w:tentative="1">
      <w:start w:val="1"/>
      <w:numFmt w:val="bullet"/>
      <w:lvlText w:val=""/>
      <w:lvlJc w:val="left"/>
      <w:pPr>
        <w:ind w:left="4561" w:hanging="420"/>
      </w:pPr>
      <w:rPr>
        <w:rFonts w:ascii="Wingdings" w:hAnsi="Wingdings" w:hint="default"/>
      </w:rPr>
    </w:lvl>
    <w:lvl w:ilvl="8" w:tplc="0409000D" w:tentative="1">
      <w:start w:val="1"/>
      <w:numFmt w:val="bullet"/>
      <w:lvlText w:val=""/>
      <w:lvlJc w:val="left"/>
      <w:pPr>
        <w:ind w:left="4981" w:hanging="420"/>
      </w:pPr>
      <w:rPr>
        <w:rFonts w:ascii="Wingdings" w:hAnsi="Wingdings" w:hint="default"/>
      </w:rPr>
    </w:lvl>
  </w:abstractNum>
  <w:abstractNum w:abstractNumId="10" w15:restartNumberingAfterBreak="0">
    <w:nsid w:val="1D8A777A"/>
    <w:multiLevelType w:val="multilevel"/>
    <w:tmpl w:val="9938846E"/>
    <w:lvl w:ilvl="0">
      <w:start w:val="3"/>
      <w:numFmt w:val="decimal"/>
      <w:lvlText w:val="%1"/>
      <w:lvlJc w:val="left"/>
      <w:pPr>
        <w:ind w:left="560" w:hanging="560"/>
      </w:pPr>
      <w:rPr>
        <w:rFonts w:hint="default"/>
      </w:rPr>
    </w:lvl>
    <w:lvl w:ilvl="1">
      <w:start w:val="5"/>
      <w:numFmt w:val="decimal"/>
      <w:lvlText w:val="%1.%2"/>
      <w:lvlJc w:val="left"/>
      <w:pPr>
        <w:ind w:left="560" w:hanging="560"/>
      </w:pPr>
      <w:rPr>
        <w:rFonts w:hint="default"/>
      </w:rPr>
    </w:lvl>
    <w:lvl w:ilvl="2">
      <w:start w:val="10"/>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9C77D46"/>
    <w:multiLevelType w:val="hybridMultilevel"/>
    <w:tmpl w:val="F5E61EAE"/>
    <w:lvl w:ilvl="0" w:tplc="C5980270">
      <w:start w:val="1"/>
      <w:numFmt w:val="decimal"/>
      <w:lvlText w:val="3.5.%1"/>
      <w:lvlJc w:val="left"/>
      <w:pPr>
        <w:ind w:left="1320" w:hanging="440"/>
      </w:pPr>
      <w:rPr>
        <w:rFonts w:hint="eastAsia"/>
      </w:rPr>
    </w:lvl>
    <w:lvl w:ilvl="1" w:tplc="04090017" w:tentative="1">
      <w:start w:val="1"/>
      <w:numFmt w:val="aiueoFullWidth"/>
      <w:lvlText w:val="(%2)"/>
      <w:lvlJc w:val="left"/>
      <w:pPr>
        <w:ind w:left="880" w:hanging="440"/>
      </w:pPr>
    </w:lvl>
    <w:lvl w:ilvl="2" w:tplc="EBC0E1D0">
      <w:start w:val="5"/>
      <w:numFmt w:val="decimal"/>
      <w:lvlText w:val="3.5.%3"/>
      <w:lvlJc w:val="left"/>
      <w:pPr>
        <w:ind w:left="1320" w:hanging="440"/>
      </w:pPr>
      <w:rPr>
        <w:rFonts w:hint="eastAsia"/>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2A287C9F"/>
    <w:multiLevelType w:val="multilevel"/>
    <w:tmpl w:val="8E2A6E7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none"/>
      <w:lvlText w:val="4.3.8"/>
      <w:lvlJc w:val="left"/>
      <w:pPr>
        <w:ind w:left="1418" w:hanging="567"/>
      </w:pPr>
      <w:rPr>
        <w:rFonts w:hint="eastAsia"/>
      </w:rPr>
    </w:lvl>
    <w:lvl w:ilvl="3">
      <w:start w:val="1"/>
      <w:numFmt w:val="none"/>
      <w:lvlText w:val="4.3.7.6"/>
      <w:lvlJc w:val="left"/>
      <w:pPr>
        <w:ind w:left="1716" w:hanging="44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2CEA4FF4"/>
    <w:multiLevelType w:val="multilevel"/>
    <w:tmpl w:val="15E411C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4.3.4.%4"/>
      <w:lvlJc w:val="left"/>
      <w:pPr>
        <w:ind w:left="1716" w:hanging="440"/>
      </w:pPr>
      <w:rPr>
        <w:rFonts w:hint="eastAsia"/>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2CFA2FB8"/>
    <w:multiLevelType w:val="multilevel"/>
    <w:tmpl w:val="DFCC3CA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none"/>
      <w:lvlText w:val="4.3.6.1"/>
      <w:lvlJc w:val="left"/>
      <w:pPr>
        <w:ind w:left="1716" w:hanging="44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2DC47BCD"/>
    <w:multiLevelType w:val="hybridMultilevel"/>
    <w:tmpl w:val="B8A42364"/>
    <w:lvl w:ilvl="0" w:tplc="D3004DEC">
      <w:start w:val="5"/>
      <w:numFmt w:val="decimal"/>
      <w:lvlText w:val="3.%1"/>
      <w:lvlJc w:val="left"/>
      <w:pPr>
        <w:ind w:left="1280" w:hanging="440"/>
      </w:pPr>
      <w:rPr>
        <w:rFonts w:hint="eastAsia"/>
      </w:rPr>
    </w:lvl>
    <w:lvl w:ilvl="1" w:tplc="04090017">
      <w:start w:val="1"/>
      <w:numFmt w:val="aiueoFullWidth"/>
      <w:lvlText w:val="(%2)"/>
      <w:lvlJc w:val="left"/>
      <w:pPr>
        <w:ind w:left="880" w:hanging="440"/>
      </w:pPr>
    </w:lvl>
    <w:lvl w:ilvl="2" w:tplc="EBC0E1D0">
      <w:start w:val="5"/>
      <w:numFmt w:val="decimal"/>
      <w:lvlText w:val="3.5.%3"/>
      <w:lvlJc w:val="left"/>
      <w:pPr>
        <w:ind w:left="1320" w:hanging="440"/>
      </w:pPr>
      <w:rPr>
        <w:rFonts w:hint="eastAsia"/>
      </w:r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2E1931F0"/>
    <w:multiLevelType w:val="hybridMultilevel"/>
    <w:tmpl w:val="0A9093C0"/>
    <w:lvl w:ilvl="0" w:tplc="65FC0354">
      <w:start w:val="1"/>
      <w:numFmt w:val="decimal"/>
      <w:lvlText w:val="3.5.%1"/>
      <w:lvlJc w:val="left"/>
      <w:pPr>
        <w:ind w:left="1621" w:hanging="42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359A2638"/>
    <w:multiLevelType w:val="multilevel"/>
    <w:tmpl w:val="9938846E"/>
    <w:lvl w:ilvl="0">
      <w:start w:val="3"/>
      <w:numFmt w:val="decimal"/>
      <w:lvlText w:val="%1"/>
      <w:lvlJc w:val="left"/>
      <w:pPr>
        <w:ind w:left="560" w:hanging="560"/>
      </w:pPr>
      <w:rPr>
        <w:rFonts w:hint="default"/>
      </w:rPr>
    </w:lvl>
    <w:lvl w:ilvl="1">
      <w:start w:val="5"/>
      <w:numFmt w:val="decimal"/>
      <w:lvlText w:val="%1.%2"/>
      <w:lvlJc w:val="left"/>
      <w:pPr>
        <w:ind w:left="560" w:hanging="560"/>
      </w:pPr>
      <w:rPr>
        <w:rFonts w:hint="default"/>
      </w:rPr>
    </w:lvl>
    <w:lvl w:ilvl="2">
      <w:start w:val="10"/>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815365B"/>
    <w:multiLevelType w:val="multilevel"/>
    <w:tmpl w:val="9938846E"/>
    <w:lvl w:ilvl="0">
      <w:start w:val="3"/>
      <w:numFmt w:val="decimal"/>
      <w:lvlText w:val="%1"/>
      <w:lvlJc w:val="left"/>
      <w:pPr>
        <w:ind w:left="560" w:hanging="560"/>
      </w:pPr>
      <w:rPr>
        <w:rFonts w:hint="default"/>
      </w:rPr>
    </w:lvl>
    <w:lvl w:ilvl="1">
      <w:start w:val="5"/>
      <w:numFmt w:val="decimal"/>
      <w:lvlText w:val="%1.%2"/>
      <w:lvlJc w:val="left"/>
      <w:pPr>
        <w:ind w:left="560" w:hanging="560"/>
      </w:pPr>
      <w:rPr>
        <w:rFonts w:hint="default"/>
      </w:rPr>
    </w:lvl>
    <w:lvl w:ilvl="2">
      <w:start w:val="10"/>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872370D"/>
    <w:multiLevelType w:val="hybridMultilevel"/>
    <w:tmpl w:val="73E69C9A"/>
    <w:lvl w:ilvl="0" w:tplc="D0B8AD48">
      <w:start w:val="1"/>
      <w:numFmt w:val="decimal"/>
      <w:lvlText w:val="3.%1"/>
      <w:lvlJc w:val="left"/>
      <w:pPr>
        <w:ind w:left="1280" w:hanging="440"/>
      </w:pPr>
      <w:rPr>
        <w:rFonts w:hint="eastAsia"/>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20" w15:restartNumberingAfterBreak="0">
    <w:nsid w:val="397756AC"/>
    <w:multiLevelType w:val="multilevel"/>
    <w:tmpl w:val="7E68CA1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none"/>
      <w:lvlText w:val="4.3.5.1"/>
      <w:lvlJc w:val="left"/>
      <w:pPr>
        <w:ind w:left="1716" w:hanging="44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3B22411C"/>
    <w:multiLevelType w:val="multilevel"/>
    <w:tmpl w:val="14D2FAA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none"/>
      <w:lvlText w:val="4.3.7.5"/>
      <w:lvlJc w:val="left"/>
      <w:pPr>
        <w:ind w:left="1716" w:hanging="44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3BD479E0"/>
    <w:multiLevelType w:val="multilevel"/>
    <w:tmpl w:val="9938846E"/>
    <w:lvl w:ilvl="0">
      <w:start w:val="3"/>
      <w:numFmt w:val="decimal"/>
      <w:lvlText w:val="%1"/>
      <w:lvlJc w:val="left"/>
      <w:pPr>
        <w:ind w:left="560" w:hanging="560"/>
      </w:pPr>
      <w:rPr>
        <w:rFonts w:hint="default"/>
      </w:rPr>
    </w:lvl>
    <w:lvl w:ilvl="1">
      <w:start w:val="5"/>
      <w:numFmt w:val="decimal"/>
      <w:lvlText w:val="%1.%2"/>
      <w:lvlJc w:val="left"/>
      <w:pPr>
        <w:ind w:left="560" w:hanging="560"/>
      </w:pPr>
      <w:rPr>
        <w:rFonts w:hint="default"/>
      </w:rPr>
    </w:lvl>
    <w:lvl w:ilvl="2">
      <w:start w:val="10"/>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D4538B8"/>
    <w:multiLevelType w:val="multilevel"/>
    <w:tmpl w:val="6A36269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none"/>
      <w:lvlText w:val="4.3.7"/>
      <w:lvlJc w:val="left"/>
      <w:pPr>
        <w:ind w:left="1418" w:hanging="567"/>
      </w:pPr>
      <w:rPr>
        <w:rFonts w:hint="eastAsia"/>
      </w:rPr>
    </w:lvl>
    <w:lvl w:ilvl="3">
      <w:start w:val="1"/>
      <w:numFmt w:val="none"/>
      <w:lvlText w:val="4.3.7.1"/>
      <w:lvlJc w:val="left"/>
      <w:pPr>
        <w:ind w:left="1716" w:hanging="44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3D9F2A4D"/>
    <w:multiLevelType w:val="hybridMultilevel"/>
    <w:tmpl w:val="037E73E4"/>
    <w:lvl w:ilvl="0" w:tplc="D7B868C8">
      <w:start w:val="1"/>
      <w:numFmt w:val="decimal"/>
      <w:lvlText w:val="3.5.%1"/>
      <w:lvlJc w:val="left"/>
      <w:pPr>
        <w:ind w:left="1320" w:hanging="440"/>
      </w:pPr>
      <w:rPr>
        <w:rFonts w:hint="eastAsia"/>
      </w:rPr>
    </w:lvl>
    <w:lvl w:ilvl="1" w:tplc="04090017" w:tentative="1">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5" w15:restartNumberingAfterBreak="0">
    <w:nsid w:val="43107D84"/>
    <w:multiLevelType w:val="multilevel"/>
    <w:tmpl w:val="D2ACBCC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none"/>
      <w:lvlText w:val="4.3.7"/>
      <w:lvlJc w:val="left"/>
      <w:pPr>
        <w:ind w:left="1418" w:hanging="567"/>
      </w:pPr>
      <w:rPr>
        <w:rFonts w:hint="eastAsia"/>
      </w:rPr>
    </w:lvl>
    <w:lvl w:ilvl="3">
      <w:start w:val="1"/>
      <w:numFmt w:val="none"/>
      <w:lvlText w:val="4.3.6.4"/>
      <w:lvlJc w:val="left"/>
      <w:pPr>
        <w:ind w:left="1716" w:hanging="44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437A709F"/>
    <w:multiLevelType w:val="multilevel"/>
    <w:tmpl w:val="15E411C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4.3.4.%4"/>
      <w:lvlJc w:val="left"/>
      <w:pPr>
        <w:ind w:left="1716" w:hanging="440"/>
      </w:pPr>
      <w:rPr>
        <w:rFonts w:hint="eastAsia"/>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7" w15:restartNumberingAfterBreak="0">
    <w:nsid w:val="43DA5498"/>
    <w:multiLevelType w:val="multilevel"/>
    <w:tmpl w:val="3E6E4B44"/>
    <w:lvl w:ilvl="0">
      <w:start w:val="4"/>
      <w:numFmt w:val="decimal"/>
      <w:lvlText w:val="%1"/>
      <w:lvlJc w:val="left"/>
      <w:pPr>
        <w:ind w:left="425" w:hanging="425"/>
      </w:pPr>
      <w:rPr>
        <w:rFonts w:hint="eastAsia"/>
      </w:rPr>
    </w:lvl>
    <w:lvl w:ilvl="1">
      <w:start w:val="3"/>
      <w:numFmt w:val="decimal"/>
      <w:lvlText w:val="%1.%2"/>
      <w:lvlJc w:val="left"/>
      <w:pPr>
        <w:ind w:left="992" w:hanging="567"/>
      </w:pPr>
      <w:rPr>
        <w:rFonts w:hint="eastAsia"/>
      </w:rPr>
    </w:lvl>
    <w:lvl w:ilvl="2">
      <w:start w:val="8"/>
      <w:numFmt w:val="decimal"/>
      <w:lvlText w:val="%1.%2.%3"/>
      <w:lvlJc w:val="left"/>
      <w:pPr>
        <w:ind w:left="1418" w:hanging="567"/>
      </w:pPr>
      <w:rPr>
        <w:rFonts w:hint="eastAsia"/>
      </w:rPr>
    </w:lvl>
    <w:lvl w:ilvl="3">
      <w:start w:val="9"/>
      <w:numFmt w:val="decimal"/>
      <w:lvlText w:val="4.3.%4"/>
      <w:lvlJc w:val="left"/>
      <w:pPr>
        <w:ind w:left="1716" w:hanging="440"/>
      </w:pPr>
      <w:rPr>
        <w:rFonts w:hint="eastAsia"/>
      </w:rPr>
    </w:lvl>
    <w:lvl w:ilvl="4">
      <w:start w:val="1"/>
      <w:numFmt w:val="decimal"/>
      <w:lvlText w:val="4.3.9.%5"/>
      <w:lvlJc w:val="left"/>
      <w:pPr>
        <w:ind w:left="2141" w:hanging="44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44D60263"/>
    <w:multiLevelType w:val="multilevel"/>
    <w:tmpl w:val="4F387D18"/>
    <w:lvl w:ilvl="0">
      <w:start w:val="4"/>
      <w:numFmt w:val="decimal"/>
      <w:lvlText w:val="%1"/>
      <w:lvlJc w:val="left"/>
      <w:pPr>
        <w:ind w:left="425" w:hanging="425"/>
      </w:pPr>
      <w:rPr>
        <w:rFonts w:hint="eastAsia"/>
      </w:rPr>
    </w:lvl>
    <w:lvl w:ilvl="1">
      <w:start w:val="3"/>
      <w:numFmt w:val="decimal"/>
      <w:lvlText w:val="%1.%2"/>
      <w:lvlJc w:val="left"/>
      <w:pPr>
        <w:ind w:left="992" w:hanging="567"/>
      </w:pPr>
      <w:rPr>
        <w:rFonts w:hint="eastAsia"/>
      </w:rPr>
    </w:lvl>
    <w:lvl w:ilvl="2">
      <w:start w:val="8"/>
      <w:numFmt w:val="decimal"/>
      <w:lvlText w:val="%1.%2.%3"/>
      <w:lvlJc w:val="left"/>
      <w:pPr>
        <w:ind w:left="1418" w:hanging="567"/>
      </w:pPr>
      <w:rPr>
        <w:rFonts w:hint="eastAsia"/>
      </w:rPr>
    </w:lvl>
    <w:lvl w:ilvl="3">
      <w:start w:val="9"/>
      <w:numFmt w:val="none"/>
      <w:lvlText w:val="4.3.9.9"/>
      <w:lvlJc w:val="left"/>
      <w:pPr>
        <w:ind w:left="1716" w:hanging="440"/>
      </w:pPr>
      <w:rPr>
        <w:rFonts w:hint="eastAsia"/>
      </w:rPr>
    </w:lvl>
    <w:lvl w:ilvl="4">
      <w:start w:val="1"/>
      <w:numFmt w:val="none"/>
      <w:lvlText w:val="4.3.9.7"/>
      <w:lvlJc w:val="left"/>
      <w:pPr>
        <w:ind w:left="2141" w:hanging="44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45FB76A1"/>
    <w:multiLevelType w:val="hybridMultilevel"/>
    <w:tmpl w:val="8FBA6792"/>
    <w:lvl w:ilvl="0" w:tplc="CCBA6F74">
      <w:start w:val="1"/>
      <w:numFmt w:val="decimal"/>
      <w:lvlText w:val="4.3.5.%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4827542B"/>
    <w:multiLevelType w:val="multilevel"/>
    <w:tmpl w:val="862A856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none"/>
      <w:lvlText w:val="4.3.8"/>
      <w:lvlJc w:val="left"/>
      <w:pPr>
        <w:ind w:left="1418" w:hanging="567"/>
      </w:pPr>
      <w:rPr>
        <w:rFonts w:hint="eastAsia"/>
      </w:rPr>
    </w:lvl>
    <w:lvl w:ilvl="3">
      <w:start w:val="1"/>
      <w:numFmt w:val="none"/>
      <w:lvlText w:val="4.3.8.2"/>
      <w:lvlJc w:val="left"/>
      <w:pPr>
        <w:ind w:left="1716" w:hanging="44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1" w15:restartNumberingAfterBreak="0">
    <w:nsid w:val="4CBB5D10"/>
    <w:multiLevelType w:val="hybridMultilevel"/>
    <w:tmpl w:val="E404F4BA"/>
    <w:lvl w:ilvl="0" w:tplc="CCBA6F74">
      <w:start w:val="1"/>
      <w:numFmt w:val="decimal"/>
      <w:lvlText w:val="4.3.5.%1"/>
      <w:lvlJc w:val="left"/>
      <w:pPr>
        <w:ind w:left="1280" w:hanging="440"/>
      </w:pPr>
      <w:rPr>
        <w:rFonts w:hint="eastAsia"/>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32" w15:restartNumberingAfterBreak="0">
    <w:nsid w:val="4EDE6D72"/>
    <w:multiLevelType w:val="multilevel"/>
    <w:tmpl w:val="7E68CA1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none"/>
      <w:lvlText w:val="4.3.5.1"/>
      <w:lvlJc w:val="left"/>
      <w:pPr>
        <w:ind w:left="1716" w:hanging="44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3" w15:restartNumberingAfterBreak="0">
    <w:nsid w:val="4EFF6074"/>
    <w:multiLevelType w:val="multilevel"/>
    <w:tmpl w:val="06EA8A82"/>
    <w:lvl w:ilvl="0">
      <w:start w:val="4"/>
      <w:numFmt w:val="decimal"/>
      <w:lvlText w:val="%1"/>
      <w:lvlJc w:val="left"/>
      <w:pPr>
        <w:ind w:left="425" w:hanging="425"/>
      </w:pPr>
      <w:rPr>
        <w:rFonts w:hint="eastAsia"/>
      </w:rPr>
    </w:lvl>
    <w:lvl w:ilvl="1">
      <w:start w:val="3"/>
      <w:numFmt w:val="decimal"/>
      <w:lvlText w:val="%1.%2"/>
      <w:lvlJc w:val="left"/>
      <w:pPr>
        <w:ind w:left="992" w:hanging="567"/>
      </w:pPr>
      <w:rPr>
        <w:rFonts w:hint="eastAsia"/>
      </w:rPr>
    </w:lvl>
    <w:lvl w:ilvl="2">
      <w:start w:val="8"/>
      <w:numFmt w:val="decimal"/>
      <w:lvlText w:val="%1.%2.%3"/>
      <w:lvlJc w:val="left"/>
      <w:pPr>
        <w:ind w:left="1418" w:hanging="567"/>
      </w:pPr>
      <w:rPr>
        <w:rFonts w:hint="eastAsia"/>
      </w:rPr>
    </w:lvl>
    <w:lvl w:ilvl="3">
      <w:start w:val="9"/>
      <w:numFmt w:val="decimal"/>
      <w:lvlText w:val="4.3.%4"/>
      <w:lvlJc w:val="left"/>
      <w:pPr>
        <w:ind w:left="1716" w:hanging="440"/>
      </w:pPr>
      <w:rPr>
        <w:rFonts w:hint="eastAsia"/>
      </w:rPr>
    </w:lvl>
    <w:lvl w:ilvl="4">
      <w:start w:val="1"/>
      <w:numFmt w:val="none"/>
      <w:lvlText w:val="4.3.9.5"/>
      <w:lvlJc w:val="left"/>
      <w:pPr>
        <w:ind w:left="2141" w:hanging="44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4" w15:restartNumberingAfterBreak="0">
    <w:nsid w:val="50730A71"/>
    <w:multiLevelType w:val="hybridMultilevel"/>
    <w:tmpl w:val="60FC146A"/>
    <w:lvl w:ilvl="0" w:tplc="E4226F98">
      <w:start w:val="1"/>
      <w:numFmt w:val="decimal"/>
      <w:lvlText w:val="4.3.7.%1"/>
      <w:lvlJc w:val="left"/>
      <w:pPr>
        <w:ind w:left="2960" w:hanging="440"/>
      </w:pPr>
      <w:rPr>
        <w:rFonts w:hint="eastAsia"/>
      </w:rPr>
    </w:lvl>
    <w:lvl w:ilvl="1" w:tplc="04090017" w:tentative="1">
      <w:start w:val="1"/>
      <w:numFmt w:val="aiueoFullWidth"/>
      <w:lvlText w:val="(%2)"/>
      <w:lvlJc w:val="left"/>
      <w:pPr>
        <w:ind w:left="3400" w:hanging="440"/>
      </w:pPr>
    </w:lvl>
    <w:lvl w:ilvl="2" w:tplc="04090011" w:tentative="1">
      <w:start w:val="1"/>
      <w:numFmt w:val="decimalEnclosedCircle"/>
      <w:lvlText w:val="%3"/>
      <w:lvlJc w:val="left"/>
      <w:pPr>
        <w:ind w:left="3840" w:hanging="440"/>
      </w:pPr>
    </w:lvl>
    <w:lvl w:ilvl="3" w:tplc="0409000F" w:tentative="1">
      <w:start w:val="1"/>
      <w:numFmt w:val="decimal"/>
      <w:lvlText w:val="%4."/>
      <w:lvlJc w:val="left"/>
      <w:pPr>
        <w:ind w:left="4280" w:hanging="440"/>
      </w:pPr>
    </w:lvl>
    <w:lvl w:ilvl="4" w:tplc="04090017" w:tentative="1">
      <w:start w:val="1"/>
      <w:numFmt w:val="aiueoFullWidth"/>
      <w:lvlText w:val="(%5)"/>
      <w:lvlJc w:val="left"/>
      <w:pPr>
        <w:ind w:left="4720" w:hanging="440"/>
      </w:pPr>
    </w:lvl>
    <w:lvl w:ilvl="5" w:tplc="04090011" w:tentative="1">
      <w:start w:val="1"/>
      <w:numFmt w:val="decimalEnclosedCircle"/>
      <w:lvlText w:val="%6"/>
      <w:lvlJc w:val="left"/>
      <w:pPr>
        <w:ind w:left="5160" w:hanging="440"/>
      </w:pPr>
    </w:lvl>
    <w:lvl w:ilvl="6" w:tplc="0409000F" w:tentative="1">
      <w:start w:val="1"/>
      <w:numFmt w:val="decimal"/>
      <w:lvlText w:val="%7."/>
      <w:lvlJc w:val="left"/>
      <w:pPr>
        <w:ind w:left="5600" w:hanging="440"/>
      </w:pPr>
    </w:lvl>
    <w:lvl w:ilvl="7" w:tplc="04090017" w:tentative="1">
      <w:start w:val="1"/>
      <w:numFmt w:val="aiueoFullWidth"/>
      <w:lvlText w:val="(%8)"/>
      <w:lvlJc w:val="left"/>
      <w:pPr>
        <w:ind w:left="6040" w:hanging="440"/>
      </w:pPr>
    </w:lvl>
    <w:lvl w:ilvl="8" w:tplc="04090011" w:tentative="1">
      <w:start w:val="1"/>
      <w:numFmt w:val="decimalEnclosedCircle"/>
      <w:lvlText w:val="%9"/>
      <w:lvlJc w:val="left"/>
      <w:pPr>
        <w:ind w:left="6480" w:hanging="440"/>
      </w:pPr>
    </w:lvl>
  </w:abstractNum>
  <w:abstractNum w:abstractNumId="35" w15:restartNumberingAfterBreak="0">
    <w:nsid w:val="50CF6481"/>
    <w:multiLevelType w:val="multilevel"/>
    <w:tmpl w:val="EC1EBDC2"/>
    <w:lvl w:ilvl="0">
      <w:start w:val="4"/>
      <w:numFmt w:val="decimal"/>
      <w:lvlText w:val="%1"/>
      <w:lvlJc w:val="left"/>
      <w:pPr>
        <w:ind w:left="425" w:hanging="425"/>
      </w:pPr>
      <w:rPr>
        <w:rFonts w:hint="eastAsia"/>
      </w:rPr>
    </w:lvl>
    <w:lvl w:ilvl="1">
      <w:start w:val="3"/>
      <w:numFmt w:val="decimal"/>
      <w:lvlText w:val="%1.%2"/>
      <w:lvlJc w:val="left"/>
      <w:pPr>
        <w:ind w:left="992" w:hanging="567"/>
      </w:pPr>
      <w:rPr>
        <w:rFonts w:hint="eastAsia"/>
      </w:rPr>
    </w:lvl>
    <w:lvl w:ilvl="2">
      <w:start w:val="8"/>
      <w:numFmt w:val="decimal"/>
      <w:lvlText w:val="%1.%2.%3"/>
      <w:lvlJc w:val="left"/>
      <w:pPr>
        <w:ind w:left="1418" w:hanging="567"/>
      </w:pPr>
      <w:rPr>
        <w:rFonts w:hint="eastAsia"/>
      </w:rPr>
    </w:lvl>
    <w:lvl w:ilvl="3">
      <w:start w:val="9"/>
      <w:numFmt w:val="decimal"/>
      <w:lvlText w:val="4.3.%4"/>
      <w:lvlJc w:val="left"/>
      <w:pPr>
        <w:ind w:left="1716" w:hanging="440"/>
      </w:pPr>
      <w:rPr>
        <w:rFonts w:hint="eastAsia"/>
      </w:rPr>
    </w:lvl>
    <w:lvl w:ilvl="4">
      <w:start w:val="1"/>
      <w:numFmt w:val="none"/>
      <w:lvlText w:val="4.3.9.6"/>
      <w:lvlJc w:val="left"/>
      <w:pPr>
        <w:ind w:left="2141" w:hanging="44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6" w15:restartNumberingAfterBreak="0">
    <w:nsid w:val="51254728"/>
    <w:multiLevelType w:val="multilevel"/>
    <w:tmpl w:val="15E411C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4.3.4.%4"/>
      <w:lvlJc w:val="left"/>
      <w:pPr>
        <w:ind w:left="1716" w:hanging="440"/>
      </w:pPr>
      <w:rPr>
        <w:rFonts w:hint="eastAsia"/>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7" w15:restartNumberingAfterBreak="0">
    <w:nsid w:val="5C532D0B"/>
    <w:multiLevelType w:val="multilevel"/>
    <w:tmpl w:val="5B5A1DE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none"/>
      <w:lvlText w:val="4.3.7.3"/>
      <w:lvlJc w:val="left"/>
      <w:pPr>
        <w:ind w:left="1716" w:hanging="44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8" w15:restartNumberingAfterBreak="0">
    <w:nsid w:val="62CF73B6"/>
    <w:multiLevelType w:val="multilevel"/>
    <w:tmpl w:val="0B22744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none"/>
      <w:lvlText w:val="4.3.8"/>
      <w:lvlJc w:val="left"/>
      <w:pPr>
        <w:ind w:left="1418" w:hanging="567"/>
      </w:pPr>
      <w:rPr>
        <w:rFonts w:hint="eastAsia"/>
      </w:rPr>
    </w:lvl>
    <w:lvl w:ilvl="3">
      <w:start w:val="1"/>
      <w:numFmt w:val="none"/>
      <w:lvlText w:val="4.3.8.1"/>
      <w:lvlJc w:val="left"/>
      <w:pPr>
        <w:ind w:left="1716" w:hanging="44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63DA6042"/>
    <w:multiLevelType w:val="multilevel"/>
    <w:tmpl w:val="15E411C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4.3.4.%4"/>
      <w:lvlJc w:val="left"/>
      <w:pPr>
        <w:ind w:left="1716" w:hanging="440"/>
      </w:pPr>
      <w:rPr>
        <w:rFonts w:hint="eastAsia"/>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0" w15:restartNumberingAfterBreak="0">
    <w:nsid w:val="6A3423B9"/>
    <w:multiLevelType w:val="multilevel"/>
    <w:tmpl w:val="15E411C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716" w:hanging="440"/>
      </w:pPr>
      <w:rPr>
        <w:rFonts w:hint="eastAsia"/>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1" w15:restartNumberingAfterBreak="0">
    <w:nsid w:val="6AC72F61"/>
    <w:multiLevelType w:val="multilevel"/>
    <w:tmpl w:val="A96C3BF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none"/>
      <w:lvlText w:val="4.3.6.2"/>
      <w:lvlJc w:val="left"/>
      <w:pPr>
        <w:ind w:left="1716" w:hanging="44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2" w15:restartNumberingAfterBreak="0">
    <w:nsid w:val="6C317324"/>
    <w:multiLevelType w:val="hybridMultilevel"/>
    <w:tmpl w:val="0C124918"/>
    <w:lvl w:ilvl="0" w:tplc="0409000F">
      <w:start w:val="1"/>
      <w:numFmt w:val="decimal"/>
      <w:lvlText w:val="%1."/>
      <w:lvlJc w:val="left"/>
      <w:pPr>
        <w:ind w:left="4240" w:hanging="440"/>
      </w:pPr>
    </w:lvl>
    <w:lvl w:ilvl="1" w:tplc="04090017" w:tentative="1">
      <w:start w:val="1"/>
      <w:numFmt w:val="aiueoFullWidth"/>
      <w:lvlText w:val="(%2)"/>
      <w:lvlJc w:val="left"/>
      <w:pPr>
        <w:ind w:left="4680" w:hanging="440"/>
      </w:pPr>
    </w:lvl>
    <w:lvl w:ilvl="2" w:tplc="04090011" w:tentative="1">
      <w:start w:val="1"/>
      <w:numFmt w:val="decimalEnclosedCircle"/>
      <w:lvlText w:val="%3"/>
      <w:lvlJc w:val="left"/>
      <w:pPr>
        <w:ind w:left="5120" w:hanging="440"/>
      </w:pPr>
    </w:lvl>
    <w:lvl w:ilvl="3" w:tplc="0409000F" w:tentative="1">
      <w:start w:val="1"/>
      <w:numFmt w:val="decimal"/>
      <w:lvlText w:val="%4."/>
      <w:lvlJc w:val="left"/>
      <w:pPr>
        <w:ind w:left="5560" w:hanging="440"/>
      </w:pPr>
    </w:lvl>
    <w:lvl w:ilvl="4" w:tplc="04090017" w:tentative="1">
      <w:start w:val="1"/>
      <w:numFmt w:val="aiueoFullWidth"/>
      <w:lvlText w:val="(%5)"/>
      <w:lvlJc w:val="left"/>
      <w:pPr>
        <w:ind w:left="6000" w:hanging="440"/>
      </w:pPr>
    </w:lvl>
    <w:lvl w:ilvl="5" w:tplc="04090011" w:tentative="1">
      <w:start w:val="1"/>
      <w:numFmt w:val="decimalEnclosedCircle"/>
      <w:lvlText w:val="%6"/>
      <w:lvlJc w:val="left"/>
      <w:pPr>
        <w:ind w:left="6440" w:hanging="440"/>
      </w:pPr>
    </w:lvl>
    <w:lvl w:ilvl="6" w:tplc="0409000F" w:tentative="1">
      <w:start w:val="1"/>
      <w:numFmt w:val="decimal"/>
      <w:lvlText w:val="%7."/>
      <w:lvlJc w:val="left"/>
      <w:pPr>
        <w:ind w:left="6880" w:hanging="440"/>
      </w:pPr>
    </w:lvl>
    <w:lvl w:ilvl="7" w:tplc="04090017" w:tentative="1">
      <w:start w:val="1"/>
      <w:numFmt w:val="aiueoFullWidth"/>
      <w:lvlText w:val="(%8)"/>
      <w:lvlJc w:val="left"/>
      <w:pPr>
        <w:ind w:left="7320" w:hanging="440"/>
      </w:pPr>
    </w:lvl>
    <w:lvl w:ilvl="8" w:tplc="04090011" w:tentative="1">
      <w:start w:val="1"/>
      <w:numFmt w:val="decimalEnclosedCircle"/>
      <w:lvlText w:val="%9"/>
      <w:lvlJc w:val="left"/>
      <w:pPr>
        <w:ind w:left="7760" w:hanging="440"/>
      </w:pPr>
    </w:lvl>
  </w:abstractNum>
  <w:abstractNum w:abstractNumId="43" w15:restartNumberingAfterBreak="0">
    <w:nsid w:val="6FF006CE"/>
    <w:multiLevelType w:val="multilevel"/>
    <w:tmpl w:val="9938846E"/>
    <w:lvl w:ilvl="0">
      <w:start w:val="3"/>
      <w:numFmt w:val="decimal"/>
      <w:lvlText w:val="%1"/>
      <w:lvlJc w:val="left"/>
      <w:pPr>
        <w:ind w:left="560" w:hanging="560"/>
      </w:pPr>
      <w:rPr>
        <w:rFonts w:hint="default"/>
      </w:rPr>
    </w:lvl>
    <w:lvl w:ilvl="1">
      <w:start w:val="5"/>
      <w:numFmt w:val="decimal"/>
      <w:lvlText w:val="%1.%2"/>
      <w:lvlJc w:val="left"/>
      <w:pPr>
        <w:ind w:left="560" w:hanging="560"/>
      </w:pPr>
      <w:rPr>
        <w:rFonts w:hint="default"/>
      </w:rPr>
    </w:lvl>
    <w:lvl w:ilvl="2">
      <w:start w:val="10"/>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01D624B"/>
    <w:multiLevelType w:val="multilevel"/>
    <w:tmpl w:val="15E411C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4.3.4.%4"/>
      <w:lvlJc w:val="left"/>
      <w:pPr>
        <w:ind w:left="1716" w:hanging="440"/>
      </w:pPr>
      <w:rPr>
        <w:rFonts w:hint="eastAsia"/>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5" w15:restartNumberingAfterBreak="0">
    <w:nsid w:val="7285244E"/>
    <w:multiLevelType w:val="multilevel"/>
    <w:tmpl w:val="E7A2C39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none"/>
      <w:lvlText w:val="4.3.6"/>
      <w:lvlJc w:val="left"/>
      <w:pPr>
        <w:ind w:left="1418" w:hanging="567"/>
      </w:pPr>
      <w:rPr>
        <w:rFonts w:hint="eastAsia"/>
      </w:rPr>
    </w:lvl>
    <w:lvl w:ilvl="3">
      <w:start w:val="1"/>
      <w:numFmt w:val="none"/>
      <w:lvlText w:val="4.3.5.2"/>
      <w:lvlJc w:val="left"/>
      <w:pPr>
        <w:ind w:left="1716" w:hanging="44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6" w15:restartNumberingAfterBreak="0">
    <w:nsid w:val="72BD12C2"/>
    <w:multiLevelType w:val="multilevel"/>
    <w:tmpl w:val="0A7A5AA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none"/>
      <w:lvlText w:val="4.3.7.2"/>
      <w:lvlJc w:val="left"/>
      <w:pPr>
        <w:ind w:left="1716" w:hanging="44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7" w15:restartNumberingAfterBreak="0">
    <w:nsid w:val="762419AC"/>
    <w:multiLevelType w:val="multilevel"/>
    <w:tmpl w:val="979CD8B4"/>
    <w:lvl w:ilvl="0">
      <w:start w:val="4"/>
      <w:numFmt w:val="decimal"/>
      <w:lvlText w:val="%1"/>
      <w:lvlJc w:val="left"/>
      <w:pPr>
        <w:ind w:left="425" w:hanging="425"/>
      </w:pPr>
      <w:rPr>
        <w:rFonts w:hint="eastAsia"/>
      </w:rPr>
    </w:lvl>
    <w:lvl w:ilvl="1">
      <w:start w:val="3"/>
      <w:numFmt w:val="decimal"/>
      <w:lvlText w:val="%1.%2"/>
      <w:lvlJc w:val="left"/>
      <w:pPr>
        <w:ind w:left="992" w:hanging="567"/>
      </w:pPr>
      <w:rPr>
        <w:rFonts w:hint="eastAsia"/>
      </w:rPr>
    </w:lvl>
    <w:lvl w:ilvl="2">
      <w:start w:val="8"/>
      <w:numFmt w:val="decimal"/>
      <w:lvlText w:val="%1.%2.%3"/>
      <w:lvlJc w:val="left"/>
      <w:pPr>
        <w:ind w:left="1418" w:hanging="567"/>
      </w:pPr>
      <w:rPr>
        <w:rFonts w:hint="eastAsia"/>
      </w:rPr>
    </w:lvl>
    <w:lvl w:ilvl="3">
      <w:start w:val="9"/>
      <w:numFmt w:val="decimal"/>
      <w:lvlText w:val="4.3.%4"/>
      <w:lvlJc w:val="left"/>
      <w:pPr>
        <w:ind w:left="1716" w:hanging="440"/>
      </w:pPr>
      <w:rPr>
        <w:rFonts w:hint="eastAsia"/>
      </w:rPr>
    </w:lvl>
    <w:lvl w:ilvl="4">
      <w:start w:val="1"/>
      <w:numFmt w:val="none"/>
      <w:lvlText w:val="4.3.9.4"/>
      <w:lvlJc w:val="left"/>
      <w:pPr>
        <w:ind w:left="2141" w:hanging="44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8" w15:restartNumberingAfterBreak="0">
    <w:nsid w:val="77293147"/>
    <w:multiLevelType w:val="multilevel"/>
    <w:tmpl w:val="EAB4B94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none"/>
      <w:lvlText w:val="4.3.6.3"/>
      <w:lvlJc w:val="left"/>
      <w:pPr>
        <w:ind w:left="1716" w:hanging="44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9" w15:restartNumberingAfterBreak="0">
    <w:nsid w:val="78842580"/>
    <w:multiLevelType w:val="hybridMultilevel"/>
    <w:tmpl w:val="90C08FFA"/>
    <w:lvl w:ilvl="0" w:tplc="CCBA6F74">
      <w:start w:val="1"/>
      <w:numFmt w:val="decimal"/>
      <w:lvlText w:val="4.3.5.%1"/>
      <w:lvlJc w:val="left"/>
      <w:pPr>
        <w:ind w:left="1280" w:hanging="440"/>
      </w:pPr>
      <w:rPr>
        <w:rFonts w:hint="eastAsia"/>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50" w15:restartNumberingAfterBreak="0">
    <w:nsid w:val="7B443C5D"/>
    <w:multiLevelType w:val="hybridMultilevel"/>
    <w:tmpl w:val="F362814A"/>
    <w:lvl w:ilvl="0" w:tplc="46DCD780">
      <w:start w:val="1"/>
      <w:numFmt w:val="decimal"/>
      <w:lvlText w:val="3.5.%1"/>
      <w:lvlJc w:val="left"/>
      <w:pPr>
        <w:ind w:left="1621" w:hanging="420"/>
      </w:pPr>
      <w:rPr>
        <w:rFonts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1" w15:restartNumberingAfterBreak="0">
    <w:nsid w:val="7C435C21"/>
    <w:multiLevelType w:val="multilevel"/>
    <w:tmpl w:val="15E411C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4.3.4.%4"/>
      <w:lvlJc w:val="left"/>
      <w:pPr>
        <w:ind w:left="1716" w:hanging="440"/>
      </w:pPr>
      <w:rPr>
        <w:rFonts w:hint="eastAsia"/>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2" w15:restartNumberingAfterBreak="0">
    <w:nsid w:val="7D032817"/>
    <w:multiLevelType w:val="hybridMultilevel"/>
    <w:tmpl w:val="BA5E4664"/>
    <w:lvl w:ilvl="0" w:tplc="FEF00A5C">
      <w:start w:val="1"/>
      <w:numFmt w:val="decimalEnclosedCircle"/>
      <w:lvlText w:val="%1"/>
      <w:lvlJc w:val="left"/>
      <w:pPr>
        <w:ind w:left="1561" w:hanging="360"/>
      </w:pPr>
      <w:rPr>
        <w:rFonts w:hint="default"/>
      </w:rPr>
    </w:lvl>
    <w:lvl w:ilvl="1" w:tplc="04090017" w:tentative="1">
      <w:start w:val="1"/>
      <w:numFmt w:val="aiueoFullWidth"/>
      <w:lvlText w:val="(%2)"/>
      <w:lvlJc w:val="left"/>
      <w:pPr>
        <w:ind w:left="2081" w:hanging="440"/>
      </w:pPr>
    </w:lvl>
    <w:lvl w:ilvl="2" w:tplc="04090011" w:tentative="1">
      <w:start w:val="1"/>
      <w:numFmt w:val="decimalEnclosedCircle"/>
      <w:lvlText w:val="%3"/>
      <w:lvlJc w:val="left"/>
      <w:pPr>
        <w:ind w:left="2521" w:hanging="440"/>
      </w:pPr>
    </w:lvl>
    <w:lvl w:ilvl="3" w:tplc="0409000F" w:tentative="1">
      <w:start w:val="1"/>
      <w:numFmt w:val="decimal"/>
      <w:lvlText w:val="%4."/>
      <w:lvlJc w:val="left"/>
      <w:pPr>
        <w:ind w:left="2961" w:hanging="440"/>
      </w:pPr>
    </w:lvl>
    <w:lvl w:ilvl="4" w:tplc="04090017" w:tentative="1">
      <w:start w:val="1"/>
      <w:numFmt w:val="aiueoFullWidth"/>
      <w:lvlText w:val="(%5)"/>
      <w:lvlJc w:val="left"/>
      <w:pPr>
        <w:ind w:left="3401" w:hanging="440"/>
      </w:pPr>
    </w:lvl>
    <w:lvl w:ilvl="5" w:tplc="04090011" w:tentative="1">
      <w:start w:val="1"/>
      <w:numFmt w:val="decimalEnclosedCircle"/>
      <w:lvlText w:val="%6"/>
      <w:lvlJc w:val="left"/>
      <w:pPr>
        <w:ind w:left="3841" w:hanging="440"/>
      </w:pPr>
    </w:lvl>
    <w:lvl w:ilvl="6" w:tplc="0409000F" w:tentative="1">
      <w:start w:val="1"/>
      <w:numFmt w:val="decimal"/>
      <w:lvlText w:val="%7."/>
      <w:lvlJc w:val="left"/>
      <w:pPr>
        <w:ind w:left="4281" w:hanging="440"/>
      </w:pPr>
    </w:lvl>
    <w:lvl w:ilvl="7" w:tplc="04090017" w:tentative="1">
      <w:start w:val="1"/>
      <w:numFmt w:val="aiueoFullWidth"/>
      <w:lvlText w:val="(%8)"/>
      <w:lvlJc w:val="left"/>
      <w:pPr>
        <w:ind w:left="4721" w:hanging="440"/>
      </w:pPr>
    </w:lvl>
    <w:lvl w:ilvl="8" w:tplc="04090011" w:tentative="1">
      <w:start w:val="1"/>
      <w:numFmt w:val="decimalEnclosedCircle"/>
      <w:lvlText w:val="%9"/>
      <w:lvlJc w:val="left"/>
      <w:pPr>
        <w:ind w:left="5161" w:hanging="440"/>
      </w:pPr>
    </w:lvl>
  </w:abstractNum>
  <w:num w:numId="1" w16cid:durableId="1801150082">
    <w:abstractNumId w:val="40"/>
  </w:num>
  <w:num w:numId="2" w16cid:durableId="476186184">
    <w:abstractNumId w:val="9"/>
  </w:num>
  <w:num w:numId="3" w16cid:durableId="246303042">
    <w:abstractNumId w:val="8"/>
  </w:num>
  <w:num w:numId="4" w16cid:durableId="1974403777">
    <w:abstractNumId w:val="27"/>
  </w:num>
  <w:num w:numId="5" w16cid:durableId="1311252947">
    <w:abstractNumId w:val="1"/>
  </w:num>
  <w:num w:numId="6" w16cid:durableId="335965717">
    <w:abstractNumId w:val="47"/>
  </w:num>
  <w:num w:numId="7" w16cid:durableId="1790589425">
    <w:abstractNumId w:val="6"/>
  </w:num>
  <w:num w:numId="8" w16cid:durableId="1213806464">
    <w:abstractNumId w:val="42"/>
  </w:num>
  <w:num w:numId="9" w16cid:durableId="495415185">
    <w:abstractNumId w:val="34"/>
  </w:num>
  <w:num w:numId="10" w16cid:durableId="499665686">
    <w:abstractNumId w:val="29"/>
  </w:num>
  <w:num w:numId="11" w16cid:durableId="2056931217">
    <w:abstractNumId w:val="19"/>
  </w:num>
  <w:num w:numId="12" w16cid:durableId="2003239252">
    <w:abstractNumId w:val="15"/>
  </w:num>
  <w:num w:numId="13" w16cid:durableId="278802970">
    <w:abstractNumId w:val="31"/>
  </w:num>
  <w:num w:numId="14" w16cid:durableId="1297176597">
    <w:abstractNumId w:val="49"/>
  </w:num>
  <w:num w:numId="15" w16cid:durableId="1973974765">
    <w:abstractNumId w:val="11"/>
  </w:num>
  <w:num w:numId="16" w16cid:durableId="788016222">
    <w:abstractNumId w:val="24"/>
  </w:num>
  <w:num w:numId="17" w16cid:durableId="2083067040">
    <w:abstractNumId w:val="50"/>
  </w:num>
  <w:num w:numId="18" w16cid:durableId="1486631239">
    <w:abstractNumId w:val="46"/>
  </w:num>
  <w:num w:numId="19" w16cid:durableId="784348422">
    <w:abstractNumId w:val="37"/>
  </w:num>
  <w:num w:numId="20" w16cid:durableId="1305159633">
    <w:abstractNumId w:val="5"/>
  </w:num>
  <w:num w:numId="21" w16cid:durableId="430973033">
    <w:abstractNumId w:val="21"/>
  </w:num>
  <w:num w:numId="22" w16cid:durableId="812797875">
    <w:abstractNumId w:val="12"/>
  </w:num>
  <w:num w:numId="23" w16cid:durableId="1877505339">
    <w:abstractNumId w:val="38"/>
  </w:num>
  <w:num w:numId="24" w16cid:durableId="906456261">
    <w:abstractNumId w:val="30"/>
  </w:num>
  <w:num w:numId="25" w16cid:durableId="1520583203">
    <w:abstractNumId w:val="14"/>
  </w:num>
  <w:num w:numId="26" w16cid:durableId="1420561871">
    <w:abstractNumId w:val="41"/>
  </w:num>
  <w:num w:numId="27" w16cid:durableId="573661081">
    <w:abstractNumId w:val="48"/>
  </w:num>
  <w:num w:numId="28" w16cid:durableId="2132359516">
    <w:abstractNumId w:val="25"/>
  </w:num>
  <w:num w:numId="29" w16cid:durableId="393162656">
    <w:abstractNumId w:val="23"/>
  </w:num>
  <w:num w:numId="30" w16cid:durableId="2065639353">
    <w:abstractNumId w:val="45"/>
  </w:num>
  <w:num w:numId="31" w16cid:durableId="1537933501">
    <w:abstractNumId w:val="20"/>
  </w:num>
  <w:num w:numId="32" w16cid:durableId="335696922">
    <w:abstractNumId w:val="16"/>
  </w:num>
  <w:num w:numId="33" w16cid:durableId="1603799108">
    <w:abstractNumId w:val="4"/>
  </w:num>
  <w:num w:numId="34" w16cid:durableId="115177614">
    <w:abstractNumId w:val="33"/>
  </w:num>
  <w:num w:numId="35" w16cid:durableId="1740471950">
    <w:abstractNumId w:val="35"/>
  </w:num>
  <w:num w:numId="36" w16cid:durableId="503202615">
    <w:abstractNumId w:val="2"/>
  </w:num>
  <w:num w:numId="37" w16cid:durableId="817459503">
    <w:abstractNumId w:val="28"/>
  </w:num>
  <w:num w:numId="38" w16cid:durableId="126626413">
    <w:abstractNumId w:val="43"/>
  </w:num>
  <w:num w:numId="39" w16cid:durableId="1691487689">
    <w:abstractNumId w:val="7"/>
  </w:num>
  <w:num w:numId="40" w16cid:durableId="2055733897">
    <w:abstractNumId w:val="18"/>
  </w:num>
  <w:num w:numId="41" w16cid:durableId="1259749416">
    <w:abstractNumId w:val="22"/>
  </w:num>
  <w:num w:numId="42" w16cid:durableId="1689140145">
    <w:abstractNumId w:val="10"/>
  </w:num>
  <w:num w:numId="43" w16cid:durableId="1347751328">
    <w:abstractNumId w:val="3"/>
  </w:num>
  <w:num w:numId="44" w16cid:durableId="614870055">
    <w:abstractNumId w:val="52"/>
  </w:num>
  <w:num w:numId="45" w16cid:durableId="1493060505">
    <w:abstractNumId w:val="17"/>
  </w:num>
  <w:num w:numId="46" w16cid:durableId="519510746">
    <w:abstractNumId w:val="44"/>
  </w:num>
  <w:num w:numId="47" w16cid:durableId="1704792961">
    <w:abstractNumId w:val="26"/>
  </w:num>
  <w:num w:numId="48" w16cid:durableId="364334145">
    <w:abstractNumId w:val="39"/>
  </w:num>
  <w:num w:numId="49" w16cid:durableId="368721712">
    <w:abstractNumId w:val="51"/>
  </w:num>
  <w:num w:numId="50" w16cid:durableId="2135445757">
    <w:abstractNumId w:val="36"/>
  </w:num>
  <w:num w:numId="51" w16cid:durableId="1600985997">
    <w:abstractNumId w:val="0"/>
  </w:num>
  <w:num w:numId="52" w16cid:durableId="242490124">
    <w:abstractNumId w:val="32"/>
  </w:num>
  <w:num w:numId="53" w16cid:durableId="371618373">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oNotDisplayPageBoundaries/>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00F"/>
    <w:rsid w:val="000010E6"/>
    <w:rsid w:val="0000135B"/>
    <w:rsid w:val="00001D4C"/>
    <w:rsid w:val="000023AA"/>
    <w:rsid w:val="00002DAB"/>
    <w:rsid w:val="00006BE3"/>
    <w:rsid w:val="0000709E"/>
    <w:rsid w:val="000073BF"/>
    <w:rsid w:val="00007D42"/>
    <w:rsid w:val="00010744"/>
    <w:rsid w:val="00011A73"/>
    <w:rsid w:val="00012852"/>
    <w:rsid w:val="000131A9"/>
    <w:rsid w:val="00014121"/>
    <w:rsid w:val="00015B43"/>
    <w:rsid w:val="00017889"/>
    <w:rsid w:val="000209AB"/>
    <w:rsid w:val="000224B6"/>
    <w:rsid w:val="00023233"/>
    <w:rsid w:val="0002393F"/>
    <w:rsid w:val="00023DE5"/>
    <w:rsid w:val="0002734D"/>
    <w:rsid w:val="00030882"/>
    <w:rsid w:val="00030B2D"/>
    <w:rsid w:val="00030C44"/>
    <w:rsid w:val="00030E9F"/>
    <w:rsid w:val="0003148E"/>
    <w:rsid w:val="000316DF"/>
    <w:rsid w:val="00032557"/>
    <w:rsid w:val="0003329C"/>
    <w:rsid w:val="00033A31"/>
    <w:rsid w:val="00034304"/>
    <w:rsid w:val="000362A2"/>
    <w:rsid w:val="00036641"/>
    <w:rsid w:val="000372FD"/>
    <w:rsid w:val="000377DD"/>
    <w:rsid w:val="00041F75"/>
    <w:rsid w:val="000440A7"/>
    <w:rsid w:val="00044468"/>
    <w:rsid w:val="000447C9"/>
    <w:rsid w:val="0004563A"/>
    <w:rsid w:val="00045BA8"/>
    <w:rsid w:val="00046128"/>
    <w:rsid w:val="00046DC6"/>
    <w:rsid w:val="000506E0"/>
    <w:rsid w:val="00050CAF"/>
    <w:rsid w:val="00051191"/>
    <w:rsid w:val="00051217"/>
    <w:rsid w:val="00053F77"/>
    <w:rsid w:val="000551F6"/>
    <w:rsid w:val="000564B8"/>
    <w:rsid w:val="000566EE"/>
    <w:rsid w:val="0006033C"/>
    <w:rsid w:val="00060690"/>
    <w:rsid w:val="00061EAC"/>
    <w:rsid w:val="00062029"/>
    <w:rsid w:val="00062A84"/>
    <w:rsid w:val="000633BB"/>
    <w:rsid w:val="00063453"/>
    <w:rsid w:val="00064300"/>
    <w:rsid w:val="0006489A"/>
    <w:rsid w:val="00067E59"/>
    <w:rsid w:val="00070583"/>
    <w:rsid w:val="00070D32"/>
    <w:rsid w:val="00070DCB"/>
    <w:rsid w:val="00071449"/>
    <w:rsid w:val="0007178E"/>
    <w:rsid w:val="0007370D"/>
    <w:rsid w:val="00073753"/>
    <w:rsid w:val="000742C1"/>
    <w:rsid w:val="0007558E"/>
    <w:rsid w:val="00075E14"/>
    <w:rsid w:val="000771D4"/>
    <w:rsid w:val="00077459"/>
    <w:rsid w:val="00077DE4"/>
    <w:rsid w:val="00081064"/>
    <w:rsid w:val="00081C4B"/>
    <w:rsid w:val="00081FD9"/>
    <w:rsid w:val="00082D96"/>
    <w:rsid w:val="00082EB0"/>
    <w:rsid w:val="00083A7D"/>
    <w:rsid w:val="00086644"/>
    <w:rsid w:val="000867A7"/>
    <w:rsid w:val="0008781B"/>
    <w:rsid w:val="00087E79"/>
    <w:rsid w:val="00090287"/>
    <w:rsid w:val="000902FD"/>
    <w:rsid w:val="00090777"/>
    <w:rsid w:val="00092FDE"/>
    <w:rsid w:val="00093F30"/>
    <w:rsid w:val="000952E1"/>
    <w:rsid w:val="00095BDE"/>
    <w:rsid w:val="000963D7"/>
    <w:rsid w:val="00096719"/>
    <w:rsid w:val="00096F51"/>
    <w:rsid w:val="000970C8"/>
    <w:rsid w:val="000A26C9"/>
    <w:rsid w:val="000A2DAB"/>
    <w:rsid w:val="000A3CF5"/>
    <w:rsid w:val="000A4CFF"/>
    <w:rsid w:val="000A5757"/>
    <w:rsid w:val="000A5ABA"/>
    <w:rsid w:val="000A5B0B"/>
    <w:rsid w:val="000A689F"/>
    <w:rsid w:val="000A69E6"/>
    <w:rsid w:val="000A6F8B"/>
    <w:rsid w:val="000B303F"/>
    <w:rsid w:val="000B3743"/>
    <w:rsid w:val="000B3B23"/>
    <w:rsid w:val="000B4599"/>
    <w:rsid w:val="000B4F4D"/>
    <w:rsid w:val="000B5D79"/>
    <w:rsid w:val="000B68AB"/>
    <w:rsid w:val="000B6A10"/>
    <w:rsid w:val="000B7525"/>
    <w:rsid w:val="000C135F"/>
    <w:rsid w:val="000C263A"/>
    <w:rsid w:val="000C4500"/>
    <w:rsid w:val="000C47C1"/>
    <w:rsid w:val="000C5003"/>
    <w:rsid w:val="000C57A2"/>
    <w:rsid w:val="000C589A"/>
    <w:rsid w:val="000C5BA2"/>
    <w:rsid w:val="000C5D1B"/>
    <w:rsid w:val="000C66EC"/>
    <w:rsid w:val="000C6832"/>
    <w:rsid w:val="000C723C"/>
    <w:rsid w:val="000C7F93"/>
    <w:rsid w:val="000D0218"/>
    <w:rsid w:val="000D09B8"/>
    <w:rsid w:val="000D140B"/>
    <w:rsid w:val="000D175A"/>
    <w:rsid w:val="000D3767"/>
    <w:rsid w:val="000D630A"/>
    <w:rsid w:val="000D6CED"/>
    <w:rsid w:val="000E1512"/>
    <w:rsid w:val="000E2D83"/>
    <w:rsid w:val="000E327C"/>
    <w:rsid w:val="000E353F"/>
    <w:rsid w:val="000E3C8E"/>
    <w:rsid w:val="000E475D"/>
    <w:rsid w:val="000E48AD"/>
    <w:rsid w:val="000E581C"/>
    <w:rsid w:val="000E6C33"/>
    <w:rsid w:val="000E6CDF"/>
    <w:rsid w:val="000E737F"/>
    <w:rsid w:val="000E76E3"/>
    <w:rsid w:val="000E7F18"/>
    <w:rsid w:val="000F0FF0"/>
    <w:rsid w:val="000F121D"/>
    <w:rsid w:val="000F15CF"/>
    <w:rsid w:val="000F182A"/>
    <w:rsid w:val="000F1E44"/>
    <w:rsid w:val="000F23F4"/>
    <w:rsid w:val="000F345D"/>
    <w:rsid w:val="000F46C3"/>
    <w:rsid w:val="000F4E5E"/>
    <w:rsid w:val="000F5CA1"/>
    <w:rsid w:val="000F6DDF"/>
    <w:rsid w:val="000F78CF"/>
    <w:rsid w:val="000F7D51"/>
    <w:rsid w:val="0010072C"/>
    <w:rsid w:val="00101CF4"/>
    <w:rsid w:val="0010203A"/>
    <w:rsid w:val="00102953"/>
    <w:rsid w:val="0010345B"/>
    <w:rsid w:val="00104182"/>
    <w:rsid w:val="001071B2"/>
    <w:rsid w:val="00107777"/>
    <w:rsid w:val="00107E63"/>
    <w:rsid w:val="00110D0C"/>
    <w:rsid w:val="00111CCC"/>
    <w:rsid w:val="00112A1D"/>
    <w:rsid w:val="0011375E"/>
    <w:rsid w:val="00113B8A"/>
    <w:rsid w:val="00115121"/>
    <w:rsid w:val="001159ED"/>
    <w:rsid w:val="0011727B"/>
    <w:rsid w:val="00124A0F"/>
    <w:rsid w:val="00124C92"/>
    <w:rsid w:val="00125643"/>
    <w:rsid w:val="00127871"/>
    <w:rsid w:val="001319F6"/>
    <w:rsid w:val="00133D69"/>
    <w:rsid w:val="00134305"/>
    <w:rsid w:val="00134458"/>
    <w:rsid w:val="00135143"/>
    <w:rsid w:val="001353A5"/>
    <w:rsid w:val="001369AB"/>
    <w:rsid w:val="00137CDE"/>
    <w:rsid w:val="001400E4"/>
    <w:rsid w:val="00140D2A"/>
    <w:rsid w:val="00140E55"/>
    <w:rsid w:val="001412EC"/>
    <w:rsid w:val="00141E3D"/>
    <w:rsid w:val="00142CED"/>
    <w:rsid w:val="00143878"/>
    <w:rsid w:val="00143B28"/>
    <w:rsid w:val="0014520A"/>
    <w:rsid w:val="00145B99"/>
    <w:rsid w:val="00146F6F"/>
    <w:rsid w:val="00150263"/>
    <w:rsid w:val="001514FA"/>
    <w:rsid w:val="00151B21"/>
    <w:rsid w:val="00152946"/>
    <w:rsid w:val="00153D9F"/>
    <w:rsid w:val="00154077"/>
    <w:rsid w:val="001546E9"/>
    <w:rsid w:val="001549DD"/>
    <w:rsid w:val="00155A06"/>
    <w:rsid w:val="00155CF3"/>
    <w:rsid w:val="00161050"/>
    <w:rsid w:val="00161347"/>
    <w:rsid w:val="00161F09"/>
    <w:rsid w:val="00163F78"/>
    <w:rsid w:val="00164470"/>
    <w:rsid w:val="00167102"/>
    <w:rsid w:val="001676E7"/>
    <w:rsid w:val="0016796E"/>
    <w:rsid w:val="00171C86"/>
    <w:rsid w:val="00172142"/>
    <w:rsid w:val="00172493"/>
    <w:rsid w:val="001736BB"/>
    <w:rsid w:val="001747B3"/>
    <w:rsid w:val="00174852"/>
    <w:rsid w:val="0017490E"/>
    <w:rsid w:val="00174BB8"/>
    <w:rsid w:val="001761C1"/>
    <w:rsid w:val="00177355"/>
    <w:rsid w:val="00177A1B"/>
    <w:rsid w:val="00177FED"/>
    <w:rsid w:val="0018071D"/>
    <w:rsid w:val="0018078F"/>
    <w:rsid w:val="0018528B"/>
    <w:rsid w:val="00186A82"/>
    <w:rsid w:val="00186BB4"/>
    <w:rsid w:val="00186E38"/>
    <w:rsid w:val="00190373"/>
    <w:rsid w:val="0019087D"/>
    <w:rsid w:val="00190F7A"/>
    <w:rsid w:val="00191940"/>
    <w:rsid w:val="00192BB3"/>
    <w:rsid w:val="00192C9C"/>
    <w:rsid w:val="0019366D"/>
    <w:rsid w:val="00193AD3"/>
    <w:rsid w:val="00193FA9"/>
    <w:rsid w:val="0019439E"/>
    <w:rsid w:val="00195113"/>
    <w:rsid w:val="001956D4"/>
    <w:rsid w:val="00195E49"/>
    <w:rsid w:val="001A1367"/>
    <w:rsid w:val="001A16DD"/>
    <w:rsid w:val="001A1C72"/>
    <w:rsid w:val="001A2410"/>
    <w:rsid w:val="001A2B53"/>
    <w:rsid w:val="001A41B6"/>
    <w:rsid w:val="001A52A4"/>
    <w:rsid w:val="001A55B1"/>
    <w:rsid w:val="001A5EDB"/>
    <w:rsid w:val="001A62EB"/>
    <w:rsid w:val="001A6F5A"/>
    <w:rsid w:val="001A70C5"/>
    <w:rsid w:val="001A73FE"/>
    <w:rsid w:val="001A789F"/>
    <w:rsid w:val="001A78FA"/>
    <w:rsid w:val="001A7B92"/>
    <w:rsid w:val="001A7D03"/>
    <w:rsid w:val="001B1115"/>
    <w:rsid w:val="001B172B"/>
    <w:rsid w:val="001B1FF7"/>
    <w:rsid w:val="001B2C8F"/>
    <w:rsid w:val="001B31B4"/>
    <w:rsid w:val="001B3655"/>
    <w:rsid w:val="001B3723"/>
    <w:rsid w:val="001B5026"/>
    <w:rsid w:val="001B53B7"/>
    <w:rsid w:val="001C0AD6"/>
    <w:rsid w:val="001C0B55"/>
    <w:rsid w:val="001C250D"/>
    <w:rsid w:val="001C25F5"/>
    <w:rsid w:val="001C2881"/>
    <w:rsid w:val="001C3B54"/>
    <w:rsid w:val="001C4C73"/>
    <w:rsid w:val="001C5006"/>
    <w:rsid w:val="001C5B94"/>
    <w:rsid w:val="001D0278"/>
    <w:rsid w:val="001D13FC"/>
    <w:rsid w:val="001D1B02"/>
    <w:rsid w:val="001D3AE3"/>
    <w:rsid w:val="001D4B19"/>
    <w:rsid w:val="001D5E91"/>
    <w:rsid w:val="001D66FA"/>
    <w:rsid w:val="001D70FD"/>
    <w:rsid w:val="001D7662"/>
    <w:rsid w:val="001D78C9"/>
    <w:rsid w:val="001D78D8"/>
    <w:rsid w:val="001D7BFD"/>
    <w:rsid w:val="001E01FB"/>
    <w:rsid w:val="001E0E27"/>
    <w:rsid w:val="001E1D55"/>
    <w:rsid w:val="001E20C6"/>
    <w:rsid w:val="001E2290"/>
    <w:rsid w:val="001E26AA"/>
    <w:rsid w:val="001E415C"/>
    <w:rsid w:val="001E4954"/>
    <w:rsid w:val="001E4A01"/>
    <w:rsid w:val="001E6067"/>
    <w:rsid w:val="001E7BEA"/>
    <w:rsid w:val="001E7DD7"/>
    <w:rsid w:val="001E7E4D"/>
    <w:rsid w:val="001F0B51"/>
    <w:rsid w:val="001F126B"/>
    <w:rsid w:val="001F1A64"/>
    <w:rsid w:val="001F206B"/>
    <w:rsid w:val="001F28C8"/>
    <w:rsid w:val="001F3878"/>
    <w:rsid w:val="001F3CB0"/>
    <w:rsid w:val="001F403C"/>
    <w:rsid w:val="001F509A"/>
    <w:rsid w:val="001F57BF"/>
    <w:rsid w:val="001F6901"/>
    <w:rsid w:val="001F6948"/>
    <w:rsid w:val="00200559"/>
    <w:rsid w:val="00203DA8"/>
    <w:rsid w:val="00203F42"/>
    <w:rsid w:val="00207ABD"/>
    <w:rsid w:val="00207E40"/>
    <w:rsid w:val="00211919"/>
    <w:rsid w:val="00212228"/>
    <w:rsid w:val="00213C53"/>
    <w:rsid w:val="00214C88"/>
    <w:rsid w:val="00215287"/>
    <w:rsid w:val="00215E00"/>
    <w:rsid w:val="00217067"/>
    <w:rsid w:val="00220A84"/>
    <w:rsid w:val="00220B6A"/>
    <w:rsid w:val="00220DBD"/>
    <w:rsid w:val="0022164F"/>
    <w:rsid w:val="00223992"/>
    <w:rsid w:val="00224DA8"/>
    <w:rsid w:val="00225183"/>
    <w:rsid w:val="002261EC"/>
    <w:rsid w:val="00226776"/>
    <w:rsid w:val="00227A85"/>
    <w:rsid w:val="00230306"/>
    <w:rsid w:val="00230337"/>
    <w:rsid w:val="002321D4"/>
    <w:rsid w:val="0023341A"/>
    <w:rsid w:val="0023396D"/>
    <w:rsid w:val="00234000"/>
    <w:rsid w:val="002345BC"/>
    <w:rsid w:val="00234A0F"/>
    <w:rsid w:val="0023523C"/>
    <w:rsid w:val="00235252"/>
    <w:rsid w:val="00236D81"/>
    <w:rsid w:val="00240CF8"/>
    <w:rsid w:val="00241B46"/>
    <w:rsid w:val="002420A2"/>
    <w:rsid w:val="002425FB"/>
    <w:rsid w:val="002436B0"/>
    <w:rsid w:val="00243822"/>
    <w:rsid w:val="00244536"/>
    <w:rsid w:val="00250FD9"/>
    <w:rsid w:val="00252CEE"/>
    <w:rsid w:val="00253858"/>
    <w:rsid w:val="00254865"/>
    <w:rsid w:val="00255C3A"/>
    <w:rsid w:val="00256D47"/>
    <w:rsid w:val="00256FD1"/>
    <w:rsid w:val="0026006D"/>
    <w:rsid w:val="002609B9"/>
    <w:rsid w:val="00260F12"/>
    <w:rsid w:val="00260F81"/>
    <w:rsid w:val="00261FB2"/>
    <w:rsid w:val="002623B2"/>
    <w:rsid w:val="00262AED"/>
    <w:rsid w:val="002630D9"/>
    <w:rsid w:val="00263911"/>
    <w:rsid w:val="00267037"/>
    <w:rsid w:val="00270E2A"/>
    <w:rsid w:val="002723F0"/>
    <w:rsid w:val="00272496"/>
    <w:rsid w:val="002727F4"/>
    <w:rsid w:val="00272A02"/>
    <w:rsid w:val="0027331D"/>
    <w:rsid w:val="00274ED9"/>
    <w:rsid w:val="0027529A"/>
    <w:rsid w:val="00275480"/>
    <w:rsid w:val="002755D9"/>
    <w:rsid w:val="00276C5A"/>
    <w:rsid w:val="00282F93"/>
    <w:rsid w:val="002836EF"/>
    <w:rsid w:val="00283A24"/>
    <w:rsid w:val="00283A9A"/>
    <w:rsid w:val="002869CB"/>
    <w:rsid w:val="00287F9A"/>
    <w:rsid w:val="00290090"/>
    <w:rsid w:val="00290351"/>
    <w:rsid w:val="002907FE"/>
    <w:rsid w:val="002919E1"/>
    <w:rsid w:val="0029298C"/>
    <w:rsid w:val="00292FF8"/>
    <w:rsid w:val="00293AC0"/>
    <w:rsid w:val="00294396"/>
    <w:rsid w:val="00294D8D"/>
    <w:rsid w:val="00294FFE"/>
    <w:rsid w:val="0029510C"/>
    <w:rsid w:val="002954D3"/>
    <w:rsid w:val="002A0F0C"/>
    <w:rsid w:val="002A1173"/>
    <w:rsid w:val="002A4833"/>
    <w:rsid w:val="002A53B4"/>
    <w:rsid w:val="002A614E"/>
    <w:rsid w:val="002A61B6"/>
    <w:rsid w:val="002A7E9B"/>
    <w:rsid w:val="002B0824"/>
    <w:rsid w:val="002B1717"/>
    <w:rsid w:val="002B17A3"/>
    <w:rsid w:val="002B34AE"/>
    <w:rsid w:val="002B480F"/>
    <w:rsid w:val="002B7281"/>
    <w:rsid w:val="002B7EDD"/>
    <w:rsid w:val="002C258E"/>
    <w:rsid w:val="002C335F"/>
    <w:rsid w:val="002C37CC"/>
    <w:rsid w:val="002C68E9"/>
    <w:rsid w:val="002C7C30"/>
    <w:rsid w:val="002D0977"/>
    <w:rsid w:val="002D2572"/>
    <w:rsid w:val="002D2727"/>
    <w:rsid w:val="002D28AF"/>
    <w:rsid w:val="002D2DA2"/>
    <w:rsid w:val="002D3202"/>
    <w:rsid w:val="002D378E"/>
    <w:rsid w:val="002D3E87"/>
    <w:rsid w:val="002D456D"/>
    <w:rsid w:val="002D48D1"/>
    <w:rsid w:val="002D53A8"/>
    <w:rsid w:val="002D5612"/>
    <w:rsid w:val="002D644E"/>
    <w:rsid w:val="002D782B"/>
    <w:rsid w:val="002D7ABC"/>
    <w:rsid w:val="002E0A3D"/>
    <w:rsid w:val="002E2B89"/>
    <w:rsid w:val="002E2DFB"/>
    <w:rsid w:val="002E38DB"/>
    <w:rsid w:val="002E4876"/>
    <w:rsid w:val="002E78A5"/>
    <w:rsid w:val="002F0BA5"/>
    <w:rsid w:val="002F0DA2"/>
    <w:rsid w:val="002F1C55"/>
    <w:rsid w:val="002F2341"/>
    <w:rsid w:val="002F23FC"/>
    <w:rsid w:val="002F2513"/>
    <w:rsid w:val="002F2E6E"/>
    <w:rsid w:val="002F2F01"/>
    <w:rsid w:val="002F392C"/>
    <w:rsid w:val="002F5BEA"/>
    <w:rsid w:val="002F64CF"/>
    <w:rsid w:val="002F65E4"/>
    <w:rsid w:val="002F6DE3"/>
    <w:rsid w:val="00300A4E"/>
    <w:rsid w:val="003034CC"/>
    <w:rsid w:val="00303587"/>
    <w:rsid w:val="003055F9"/>
    <w:rsid w:val="00306C29"/>
    <w:rsid w:val="0031129B"/>
    <w:rsid w:val="0031470A"/>
    <w:rsid w:val="00315CA0"/>
    <w:rsid w:val="00317EBC"/>
    <w:rsid w:val="003216A9"/>
    <w:rsid w:val="00322A4C"/>
    <w:rsid w:val="00324472"/>
    <w:rsid w:val="0032576E"/>
    <w:rsid w:val="003301CA"/>
    <w:rsid w:val="00331A84"/>
    <w:rsid w:val="0033479C"/>
    <w:rsid w:val="00335856"/>
    <w:rsid w:val="00335AFA"/>
    <w:rsid w:val="0033650A"/>
    <w:rsid w:val="00336D23"/>
    <w:rsid w:val="00337D7C"/>
    <w:rsid w:val="00340415"/>
    <w:rsid w:val="00341DD3"/>
    <w:rsid w:val="00342D5B"/>
    <w:rsid w:val="00343213"/>
    <w:rsid w:val="00343D44"/>
    <w:rsid w:val="0034497B"/>
    <w:rsid w:val="00345217"/>
    <w:rsid w:val="00345EEA"/>
    <w:rsid w:val="0035103D"/>
    <w:rsid w:val="00353643"/>
    <w:rsid w:val="0035449D"/>
    <w:rsid w:val="0035663B"/>
    <w:rsid w:val="00356C98"/>
    <w:rsid w:val="00357038"/>
    <w:rsid w:val="00361B2C"/>
    <w:rsid w:val="00362051"/>
    <w:rsid w:val="00362353"/>
    <w:rsid w:val="003635E7"/>
    <w:rsid w:val="00363B1C"/>
    <w:rsid w:val="00364B4C"/>
    <w:rsid w:val="003650C4"/>
    <w:rsid w:val="00365BEE"/>
    <w:rsid w:val="00366E8C"/>
    <w:rsid w:val="003672E2"/>
    <w:rsid w:val="00370D0F"/>
    <w:rsid w:val="00371C48"/>
    <w:rsid w:val="00372319"/>
    <w:rsid w:val="00372B4D"/>
    <w:rsid w:val="003733E0"/>
    <w:rsid w:val="003736C5"/>
    <w:rsid w:val="00374094"/>
    <w:rsid w:val="003750BA"/>
    <w:rsid w:val="00376313"/>
    <w:rsid w:val="00376660"/>
    <w:rsid w:val="00377E26"/>
    <w:rsid w:val="00377E58"/>
    <w:rsid w:val="00380129"/>
    <w:rsid w:val="00382A00"/>
    <w:rsid w:val="0038383E"/>
    <w:rsid w:val="0038459F"/>
    <w:rsid w:val="00386C79"/>
    <w:rsid w:val="003904ED"/>
    <w:rsid w:val="00390719"/>
    <w:rsid w:val="00391C17"/>
    <w:rsid w:val="0039246D"/>
    <w:rsid w:val="00392BBD"/>
    <w:rsid w:val="00394D8F"/>
    <w:rsid w:val="00395F0D"/>
    <w:rsid w:val="00396572"/>
    <w:rsid w:val="003973C3"/>
    <w:rsid w:val="003A12DD"/>
    <w:rsid w:val="003A36A8"/>
    <w:rsid w:val="003A4705"/>
    <w:rsid w:val="003A48F3"/>
    <w:rsid w:val="003A580A"/>
    <w:rsid w:val="003A67C6"/>
    <w:rsid w:val="003A6BB4"/>
    <w:rsid w:val="003A6BBD"/>
    <w:rsid w:val="003B08F4"/>
    <w:rsid w:val="003B1B29"/>
    <w:rsid w:val="003B24DB"/>
    <w:rsid w:val="003B300E"/>
    <w:rsid w:val="003B42AE"/>
    <w:rsid w:val="003B49B0"/>
    <w:rsid w:val="003B53B1"/>
    <w:rsid w:val="003B7307"/>
    <w:rsid w:val="003B7C58"/>
    <w:rsid w:val="003C0EB4"/>
    <w:rsid w:val="003C0FBB"/>
    <w:rsid w:val="003C27F0"/>
    <w:rsid w:val="003C3297"/>
    <w:rsid w:val="003C3A55"/>
    <w:rsid w:val="003C3B9A"/>
    <w:rsid w:val="003C3BFA"/>
    <w:rsid w:val="003C4758"/>
    <w:rsid w:val="003C4DBA"/>
    <w:rsid w:val="003C5113"/>
    <w:rsid w:val="003C522E"/>
    <w:rsid w:val="003C6C15"/>
    <w:rsid w:val="003C6C3E"/>
    <w:rsid w:val="003C6DFB"/>
    <w:rsid w:val="003C7B31"/>
    <w:rsid w:val="003D05DB"/>
    <w:rsid w:val="003D27F0"/>
    <w:rsid w:val="003D3BAE"/>
    <w:rsid w:val="003D5223"/>
    <w:rsid w:val="003D5335"/>
    <w:rsid w:val="003D5743"/>
    <w:rsid w:val="003D576D"/>
    <w:rsid w:val="003D5AB9"/>
    <w:rsid w:val="003D75D1"/>
    <w:rsid w:val="003E1A74"/>
    <w:rsid w:val="003E1B47"/>
    <w:rsid w:val="003E1E1B"/>
    <w:rsid w:val="003E3524"/>
    <w:rsid w:val="003E3A28"/>
    <w:rsid w:val="003E3CEA"/>
    <w:rsid w:val="003E519B"/>
    <w:rsid w:val="003E75D0"/>
    <w:rsid w:val="003E7E4F"/>
    <w:rsid w:val="003F13E2"/>
    <w:rsid w:val="003F1D51"/>
    <w:rsid w:val="003F2835"/>
    <w:rsid w:val="003F2D72"/>
    <w:rsid w:val="003F3BF3"/>
    <w:rsid w:val="003F413F"/>
    <w:rsid w:val="003F574E"/>
    <w:rsid w:val="003F5B10"/>
    <w:rsid w:val="003F6419"/>
    <w:rsid w:val="0040020A"/>
    <w:rsid w:val="004005CF"/>
    <w:rsid w:val="004012AA"/>
    <w:rsid w:val="0040175F"/>
    <w:rsid w:val="00401E93"/>
    <w:rsid w:val="004021C2"/>
    <w:rsid w:val="004031A4"/>
    <w:rsid w:val="00403A93"/>
    <w:rsid w:val="00403D4A"/>
    <w:rsid w:val="00404BFB"/>
    <w:rsid w:val="00404E9C"/>
    <w:rsid w:val="0040526B"/>
    <w:rsid w:val="00405A3C"/>
    <w:rsid w:val="004066B9"/>
    <w:rsid w:val="00406A0C"/>
    <w:rsid w:val="00406A5D"/>
    <w:rsid w:val="00406BFD"/>
    <w:rsid w:val="00407E6F"/>
    <w:rsid w:val="00414921"/>
    <w:rsid w:val="00414DA8"/>
    <w:rsid w:val="00417AC6"/>
    <w:rsid w:val="0042090F"/>
    <w:rsid w:val="00420AB0"/>
    <w:rsid w:val="0042112D"/>
    <w:rsid w:val="00422AED"/>
    <w:rsid w:val="00422BB9"/>
    <w:rsid w:val="0042405E"/>
    <w:rsid w:val="004274A1"/>
    <w:rsid w:val="00427CB5"/>
    <w:rsid w:val="00431035"/>
    <w:rsid w:val="004312A6"/>
    <w:rsid w:val="00432DFC"/>
    <w:rsid w:val="00434439"/>
    <w:rsid w:val="0043533D"/>
    <w:rsid w:val="004353AE"/>
    <w:rsid w:val="00435BC7"/>
    <w:rsid w:val="00436305"/>
    <w:rsid w:val="00437656"/>
    <w:rsid w:val="00442053"/>
    <w:rsid w:val="00442D15"/>
    <w:rsid w:val="004455E2"/>
    <w:rsid w:val="00446971"/>
    <w:rsid w:val="0044724E"/>
    <w:rsid w:val="00447331"/>
    <w:rsid w:val="00447692"/>
    <w:rsid w:val="0045097D"/>
    <w:rsid w:val="00451016"/>
    <w:rsid w:val="004517C3"/>
    <w:rsid w:val="004547D2"/>
    <w:rsid w:val="004555E9"/>
    <w:rsid w:val="00455722"/>
    <w:rsid w:val="004602F5"/>
    <w:rsid w:val="004606D6"/>
    <w:rsid w:val="00460874"/>
    <w:rsid w:val="004608C0"/>
    <w:rsid w:val="00460FC0"/>
    <w:rsid w:val="00461276"/>
    <w:rsid w:val="00461A5D"/>
    <w:rsid w:val="00462052"/>
    <w:rsid w:val="00462844"/>
    <w:rsid w:val="004637B6"/>
    <w:rsid w:val="004637BE"/>
    <w:rsid w:val="0046426D"/>
    <w:rsid w:val="00464E47"/>
    <w:rsid w:val="00465EC1"/>
    <w:rsid w:val="004660DF"/>
    <w:rsid w:val="00470A47"/>
    <w:rsid w:val="00470BBE"/>
    <w:rsid w:val="00473B4E"/>
    <w:rsid w:val="00474A19"/>
    <w:rsid w:val="004802AD"/>
    <w:rsid w:val="004814AC"/>
    <w:rsid w:val="004817D5"/>
    <w:rsid w:val="004827AB"/>
    <w:rsid w:val="00482E31"/>
    <w:rsid w:val="004843FE"/>
    <w:rsid w:val="00487087"/>
    <w:rsid w:val="0048732D"/>
    <w:rsid w:val="00487B65"/>
    <w:rsid w:val="00491AF2"/>
    <w:rsid w:val="0049337C"/>
    <w:rsid w:val="00493B9E"/>
    <w:rsid w:val="004941C4"/>
    <w:rsid w:val="00494448"/>
    <w:rsid w:val="00495356"/>
    <w:rsid w:val="0049645A"/>
    <w:rsid w:val="00496E9D"/>
    <w:rsid w:val="00497837"/>
    <w:rsid w:val="004A0159"/>
    <w:rsid w:val="004A0AD0"/>
    <w:rsid w:val="004A2270"/>
    <w:rsid w:val="004A2B3E"/>
    <w:rsid w:val="004A4DE0"/>
    <w:rsid w:val="004A4FB4"/>
    <w:rsid w:val="004A6A11"/>
    <w:rsid w:val="004B1990"/>
    <w:rsid w:val="004B1BF1"/>
    <w:rsid w:val="004B3AA3"/>
    <w:rsid w:val="004B3B11"/>
    <w:rsid w:val="004B41FF"/>
    <w:rsid w:val="004B4D8F"/>
    <w:rsid w:val="004B6DBA"/>
    <w:rsid w:val="004B728A"/>
    <w:rsid w:val="004C00BA"/>
    <w:rsid w:val="004C05C8"/>
    <w:rsid w:val="004C0682"/>
    <w:rsid w:val="004C10E7"/>
    <w:rsid w:val="004C2385"/>
    <w:rsid w:val="004C68E3"/>
    <w:rsid w:val="004D0BC1"/>
    <w:rsid w:val="004D1037"/>
    <w:rsid w:val="004D1470"/>
    <w:rsid w:val="004D1C29"/>
    <w:rsid w:val="004D3450"/>
    <w:rsid w:val="004D466B"/>
    <w:rsid w:val="004D5855"/>
    <w:rsid w:val="004D5E2F"/>
    <w:rsid w:val="004D6536"/>
    <w:rsid w:val="004D6CF3"/>
    <w:rsid w:val="004D6E02"/>
    <w:rsid w:val="004D77DF"/>
    <w:rsid w:val="004E16AB"/>
    <w:rsid w:val="004E1959"/>
    <w:rsid w:val="004E1AAF"/>
    <w:rsid w:val="004E2D21"/>
    <w:rsid w:val="004E3EB3"/>
    <w:rsid w:val="004E60C0"/>
    <w:rsid w:val="004E7311"/>
    <w:rsid w:val="004F1655"/>
    <w:rsid w:val="004F1797"/>
    <w:rsid w:val="004F2425"/>
    <w:rsid w:val="004F29CE"/>
    <w:rsid w:val="004F3C8F"/>
    <w:rsid w:val="004F46D6"/>
    <w:rsid w:val="004F50DF"/>
    <w:rsid w:val="004F5A4E"/>
    <w:rsid w:val="004F5EE3"/>
    <w:rsid w:val="004F6B3B"/>
    <w:rsid w:val="004F751C"/>
    <w:rsid w:val="004F7570"/>
    <w:rsid w:val="004F7AC7"/>
    <w:rsid w:val="0050069C"/>
    <w:rsid w:val="005021C1"/>
    <w:rsid w:val="005050EE"/>
    <w:rsid w:val="00505710"/>
    <w:rsid w:val="00507711"/>
    <w:rsid w:val="00510482"/>
    <w:rsid w:val="00510655"/>
    <w:rsid w:val="005109A8"/>
    <w:rsid w:val="005109B5"/>
    <w:rsid w:val="005110E1"/>
    <w:rsid w:val="0051440E"/>
    <w:rsid w:val="00514838"/>
    <w:rsid w:val="00514BE5"/>
    <w:rsid w:val="00515641"/>
    <w:rsid w:val="00515ABF"/>
    <w:rsid w:val="005167C0"/>
    <w:rsid w:val="005167DE"/>
    <w:rsid w:val="00516EF0"/>
    <w:rsid w:val="00517A0C"/>
    <w:rsid w:val="00521768"/>
    <w:rsid w:val="00521C8D"/>
    <w:rsid w:val="00522234"/>
    <w:rsid w:val="00522CCB"/>
    <w:rsid w:val="00523129"/>
    <w:rsid w:val="00523292"/>
    <w:rsid w:val="00523E00"/>
    <w:rsid w:val="00524F2E"/>
    <w:rsid w:val="00525852"/>
    <w:rsid w:val="0052597F"/>
    <w:rsid w:val="005261A6"/>
    <w:rsid w:val="00526AA6"/>
    <w:rsid w:val="00527722"/>
    <w:rsid w:val="00527A6F"/>
    <w:rsid w:val="00527EAA"/>
    <w:rsid w:val="005326D2"/>
    <w:rsid w:val="00532972"/>
    <w:rsid w:val="00532A9E"/>
    <w:rsid w:val="00532D78"/>
    <w:rsid w:val="00536E6A"/>
    <w:rsid w:val="00536E6F"/>
    <w:rsid w:val="00537840"/>
    <w:rsid w:val="00537C2C"/>
    <w:rsid w:val="00540E07"/>
    <w:rsid w:val="0054109F"/>
    <w:rsid w:val="0054163D"/>
    <w:rsid w:val="00541B5C"/>
    <w:rsid w:val="00541EE6"/>
    <w:rsid w:val="00541FD2"/>
    <w:rsid w:val="00542114"/>
    <w:rsid w:val="0054324B"/>
    <w:rsid w:val="005443F9"/>
    <w:rsid w:val="00545914"/>
    <w:rsid w:val="00545FA2"/>
    <w:rsid w:val="00546DF8"/>
    <w:rsid w:val="00553817"/>
    <w:rsid w:val="005554EE"/>
    <w:rsid w:val="0055585D"/>
    <w:rsid w:val="005569B9"/>
    <w:rsid w:val="00557687"/>
    <w:rsid w:val="005600BE"/>
    <w:rsid w:val="0056019E"/>
    <w:rsid w:val="00560DF8"/>
    <w:rsid w:val="0056106A"/>
    <w:rsid w:val="00561F9B"/>
    <w:rsid w:val="00562B8A"/>
    <w:rsid w:val="00564EC9"/>
    <w:rsid w:val="005659F7"/>
    <w:rsid w:val="00566D64"/>
    <w:rsid w:val="00570A38"/>
    <w:rsid w:val="005748FA"/>
    <w:rsid w:val="00574CD0"/>
    <w:rsid w:val="00577B6D"/>
    <w:rsid w:val="005800D6"/>
    <w:rsid w:val="00582279"/>
    <w:rsid w:val="00583A5E"/>
    <w:rsid w:val="00584053"/>
    <w:rsid w:val="005852E6"/>
    <w:rsid w:val="00585862"/>
    <w:rsid w:val="00586B3C"/>
    <w:rsid w:val="00587A52"/>
    <w:rsid w:val="00587D87"/>
    <w:rsid w:val="00590518"/>
    <w:rsid w:val="00590910"/>
    <w:rsid w:val="005909CC"/>
    <w:rsid w:val="00590B4B"/>
    <w:rsid w:val="00590D95"/>
    <w:rsid w:val="0059188B"/>
    <w:rsid w:val="0059265D"/>
    <w:rsid w:val="005930EB"/>
    <w:rsid w:val="00593879"/>
    <w:rsid w:val="005949B5"/>
    <w:rsid w:val="005A081F"/>
    <w:rsid w:val="005A0C33"/>
    <w:rsid w:val="005A0E03"/>
    <w:rsid w:val="005A1935"/>
    <w:rsid w:val="005A1D24"/>
    <w:rsid w:val="005A3655"/>
    <w:rsid w:val="005A42AE"/>
    <w:rsid w:val="005A4F88"/>
    <w:rsid w:val="005A5202"/>
    <w:rsid w:val="005A5B26"/>
    <w:rsid w:val="005A68E0"/>
    <w:rsid w:val="005A6A57"/>
    <w:rsid w:val="005B0466"/>
    <w:rsid w:val="005B2D91"/>
    <w:rsid w:val="005B4A48"/>
    <w:rsid w:val="005B4D28"/>
    <w:rsid w:val="005B624C"/>
    <w:rsid w:val="005B6528"/>
    <w:rsid w:val="005B7E46"/>
    <w:rsid w:val="005B7F9D"/>
    <w:rsid w:val="005C0796"/>
    <w:rsid w:val="005C0C26"/>
    <w:rsid w:val="005C100F"/>
    <w:rsid w:val="005C1089"/>
    <w:rsid w:val="005C163F"/>
    <w:rsid w:val="005C2B3C"/>
    <w:rsid w:val="005C35D9"/>
    <w:rsid w:val="005C4A6B"/>
    <w:rsid w:val="005C4C7B"/>
    <w:rsid w:val="005C51DE"/>
    <w:rsid w:val="005C6D0F"/>
    <w:rsid w:val="005C74D7"/>
    <w:rsid w:val="005C77E8"/>
    <w:rsid w:val="005D02AC"/>
    <w:rsid w:val="005D062D"/>
    <w:rsid w:val="005D14D7"/>
    <w:rsid w:val="005D57D0"/>
    <w:rsid w:val="005D7753"/>
    <w:rsid w:val="005D7D2B"/>
    <w:rsid w:val="005E02BB"/>
    <w:rsid w:val="005E203B"/>
    <w:rsid w:val="005E266A"/>
    <w:rsid w:val="005E280A"/>
    <w:rsid w:val="005E354D"/>
    <w:rsid w:val="005E7DBC"/>
    <w:rsid w:val="005F26B5"/>
    <w:rsid w:val="005F2837"/>
    <w:rsid w:val="005F2F47"/>
    <w:rsid w:val="005F38A3"/>
    <w:rsid w:val="005F4C26"/>
    <w:rsid w:val="005F6CFB"/>
    <w:rsid w:val="005F72A9"/>
    <w:rsid w:val="005F7566"/>
    <w:rsid w:val="005F7FDC"/>
    <w:rsid w:val="006029D3"/>
    <w:rsid w:val="00603F70"/>
    <w:rsid w:val="00605257"/>
    <w:rsid w:val="00605C45"/>
    <w:rsid w:val="00611517"/>
    <w:rsid w:val="00612B75"/>
    <w:rsid w:val="00614475"/>
    <w:rsid w:val="00614DDC"/>
    <w:rsid w:val="00614E1A"/>
    <w:rsid w:val="00615CAB"/>
    <w:rsid w:val="00615E75"/>
    <w:rsid w:val="0061638A"/>
    <w:rsid w:val="0061685F"/>
    <w:rsid w:val="00617FEA"/>
    <w:rsid w:val="006203A9"/>
    <w:rsid w:val="0062117D"/>
    <w:rsid w:val="00621A0A"/>
    <w:rsid w:val="00622CDF"/>
    <w:rsid w:val="00623171"/>
    <w:rsid w:val="0062351B"/>
    <w:rsid w:val="00623990"/>
    <w:rsid w:val="00624E26"/>
    <w:rsid w:val="00625D7A"/>
    <w:rsid w:val="006278B3"/>
    <w:rsid w:val="00627CCF"/>
    <w:rsid w:val="0063061A"/>
    <w:rsid w:val="006310E0"/>
    <w:rsid w:val="00631525"/>
    <w:rsid w:val="00632F1A"/>
    <w:rsid w:val="00633D41"/>
    <w:rsid w:val="00633FAB"/>
    <w:rsid w:val="006379B6"/>
    <w:rsid w:val="006379DD"/>
    <w:rsid w:val="00641400"/>
    <w:rsid w:val="00642B5E"/>
    <w:rsid w:val="00642F48"/>
    <w:rsid w:val="0064392A"/>
    <w:rsid w:val="00644038"/>
    <w:rsid w:val="006469E3"/>
    <w:rsid w:val="00647800"/>
    <w:rsid w:val="006500DA"/>
    <w:rsid w:val="0065055C"/>
    <w:rsid w:val="006518B7"/>
    <w:rsid w:val="006543FC"/>
    <w:rsid w:val="00657B2F"/>
    <w:rsid w:val="0066059A"/>
    <w:rsid w:val="00660AC9"/>
    <w:rsid w:val="006622B1"/>
    <w:rsid w:val="006643B6"/>
    <w:rsid w:val="00664A53"/>
    <w:rsid w:val="00664D60"/>
    <w:rsid w:val="00664F49"/>
    <w:rsid w:val="00665339"/>
    <w:rsid w:val="00665D05"/>
    <w:rsid w:val="0067058E"/>
    <w:rsid w:val="0067103B"/>
    <w:rsid w:val="00671568"/>
    <w:rsid w:val="00673F77"/>
    <w:rsid w:val="00674D7E"/>
    <w:rsid w:val="00675B80"/>
    <w:rsid w:val="00677671"/>
    <w:rsid w:val="006810C0"/>
    <w:rsid w:val="006813E8"/>
    <w:rsid w:val="006818F1"/>
    <w:rsid w:val="00682632"/>
    <w:rsid w:val="0068316D"/>
    <w:rsid w:val="00684A8A"/>
    <w:rsid w:val="00684A8F"/>
    <w:rsid w:val="00684CE2"/>
    <w:rsid w:val="0068676C"/>
    <w:rsid w:val="00686EA6"/>
    <w:rsid w:val="0068709E"/>
    <w:rsid w:val="00687420"/>
    <w:rsid w:val="0068790A"/>
    <w:rsid w:val="0069118B"/>
    <w:rsid w:val="006925A4"/>
    <w:rsid w:val="006929CD"/>
    <w:rsid w:val="006945D0"/>
    <w:rsid w:val="00694A19"/>
    <w:rsid w:val="00694E08"/>
    <w:rsid w:val="006955F5"/>
    <w:rsid w:val="006968A2"/>
    <w:rsid w:val="006975A2"/>
    <w:rsid w:val="00697AB9"/>
    <w:rsid w:val="006A1C6B"/>
    <w:rsid w:val="006A23C1"/>
    <w:rsid w:val="006A2545"/>
    <w:rsid w:val="006A52B7"/>
    <w:rsid w:val="006A545A"/>
    <w:rsid w:val="006A7F56"/>
    <w:rsid w:val="006B0108"/>
    <w:rsid w:val="006B085E"/>
    <w:rsid w:val="006B189D"/>
    <w:rsid w:val="006B2BD6"/>
    <w:rsid w:val="006B3EBF"/>
    <w:rsid w:val="006B504E"/>
    <w:rsid w:val="006B5BEF"/>
    <w:rsid w:val="006B68B5"/>
    <w:rsid w:val="006B7D2C"/>
    <w:rsid w:val="006C0D50"/>
    <w:rsid w:val="006C1026"/>
    <w:rsid w:val="006C2DFD"/>
    <w:rsid w:val="006C39A0"/>
    <w:rsid w:val="006C3FEB"/>
    <w:rsid w:val="006C4AAD"/>
    <w:rsid w:val="006C5F57"/>
    <w:rsid w:val="006C64F7"/>
    <w:rsid w:val="006C6B97"/>
    <w:rsid w:val="006C76F9"/>
    <w:rsid w:val="006D0913"/>
    <w:rsid w:val="006D0BBC"/>
    <w:rsid w:val="006D0C78"/>
    <w:rsid w:val="006D12BE"/>
    <w:rsid w:val="006D1E3A"/>
    <w:rsid w:val="006D2BC4"/>
    <w:rsid w:val="006D362C"/>
    <w:rsid w:val="006D3720"/>
    <w:rsid w:val="006D3AEB"/>
    <w:rsid w:val="006D3ECE"/>
    <w:rsid w:val="006D502A"/>
    <w:rsid w:val="006D507D"/>
    <w:rsid w:val="006D5C25"/>
    <w:rsid w:val="006D6864"/>
    <w:rsid w:val="006D6FA5"/>
    <w:rsid w:val="006D7EE9"/>
    <w:rsid w:val="006E1544"/>
    <w:rsid w:val="006E1E82"/>
    <w:rsid w:val="006E2852"/>
    <w:rsid w:val="006E42AD"/>
    <w:rsid w:val="006E4B00"/>
    <w:rsid w:val="006E6433"/>
    <w:rsid w:val="006E7375"/>
    <w:rsid w:val="006F0F04"/>
    <w:rsid w:val="006F1990"/>
    <w:rsid w:val="006F27D5"/>
    <w:rsid w:val="006F2DF1"/>
    <w:rsid w:val="006F4FEA"/>
    <w:rsid w:val="006F60A1"/>
    <w:rsid w:val="006F63F7"/>
    <w:rsid w:val="006F716C"/>
    <w:rsid w:val="006F7EC3"/>
    <w:rsid w:val="00700893"/>
    <w:rsid w:val="00700F23"/>
    <w:rsid w:val="00701B63"/>
    <w:rsid w:val="007022B6"/>
    <w:rsid w:val="007023DC"/>
    <w:rsid w:val="0070293C"/>
    <w:rsid w:val="0070357C"/>
    <w:rsid w:val="007035CA"/>
    <w:rsid w:val="00703A94"/>
    <w:rsid w:val="0070499E"/>
    <w:rsid w:val="00704CB9"/>
    <w:rsid w:val="00705DA2"/>
    <w:rsid w:val="00705FCA"/>
    <w:rsid w:val="00707BAD"/>
    <w:rsid w:val="007105DD"/>
    <w:rsid w:val="00710B17"/>
    <w:rsid w:val="00711A11"/>
    <w:rsid w:val="00711E76"/>
    <w:rsid w:val="007126C8"/>
    <w:rsid w:val="00716594"/>
    <w:rsid w:val="00716F01"/>
    <w:rsid w:val="00717709"/>
    <w:rsid w:val="00722562"/>
    <w:rsid w:val="00722B06"/>
    <w:rsid w:val="007240C3"/>
    <w:rsid w:val="0072435F"/>
    <w:rsid w:val="00726EAC"/>
    <w:rsid w:val="007275D4"/>
    <w:rsid w:val="00732AFE"/>
    <w:rsid w:val="00732DB6"/>
    <w:rsid w:val="00732ECC"/>
    <w:rsid w:val="00734532"/>
    <w:rsid w:val="0073532D"/>
    <w:rsid w:val="00735F50"/>
    <w:rsid w:val="00736868"/>
    <w:rsid w:val="00736A1F"/>
    <w:rsid w:val="007379B1"/>
    <w:rsid w:val="00737F5F"/>
    <w:rsid w:val="007404CB"/>
    <w:rsid w:val="00740EC4"/>
    <w:rsid w:val="00741558"/>
    <w:rsid w:val="00742E6C"/>
    <w:rsid w:val="007446AA"/>
    <w:rsid w:val="007456FA"/>
    <w:rsid w:val="007458EB"/>
    <w:rsid w:val="00746D28"/>
    <w:rsid w:val="00747542"/>
    <w:rsid w:val="007524CB"/>
    <w:rsid w:val="007533A2"/>
    <w:rsid w:val="007544E7"/>
    <w:rsid w:val="0075458C"/>
    <w:rsid w:val="00756409"/>
    <w:rsid w:val="0075677A"/>
    <w:rsid w:val="007602D3"/>
    <w:rsid w:val="007603A6"/>
    <w:rsid w:val="0076272B"/>
    <w:rsid w:val="00762BA6"/>
    <w:rsid w:val="007641AC"/>
    <w:rsid w:val="00764399"/>
    <w:rsid w:val="00767901"/>
    <w:rsid w:val="00767D7D"/>
    <w:rsid w:val="00771510"/>
    <w:rsid w:val="00771795"/>
    <w:rsid w:val="00771C76"/>
    <w:rsid w:val="007723B5"/>
    <w:rsid w:val="00772C2C"/>
    <w:rsid w:val="00772F50"/>
    <w:rsid w:val="007730F7"/>
    <w:rsid w:val="00773FD3"/>
    <w:rsid w:val="0077405C"/>
    <w:rsid w:val="0077572B"/>
    <w:rsid w:val="00776098"/>
    <w:rsid w:val="00776234"/>
    <w:rsid w:val="00776526"/>
    <w:rsid w:val="0078236F"/>
    <w:rsid w:val="00783111"/>
    <w:rsid w:val="00783BDB"/>
    <w:rsid w:val="007840A2"/>
    <w:rsid w:val="00785ECC"/>
    <w:rsid w:val="00785ED6"/>
    <w:rsid w:val="00785FD7"/>
    <w:rsid w:val="0078775D"/>
    <w:rsid w:val="0079002D"/>
    <w:rsid w:val="00790500"/>
    <w:rsid w:val="00790A89"/>
    <w:rsid w:val="0079162A"/>
    <w:rsid w:val="007929D8"/>
    <w:rsid w:val="00793774"/>
    <w:rsid w:val="00796E8A"/>
    <w:rsid w:val="007A0200"/>
    <w:rsid w:val="007A114B"/>
    <w:rsid w:val="007A3781"/>
    <w:rsid w:val="007A40DC"/>
    <w:rsid w:val="007A5482"/>
    <w:rsid w:val="007A6324"/>
    <w:rsid w:val="007A788A"/>
    <w:rsid w:val="007B0BAA"/>
    <w:rsid w:val="007B2236"/>
    <w:rsid w:val="007B2CBC"/>
    <w:rsid w:val="007B3663"/>
    <w:rsid w:val="007B39F6"/>
    <w:rsid w:val="007B3A2B"/>
    <w:rsid w:val="007B51A8"/>
    <w:rsid w:val="007B5B57"/>
    <w:rsid w:val="007B627E"/>
    <w:rsid w:val="007B7332"/>
    <w:rsid w:val="007B73C1"/>
    <w:rsid w:val="007B78A4"/>
    <w:rsid w:val="007C1AFA"/>
    <w:rsid w:val="007C1FFC"/>
    <w:rsid w:val="007C3FEB"/>
    <w:rsid w:val="007C46A3"/>
    <w:rsid w:val="007C47ED"/>
    <w:rsid w:val="007C4F9A"/>
    <w:rsid w:val="007C5E21"/>
    <w:rsid w:val="007C6AC4"/>
    <w:rsid w:val="007D156B"/>
    <w:rsid w:val="007D1F93"/>
    <w:rsid w:val="007D22A7"/>
    <w:rsid w:val="007D24EE"/>
    <w:rsid w:val="007D3760"/>
    <w:rsid w:val="007D4CDD"/>
    <w:rsid w:val="007D54BB"/>
    <w:rsid w:val="007E07FF"/>
    <w:rsid w:val="007E0C85"/>
    <w:rsid w:val="007E11A5"/>
    <w:rsid w:val="007E2934"/>
    <w:rsid w:val="007E2D39"/>
    <w:rsid w:val="007E358A"/>
    <w:rsid w:val="007E745D"/>
    <w:rsid w:val="007E7687"/>
    <w:rsid w:val="007F1905"/>
    <w:rsid w:val="007F1F91"/>
    <w:rsid w:val="007F2D84"/>
    <w:rsid w:val="007F34BF"/>
    <w:rsid w:val="007F3EA7"/>
    <w:rsid w:val="007F55E1"/>
    <w:rsid w:val="007F5E7A"/>
    <w:rsid w:val="007F62B4"/>
    <w:rsid w:val="007F714A"/>
    <w:rsid w:val="007F7CDA"/>
    <w:rsid w:val="00800524"/>
    <w:rsid w:val="00801932"/>
    <w:rsid w:val="008024EE"/>
    <w:rsid w:val="00802596"/>
    <w:rsid w:val="00802837"/>
    <w:rsid w:val="008032A0"/>
    <w:rsid w:val="00803A1F"/>
    <w:rsid w:val="00807CF4"/>
    <w:rsid w:val="00810A12"/>
    <w:rsid w:val="008125CA"/>
    <w:rsid w:val="00812746"/>
    <w:rsid w:val="0081433B"/>
    <w:rsid w:val="00815B17"/>
    <w:rsid w:val="00816885"/>
    <w:rsid w:val="00816B5B"/>
    <w:rsid w:val="00816FB7"/>
    <w:rsid w:val="0081729A"/>
    <w:rsid w:val="00817E87"/>
    <w:rsid w:val="0082119A"/>
    <w:rsid w:val="0082174D"/>
    <w:rsid w:val="008232B6"/>
    <w:rsid w:val="008235D0"/>
    <w:rsid w:val="008240CB"/>
    <w:rsid w:val="008246C6"/>
    <w:rsid w:val="00825851"/>
    <w:rsid w:val="0082593E"/>
    <w:rsid w:val="00830EA5"/>
    <w:rsid w:val="0083115C"/>
    <w:rsid w:val="0083327E"/>
    <w:rsid w:val="00833E86"/>
    <w:rsid w:val="0083633E"/>
    <w:rsid w:val="008368E2"/>
    <w:rsid w:val="008377E4"/>
    <w:rsid w:val="00837FEB"/>
    <w:rsid w:val="008426DD"/>
    <w:rsid w:val="00842760"/>
    <w:rsid w:val="0084363D"/>
    <w:rsid w:val="00846817"/>
    <w:rsid w:val="00846DA1"/>
    <w:rsid w:val="00847708"/>
    <w:rsid w:val="00850A95"/>
    <w:rsid w:val="00850E1E"/>
    <w:rsid w:val="008553DF"/>
    <w:rsid w:val="0085558D"/>
    <w:rsid w:val="00857258"/>
    <w:rsid w:val="00860E2B"/>
    <w:rsid w:val="00860E59"/>
    <w:rsid w:val="00861353"/>
    <w:rsid w:val="00861924"/>
    <w:rsid w:val="00863E46"/>
    <w:rsid w:val="0086459F"/>
    <w:rsid w:val="008647CF"/>
    <w:rsid w:val="00865150"/>
    <w:rsid w:val="00865581"/>
    <w:rsid w:val="00865EF5"/>
    <w:rsid w:val="008665FF"/>
    <w:rsid w:val="00867B81"/>
    <w:rsid w:val="008712C7"/>
    <w:rsid w:val="008713BE"/>
    <w:rsid w:val="0087166A"/>
    <w:rsid w:val="00872268"/>
    <w:rsid w:val="008804C6"/>
    <w:rsid w:val="00880782"/>
    <w:rsid w:val="008810A7"/>
    <w:rsid w:val="00883556"/>
    <w:rsid w:val="00884DCD"/>
    <w:rsid w:val="008866A0"/>
    <w:rsid w:val="00891F47"/>
    <w:rsid w:val="0089470C"/>
    <w:rsid w:val="0089502A"/>
    <w:rsid w:val="0089535B"/>
    <w:rsid w:val="00896A2E"/>
    <w:rsid w:val="008A0BFE"/>
    <w:rsid w:val="008A1339"/>
    <w:rsid w:val="008A1868"/>
    <w:rsid w:val="008A4B9F"/>
    <w:rsid w:val="008A4E23"/>
    <w:rsid w:val="008A53EA"/>
    <w:rsid w:val="008A5C1A"/>
    <w:rsid w:val="008A5F7F"/>
    <w:rsid w:val="008A71CB"/>
    <w:rsid w:val="008A738B"/>
    <w:rsid w:val="008A7699"/>
    <w:rsid w:val="008B01A5"/>
    <w:rsid w:val="008B2988"/>
    <w:rsid w:val="008B2C65"/>
    <w:rsid w:val="008B2DFC"/>
    <w:rsid w:val="008B4163"/>
    <w:rsid w:val="008B43CB"/>
    <w:rsid w:val="008B4945"/>
    <w:rsid w:val="008B4BBE"/>
    <w:rsid w:val="008B4C40"/>
    <w:rsid w:val="008B555A"/>
    <w:rsid w:val="008B57DD"/>
    <w:rsid w:val="008B7F1E"/>
    <w:rsid w:val="008C00A4"/>
    <w:rsid w:val="008C0E9D"/>
    <w:rsid w:val="008C42F1"/>
    <w:rsid w:val="008C5AC6"/>
    <w:rsid w:val="008C5C20"/>
    <w:rsid w:val="008C5E26"/>
    <w:rsid w:val="008D1F0D"/>
    <w:rsid w:val="008D222B"/>
    <w:rsid w:val="008D26A2"/>
    <w:rsid w:val="008D5C5D"/>
    <w:rsid w:val="008D60EB"/>
    <w:rsid w:val="008D6FC2"/>
    <w:rsid w:val="008D7B38"/>
    <w:rsid w:val="008E069B"/>
    <w:rsid w:val="008E094E"/>
    <w:rsid w:val="008E122C"/>
    <w:rsid w:val="008E246C"/>
    <w:rsid w:val="008E25E6"/>
    <w:rsid w:val="008E2AA7"/>
    <w:rsid w:val="008E2ED5"/>
    <w:rsid w:val="008E3AD7"/>
    <w:rsid w:val="008E4393"/>
    <w:rsid w:val="008E4BAC"/>
    <w:rsid w:val="008E6176"/>
    <w:rsid w:val="008E647A"/>
    <w:rsid w:val="008E663F"/>
    <w:rsid w:val="008F1FCD"/>
    <w:rsid w:val="008F331D"/>
    <w:rsid w:val="008F3D6F"/>
    <w:rsid w:val="008F412B"/>
    <w:rsid w:val="008F43DA"/>
    <w:rsid w:val="008F7602"/>
    <w:rsid w:val="008F76E5"/>
    <w:rsid w:val="00900633"/>
    <w:rsid w:val="0090118A"/>
    <w:rsid w:val="00901B30"/>
    <w:rsid w:val="009029D3"/>
    <w:rsid w:val="00902FD8"/>
    <w:rsid w:val="009034AE"/>
    <w:rsid w:val="0090358F"/>
    <w:rsid w:val="00903CE8"/>
    <w:rsid w:val="00904D11"/>
    <w:rsid w:val="00907203"/>
    <w:rsid w:val="00907354"/>
    <w:rsid w:val="0090746C"/>
    <w:rsid w:val="00912D6B"/>
    <w:rsid w:val="0091685D"/>
    <w:rsid w:val="009177CE"/>
    <w:rsid w:val="00920676"/>
    <w:rsid w:val="00922D9A"/>
    <w:rsid w:val="009232B1"/>
    <w:rsid w:val="0092480B"/>
    <w:rsid w:val="00925141"/>
    <w:rsid w:val="0092604B"/>
    <w:rsid w:val="00927DF8"/>
    <w:rsid w:val="00930EF6"/>
    <w:rsid w:val="0093479B"/>
    <w:rsid w:val="00935E19"/>
    <w:rsid w:val="009363CD"/>
    <w:rsid w:val="009374AB"/>
    <w:rsid w:val="00937EB5"/>
    <w:rsid w:val="00940C3E"/>
    <w:rsid w:val="009419D1"/>
    <w:rsid w:val="00942125"/>
    <w:rsid w:val="00942407"/>
    <w:rsid w:val="0094249D"/>
    <w:rsid w:val="00943017"/>
    <w:rsid w:val="00943305"/>
    <w:rsid w:val="00943442"/>
    <w:rsid w:val="009437D4"/>
    <w:rsid w:val="00943C04"/>
    <w:rsid w:val="00944F74"/>
    <w:rsid w:val="0094543F"/>
    <w:rsid w:val="00945542"/>
    <w:rsid w:val="00945C3A"/>
    <w:rsid w:val="00945E9E"/>
    <w:rsid w:val="00946E1E"/>
    <w:rsid w:val="0095285E"/>
    <w:rsid w:val="00953205"/>
    <w:rsid w:val="009538A3"/>
    <w:rsid w:val="00953C0E"/>
    <w:rsid w:val="0095578F"/>
    <w:rsid w:val="00956745"/>
    <w:rsid w:val="0096034C"/>
    <w:rsid w:val="009611C2"/>
    <w:rsid w:val="00961751"/>
    <w:rsid w:val="00962FED"/>
    <w:rsid w:val="00964D7F"/>
    <w:rsid w:val="00965180"/>
    <w:rsid w:val="0096649A"/>
    <w:rsid w:val="0096652D"/>
    <w:rsid w:val="00967F0A"/>
    <w:rsid w:val="00971790"/>
    <w:rsid w:val="009721A6"/>
    <w:rsid w:val="009734F3"/>
    <w:rsid w:val="00974D0F"/>
    <w:rsid w:val="00974FAF"/>
    <w:rsid w:val="00975F06"/>
    <w:rsid w:val="0098000C"/>
    <w:rsid w:val="009808C2"/>
    <w:rsid w:val="009843EC"/>
    <w:rsid w:val="00987A0B"/>
    <w:rsid w:val="00987A25"/>
    <w:rsid w:val="00987B2D"/>
    <w:rsid w:val="00987DCE"/>
    <w:rsid w:val="0099064B"/>
    <w:rsid w:val="009908F0"/>
    <w:rsid w:val="0099263F"/>
    <w:rsid w:val="009928A6"/>
    <w:rsid w:val="00993FDB"/>
    <w:rsid w:val="00993FF6"/>
    <w:rsid w:val="00994139"/>
    <w:rsid w:val="009952E0"/>
    <w:rsid w:val="0099630B"/>
    <w:rsid w:val="00997805"/>
    <w:rsid w:val="009A0E37"/>
    <w:rsid w:val="009A1C07"/>
    <w:rsid w:val="009A2A3F"/>
    <w:rsid w:val="009A2C34"/>
    <w:rsid w:val="009A431E"/>
    <w:rsid w:val="009A4FDC"/>
    <w:rsid w:val="009A53BE"/>
    <w:rsid w:val="009A6833"/>
    <w:rsid w:val="009B147E"/>
    <w:rsid w:val="009B1C3D"/>
    <w:rsid w:val="009B2EC6"/>
    <w:rsid w:val="009B5670"/>
    <w:rsid w:val="009B5ADD"/>
    <w:rsid w:val="009B5B93"/>
    <w:rsid w:val="009B617E"/>
    <w:rsid w:val="009C0B54"/>
    <w:rsid w:val="009C0E67"/>
    <w:rsid w:val="009C14FC"/>
    <w:rsid w:val="009C2261"/>
    <w:rsid w:val="009C243F"/>
    <w:rsid w:val="009C275A"/>
    <w:rsid w:val="009C3B5A"/>
    <w:rsid w:val="009C3B9E"/>
    <w:rsid w:val="009C4EBB"/>
    <w:rsid w:val="009C58F2"/>
    <w:rsid w:val="009C6800"/>
    <w:rsid w:val="009C6C0B"/>
    <w:rsid w:val="009D0E9F"/>
    <w:rsid w:val="009D1A2E"/>
    <w:rsid w:val="009D1E02"/>
    <w:rsid w:val="009D34CE"/>
    <w:rsid w:val="009D3D3E"/>
    <w:rsid w:val="009D47F6"/>
    <w:rsid w:val="009D486D"/>
    <w:rsid w:val="009D4FF2"/>
    <w:rsid w:val="009D7E9D"/>
    <w:rsid w:val="009E06EE"/>
    <w:rsid w:val="009E0FFE"/>
    <w:rsid w:val="009E26A0"/>
    <w:rsid w:val="009E5B86"/>
    <w:rsid w:val="009E6CEA"/>
    <w:rsid w:val="009E6D6A"/>
    <w:rsid w:val="009E6F2C"/>
    <w:rsid w:val="009F21EA"/>
    <w:rsid w:val="009F620F"/>
    <w:rsid w:val="009F6755"/>
    <w:rsid w:val="009F6D69"/>
    <w:rsid w:val="009F786D"/>
    <w:rsid w:val="00A0002D"/>
    <w:rsid w:val="00A00484"/>
    <w:rsid w:val="00A0100E"/>
    <w:rsid w:val="00A01370"/>
    <w:rsid w:val="00A024A6"/>
    <w:rsid w:val="00A03BBB"/>
    <w:rsid w:val="00A04608"/>
    <w:rsid w:val="00A0470F"/>
    <w:rsid w:val="00A04CB8"/>
    <w:rsid w:val="00A04CCD"/>
    <w:rsid w:val="00A056CA"/>
    <w:rsid w:val="00A06F2F"/>
    <w:rsid w:val="00A0738E"/>
    <w:rsid w:val="00A07525"/>
    <w:rsid w:val="00A07E81"/>
    <w:rsid w:val="00A10F4B"/>
    <w:rsid w:val="00A12123"/>
    <w:rsid w:val="00A128C4"/>
    <w:rsid w:val="00A130D7"/>
    <w:rsid w:val="00A14387"/>
    <w:rsid w:val="00A144F6"/>
    <w:rsid w:val="00A147C3"/>
    <w:rsid w:val="00A15131"/>
    <w:rsid w:val="00A1580E"/>
    <w:rsid w:val="00A16F89"/>
    <w:rsid w:val="00A17BAF"/>
    <w:rsid w:val="00A202E8"/>
    <w:rsid w:val="00A20627"/>
    <w:rsid w:val="00A21ECC"/>
    <w:rsid w:val="00A22305"/>
    <w:rsid w:val="00A23C4A"/>
    <w:rsid w:val="00A23E84"/>
    <w:rsid w:val="00A24D7A"/>
    <w:rsid w:val="00A25530"/>
    <w:rsid w:val="00A25D6A"/>
    <w:rsid w:val="00A270CD"/>
    <w:rsid w:val="00A274F7"/>
    <w:rsid w:val="00A27A60"/>
    <w:rsid w:val="00A30C2E"/>
    <w:rsid w:val="00A31007"/>
    <w:rsid w:val="00A33EE5"/>
    <w:rsid w:val="00A344D2"/>
    <w:rsid w:val="00A345F6"/>
    <w:rsid w:val="00A3574B"/>
    <w:rsid w:val="00A36638"/>
    <w:rsid w:val="00A400C3"/>
    <w:rsid w:val="00A40D08"/>
    <w:rsid w:val="00A41D8E"/>
    <w:rsid w:val="00A4236B"/>
    <w:rsid w:val="00A42459"/>
    <w:rsid w:val="00A435BA"/>
    <w:rsid w:val="00A43A58"/>
    <w:rsid w:val="00A446A8"/>
    <w:rsid w:val="00A44869"/>
    <w:rsid w:val="00A45303"/>
    <w:rsid w:val="00A4563D"/>
    <w:rsid w:val="00A470C8"/>
    <w:rsid w:val="00A50882"/>
    <w:rsid w:val="00A509CB"/>
    <w:rsid w:val="00A51F41"/>
    <w:rsid w:val="00A52453"/>
    <w:rsid w:val="00A52882"/>
    <w:rsid w:val="00A53CE1"/>
    <w:rsid w:val="00A54E0A"/>
    <w:rsid w:val="00A553C3"/>
    <w:rsid w:val="00A5547C"/>
    <w:rsid w:val="00A55FC1"/>
    <w:rsid w:val="00A569B2"/>
    <w:rsid w:val="00A56A73"/>
    <w:rsid w:val="00A56B10"/>
    <w:rsid w:val="00A573C6"/>
    <w:rsid w:val="00A578BE"/>
    <w:rsid w:val="00A60401"/>
    <w:rsid w:val="00A6417E"/>
    <w:rsid w:val="00A6483D"/>
    <w:rsid w:val="00A65738"/>
    <w:rsid w:val="00A65D1D"/>
    <w:rsid w:val="00A66553"/>
    <w:rsid w:val="00A671C5"/>
    <w:rsid w:val="00A67300"/>
    <w:rsid w:val="00A67D58"/>
    <w:rsid w:val="00A702E5"/>
    <w:rsid w:val="00A708DF"/>
    <w:rsid w:val="00A71378"/>
    <w:rsid w:val="00A729C2"/>
    <w:rsid w:val="00A75096"/>
    <w:rsid w:val="00A76200"/>
    <w:rsid w:val="00A76F7F"/>
    <w:rsid w:val="00A809F1"/>
    <w:rsid w:val="00A8127C"/>
    <w:rsid w:val="00A8173C"/>
    <w:rsid w:val="00A82006"/>
    <w:rsid w:val="00A82B9F"/>
    <w:rsid w:val="00A846FF"/>
    <w:rsid w:val="00A855B8"/>
    <w:rsid w:val="00A855E7"/>
    <w:rsid w:val="00A86453"/>
    <w:rsid w:val="00A872FB"/>
    <w:rsid w:val="00A87766"/>
    <w:rsid w:val="00A90163"/>
    <w:rsid w:val="00A9125C"/>
    <w:rsid w:val="00A92D21"/>
    <w:rsid w:val="00A9347E"/>
    <w:rsid w:val="00A93891"/>
    <w:rsid w:val="00A94258"/>
    <w:rsid w:val="00A94E95"/>
    <w:rsid w:val="00A957A8"/>
    <w:rsid w:val="00A95E3C"/>
    <w:rsid w:val="00A97812"/>
    <w:rsid w:val="00A97DD7"/>
    <w:rsid w:val="00AA5E68"/>
    <w:rsid w:val="00AA5F1D"/>
    <w:rsid w:val="00AA5F4D"/>
    <w:rsid w:val="00AA696D"/>
    <w:rsid w:val="00AA6D4D"/>
    <w:rsid w:val="00AA7BAF"/>
    <w:rsid w:val="00AB05C8"/>
    <w:rsid w:val="00AB3837"/>
    <w:rsid w:val="00AB3B9F"/>
    <w:rsid w:val="00AB3BBC"/>
    <w:rsid w:val="00AB3C6A"/>
    <w:rsid w:val="00AB3FB1"/>
    <w:rsid w:val="00AB609E"/>
    <w:rsid w:val="00AB61B3"/>
    <w:rsid w:val="00AB6928"/>
    <w:rsid w:val="00AB6BCC"/>
    <w:rsid w:val="00AB7B10"/>
    <w:rsid w:val="00AC09CD"/>
    <w:rsid w:val="00AC15F0"/>
    <w:rsid w:val="00AC1B74"/>
    <w:rsid w:val="00AC1F1C"/>
    <w:rsid w:val="00AC24FA"/>
    <w:rsid w:val="00AC27E3"/>
    <w:rsid w:val="00AC41D7"/>
    <w:rsid w:val="00AC4573"/>
    <w:rsid w:val="00AC4896"/>
    <w:rsid w:val="00AC5AF5"/>
    <w:rsid w:val="00AC68E7"/>
    <w:rsid w:val="00AC6B28"/>
    <w:rsid w:val="00AC6C56"/>
    <w:rsid w:val="00AC6CD5"/>
    <w:rsid w:val="00AC7822"/>
    <w:rsid w:val="00AC7D78"/>
    <w:rsid w:val="00AD03AA"/>
    <w:rsid w:val="00AD0780"/>
    <w:rsid w:val="00AD0C9E"/>
    <w:rsid w:val="00AD154A"/>
    <w:rsid w:val="00AD4825"/>
    <w:rsid w:val="00AD5B5E"/>
    <w:rsid w:val="00AD64C6"/>
    <w:rsid w:val="00AD6B3D"/>
    <w:rsid w:val="00AD6D19"/>
    <w:rsid w:val="00AD710B"/>
    <w:rsid w:val="00AD72B8"/>
    <w:rsid w:val="00AD73DC"/>
    <w:rsid w:val="00AD78F5"/>
    <w:rsid w:val="00AE28F3"/>
    <w:rsid w:val="00AE2C27"/>
    <w:rsid w:val="00AE2D9D"/>
    <w:rsid w:val="00AE43FF"/>
    <w:rsid w:val="00AE53F2"/>
    <w:rsid w:val="00AE5CF7"/>
    <w:rsid w:val="00AE69BF"/>
    <w:rsid w:val="00AE6FAB"/>
    <w:rsid w:val="00AE727C"/>
    <w:rsid w:val="00AF00BB"/>
    <w:rsid w:val="00AF0B73"/>
    <w:rsid w:val="00AF0EA8"/>
    <w:rsid w:val="00AF0F26"/>
    <w:rsid w:val="00AF1674"/>
    <w:rsid w:val="00AF3CEA"/>
    <w:rsid w:val="00AF3F98"/>
    <w:rsid w:val="00AF445A"/>
    <w:rsid w:val="00AF5908"/>
    <w:rsid w:val="00AF5ED7"/>
    <w:rsid w:val="00AF6278"/>
    <w:rsid w:val="00AF74D4"/>
    <w:rsid w:val="00AF7FB7"/>
    <w:rsid w:val="00B01ECF"/>
    <w:rsid w:val="00B01FFB"/>
    <w:rsid w:val="00B02581"/>
    <w:rsid w:val="00B03236"/>
    <w:rsid w:val="00B033BA"/>
    <w:rsid w:val="00B04060"/>
    <w:rsid w:val="00B0478D"/>
    <w:rsid w:val="00B06F9C"/>
    <w:rsid w:val="00B11406"/>
    <w:rsid w:val="00B12631"/>
    <w:rsid w:val="00B16CD5"/>
    <w:rsid w:val="00B16CEA"/>
    <w:rsid w:val="00B17827"/>
    <w:rsid w:val="00B209CC"/>
    <w:rsid w:val="00B21AF2"/>
    <w:rsid w:val="00B22DFA"/>
    <w:rsid w:val="00B2333D"/>
    <w:rsid w:val="00B24038"/>
    <w:rsid w:val="00B24388"/>
    <w:rsid w:val="00B2486A"/>
    <w:rsid w:val="00B258A0"/>
    <w:rsid w:val="00B26D49"/>
    <w:rsid w:val="00B26F76"/>
    <w:rsid w:val="00B270DD"/>
    <w:rsid w:val="00B27E19"/>
    <w:rsid w:val="00B27ED5"/>
    <w:rsid w:val="00B30537"/>
    <w:rsid w:val="00B305A1"/>
    <w:rsid w:val="00B3118B"/>
    <w:rsid w:val="00B311FA"/>
    <w:rsid w:val="00B3137A"/>
    <w:rsid w:val="00B32689"/>
    <w:rsid w:val="00B32D5A"/>
    <w:rsid w:val="00B332B1"/>
    <w:rsid w:val="00B3435B"/>
    <w:rsid w:val="00B3484A"/>
    <w:rsid w:val="00B34D8F"/>
    <w:rsid w:val="00B35CED"/>
    <w:rsid w:val="00B40A93"/>
    <w:rsid w:val="00B42A5E"/>
    <w:rsid w:val="00B434C6"/>
    <w:rsid w:val="00B45A3F"/>
    <w:rsid w:val="00B45E4A"/>
    <w:rsid w:val="00B46495"/>
    <w:rsid w:val="00B4666E"/>
    <w:rsid w:val="00B46D99"/>
    <w:rsid w:val="00B473EE"/>
    <w:rsid w:val="00B47BDD"/>
    <w:rsid w:val="00B50A23"/>
    <w:rsid w:val="00B51A40"/>
    <w:rsid w:val="00B52175"/>
    <w:rsid w:val="00B53938"/>
    <w:rsid w:val="00B54A75"/>
    <w:rsid w:val="00B54CA5"/>
    <w:rsid w:val="00B62898"/>
    <w:rsid w:val="00B62FEC"/>
    <w:rsid w:val="00B6336A"/>
    <w:rsid w:val="00B63898"/>
    <w:rsid w:val="00B66633"/>
    <w:rsid w:val="00B67512"/>
    <w:rsid w:val="00B676CC"/>
    <w:rsid w:val="00B70120"/>
    <w:rsid w:val="00B708A2"/>
    <w:rsid w:val="00B70BAD"/>
    <w:rsid w:val="00B72823"/>
    <w:rsid w:val="00B73300"/>
    <w:rsid w:val="00B73374"/>
    <w:rsid w:val="00B7402D"/>
    <w:rsid w:val="00B746C9"/>
    <w:rsid w:val="00B748BF"/>
    <w:rsid w:val="00B80C4A"/>
    <w:rsid w:val="00B80F58"/>
    <w:rsid w:val="00B81D4D"/>
    <w:rsid w:val="00B83040"/>
    <w:rsid w:val="00B840A7"/>
    <w:rsid w:val="00B840E0"/>
    <w:rsid w:val="00B8515A"/>
    <w:rsid w:val="00B8522C"/>
    <w:rsid w:val="00B8599E"/>
    <w:rsid w:val="00B8645D"/>
    <w:rsid w:val="00B874A0"/>
    <w:rsid w:val="00B905B0"/>
    <w:rsid w:val="00B908ED"/>
    <w:rsid w:val="00B919D7"/>
    <w:rsid w:val="00B921CA"/>
    <w:rsid w:val="00B92505"/>
    <w:rsid w:val="00B951C1"/>
    <w:rsid w:val="00B956CB"/>
    <w:rsid w:val="00B95DC9"/>
    <w:rsid w:val="00BA0862"/>
    <w:rsid w:val="00BA2D88"/>
    <w:rsid w:val="00BA4598"/>
    <w:rsid w:val="00BA49EF"/>
    <w:rsid w:val="00BA4C13"/>
    <w:rsid w:val="00BA4E0A"/>
    <w:rsid w:val="00BA4E1B"/>
    <w:rsid w:val="00BA50D8"/>
    <w:rsid w:val="00BA61DD"/>
    <w:rsid w:val="00BA6E8B"/>
    <w:rsid w:val="00BA7A2D"/>
    <w:rsid w:val="00BB41FE"/>
    <w:rsid w:val="00BB4253"/>
    <w:rsid w:val="00BB54D3"/>
    <w:rsid w:val="00BB5DB8"/>
    <w:rsid w:val="00BB65FD"/>
    <w:rsid w:val="00BB68CD"/>
    <w:rsid w:val="00BB69EE"/>
    <w:rsid w:val="00BB7957"/>
    <w:rsid w:val="00BC060C"/>
    <w:rsid w:val="00BC4437"/>
    <w:rsid w:val="00BC4733"/>
    <w:rsid w:val="00BC5056"/>
    <w:rsid w:val="00BC5092"/>
    <w:rsid w:val="00BC535C"/>
    <w:rsid w:val="00BC5441"/>
    <w:rsid w:val="00BC596F"/>
    <w:rsid w:val="00BD054D"/>
    <w:rsid w:val="00BD272B"/>
    <w:rsid w:val="00BD349F"/>
    <w:rsid w:val="00BD595F"/>
    <w:rsid w:val="00BD7CA9"/>
    <w:rsid w:val="00BD7CCB"/>
    <w:rsid w:val="00BE0576"/>
    <w:rsid w:val="00BE0C4A"/>
    <w:rsid w:val="00BE13DB"/>
    <w:rsid w:val="00BE1687"/>
    <w:rsid w:val="00BE1C59"/>
    <w:rsid w:val="00BE260A"/>
    <w:rsid w:val="00BE2E2E"/>
    <w:rsid w:val="00BE450F"/>
    <w:rsid w:val="00BE48CB"/>
    <w:rsid w:val="00BE49F5"/>
    <w:rsid w:val="00BE7570"/>
    <w:rsid w:val="00BE7A60"/>
    <w:rsid w:val="00BF0937"/>
    <w:rsid w:val="00BF1A8A"/>
    <w:rsid w:val="00BF45CA"/>
    <w:rsid w:val="00BF565D"/>
    <w:rsid w:val="00BF57EC"/>
    <w:rsid w:val="00BF6C4B"/>
    <w:rsid w:val="00BF7FF5"/>
    <w:rsid w:val="00C00F20"/>
    <w:rsid w:val="00C015F2"/>
    <w:rsid w:val="00C01F2B"/>
    <w:rsid w:val="00C02065"/>
    <w:rsid w:val="00C04350"/>
    <w:rsid w:val="00C044FD"/>
    <w:rsid w:val="00C04FB3"/>
    <w:rsid w:val="00C060EC"/>
    <w:rsid w:val="00C07E78"/>
    <w:rsid w:val="00C104B2"/>
    <w:rsid w:val="00C10D33"/>
    <w:rsid w:val="00C11FFE"/>
    <w:rsid w:val="00C157BA"/>
    <w:rsid w:val="00C16CCB"/>
    <w:rsid w:val="00C16D60"/>
    <w:rsid w:val="00C16DD2"/>
    <w:rsid w:val="00C16E75"/>
    <w:rsid w:val="00C16FA8"/>
    <w:rsid w:val="00C175F4"/>
    <w:rsid w:val="00C17F54"/>
    <w:rsid w:val="00C204F3"/>
    <w:rsid w:val="00C21F54"/>
    <w:rsid w:val="00C25F2D"/>
    <w:rsid w:val="00C2795D"/>
    <w:rsid w:val="00C3078F"/>
    <w:rsid w:val="00C30BBD"/>
    <w:rsid w:val="00C30E67"/>
    <w:rsid w:val="00C31344"/>
    <w:rsid w:val="00C31632"/>
    <w:rsid w:val="00C3311D"/>
    <w:rsid w:val="00C339A4"/>
    <w:rsid w:val="00C341D5"/>
    <w:rsid w:val="00C36147"/>
    <w:rsid w:val="00C36854"/>
    <w:rsid w:val="00C36A84"/>
    <w:rsid w:val="00C373CB"/>
    <w:rsid w:val="00C4002E"/>
    <w:rsid w:val="00C4104D"/>
    <w:rsid w:val="00C41690"/>
    <w:rsid w:val="00C41D69"/>
    <w:rsid w:val="00C43C6F"/>
    <w:rsid w:val="00C44DF5"/>
    <w:rsid w:val="00C45120"/>
    <w:rsid w:val="00C46901"/>
    <w:rsid w:val="00C47F9D"/>
    <w:rsid w:val="00C501F9"/>
    <w:rsid w:val="00C50DF6"/>
    <w:rsid w:val="00C511CC"/>
    <w:rsid w:val="00C51E28"/>
    <w:rsid w:val="00C54E5B"/>
    <w:rsid w:val="00C579E3"/>
    <w:rsid w:val="00C57F49"/>
    <w:rsid w:val="00C60D6D"/>
    <w:rsid w:val="00C62752"/>
    <w:rsid w:val="00C630CB"/>
    <w:rsid w:val="00C63EB2"/>
    <w:rsid w:val="00C64771"/>
    <w:rsid w:val="00C658CA"/>
    <w:rsid w:val="00C678DD"/>
    <w:rsid w:val="00C72C13"/>
    <w:rsid w:val="00C75213"/>
    <w:rsid w:val="00C7664C"/>
    <w:rsid w:val="00C77B4D"/>
    <w:rsid w:val="00C810CE"/>
    <w:rsid w:val="00C81956"/>
    <w:rsid w:val="00C820CE"/>
    <w:rsid w:val="00C823B7"/>
    <w:rsid w:val="00C82AD1"/>
    <w:rsid w:val="00C8323C"/>
    <w:rsid w:val="00C84483"/>
    <w:rsid w:val="00C847A1"/>
    <w:rsid w:val="00C8553F"/>
    <w:rsid w:val="00C85B25"/>
    <w:rsid w:val="00C85B40"/>
    <w:rsid w:val="00C85FE5"/>
    <w:rsid w:val="00C86095"/>
    <w:rsid w:val="00C86300"/>
    <w:rsid w:val="00C87B24"/>
    <w:rsid w:val="00C9002B"/>
    <w:rsid w:val="00C90658"/>
    <w:rsid w:val="00C90A7E"/>
    <w:rsid w:val="00C90AE5"/>
    <w:rsid w:val="00C91F64"/>
    <w:rsid w:val="00C9214C"/>
    <w:rsid w:val="00C962AE"/>
    <w:rsid w:val="00C96D6A"/>
    <w:rsid w:val="00CA071F"/>
    <w:rsid w:val="00CA07D8"/>
    <w:rsid w:val="00CA0A18"/>
    <w:rsid w:val="00CA0C1D"/>
    <w:rsid w:val="00CA2DEA"/>
    <w:rsid w:val="00CA44D4"/>
    <w:rsid w:val="00CA5B5D"/>
    <w:rsid w:val="00CA6468"/>
    <w:rsid w:val="00CA6483"/>
    <w:rsid w:val="00CA743E"/>
    <w:rsid w:val="00CA74F5"/>
    <w:rsid w:val="00CA756D"/>
    <w:rsid w:val="00CB0D65"/>
    <w:rsid w:val="00CB1133"/>
    <w:rsid w:val="00CB3405"/>
    <w:rsid w:val="00CB3A31"/>
    <w:rsid w:val="00CB3CEA"/>
    <w:rsid w:val="00CB426D"/>
    <w:rsid w:val="00CB438F"/>
    <w:rsid w:val="00CB71F3"/>
    <w:rsid w:val="00CB73D1"/>
    <w:rsid w:val="00CB7966"/>
    <w:rsid w:val="00CC13B8"/>
    <w:rsid w:val="00CC1DE3"/>
    <w:rsid w:val="00CC2DAC"/>
    <w:rsid w:val="00CC3ACF"/>
    <w:rsid w:val="00CC4BA4"/>
    <w:rsid w:val="00CC4C0E"/>
    <w:rsid w:val="00CC5E1B"/>
    <w:rsid w:val="00CC77D6"/>
    <w:rsid w:val="00CC7994"/>
    <w:rsid w:val="00CC7B0B"/>
    <w:rsid w:val="00CD0112"/>
    <w:rsid w:val="00CD08C5"/>
    <w:rsid w:val="00CD0A94"/>
    <w:rsid w:val="00CD24B6"/>
    <w:rsid w:val="00CD2571"/>
    <w:rsid w:val="00CD3944"/>
    <w:rsid w:val="00CD63AC"/>
    <w:rsid w:val="00CD73AA"/>
    <w:rsid w:val="00CD7C4B"/>
    <w:rsid w:val="00CD7DC3"/>
    <w:rsid w:val="00CE0450"/>
    <w:rsid w:val="00CE1692"/>
    <w:rsid w:val="00CE195B"/>
    <w:rsid w:val="00CE1D18"/>
    <w:rsid w:val="00CE20CA"/>
    <w:rsid w:val="00CE3282"/>
    <w:rsid w:val="00CE33C0"/>
    <w:rsid w:val="00CE3A37"/>
    <w:rsid w:val="00CE3B4B"/>
    <w:rsid w:val="00CE3B9C"/>
    <w:rsid w:val="00CE455A"/>
    <w:rsid w:val="00CE5295"/>
    <w:rsid w:val="00CE52FC"/>
    <w:rsid w:val="00CE6DBF"/>
    <w:rsid w:val="00CE73F0"/>
    <w:rsid w:val="00CE7833"/>
    <w:rsid w:val="00CF0569"/>
    <w:rsid w:val="00CF344F"/>
    <w:rsid w:val="00CF3BC1"/>
    <w:rsid w:val="00CF3E5C"/>
    <w:rsid w:val="00CF422B"/>
    <w:rsid w:val="00CF42F2"/>
    <w:rsid w:val="00CF46C4"/>
    <w:rsid w:val="00CF5F81"/>
    <w:rsid w:val="00CF6836"/>
    <w:rsid w:val="00CF6F8D"/>
    <w:rsid w:val="00D00B1E"/>
    <w:rsid w:val="00D01CA7"/>
    <w:rsid w:val="00D01DA6"/>
    <w:rsid w:val="00D022BE"/>
    <w:rsid w:val="00D036F3"/>
    <w:rsid w:val="00D03C59"/>
    <w:rsid w:val="00D06470"/>
    <w:rsid w:val="00D06E79"/>
    <w:rsid w:val="00D07AA8"/>
    <w:rsid w:val="00D10014"/>
    <w:rsid w:val="00D10485"/>
    <w:rsid w:val="00D1173C"/>
    <w:rsid w:val="00D119B9"/>
    <w:rsid w:val="00D12ED6"/>
    <w:rsid w:val="00D1359F"/>
    <w:rsid w:val="00D13A56"/>
    <w:rsid w:val="00D147B6"/>
    <w:rsid w:val="00D168D2"/>
    <w:rsid w:val="00D17052"/>
    <w:rsid w:val="00D17905"/>
    <w:rsid w:val="00D20D6B"/>
    <w:rsid w:val="00D22CB4"/>
    <w:rsid w:val="00D23C5C"/>
    <w:rsid w:val="00D2414C"/>
    <w:rsid w:val="00D245FA"/>
    <w:rsid w:val="00D24C22"/>
    <w:rsid w:val="00D25403"/>
    <w:rsid w:val="00D27FF6"/>
    <w:rsid w:val="00D30362"/>
    <w:rsid w:val="00D30438"/>
    <w:rsid w:val="00D306CA"/>
    <w:rsid w:val="00D31F00"/>
    <w:rsid w:val="00D32449"/>
    <w:rsid w:val="00D3313B"/>
    <w:rsid w:val="00D337F5"/>
    <w:rsid w:val="00D36169"/>
    <w:rsid w:val="00D379E6"/>
    <w:rsid w:val="00D41213"/>
    <w:rsid w:val="00D41F07"/>
    <w:rsid w:val="00D42108"/>
    <w:rsid w:val="00D43B91"/>
    <w:rsid w:val="00D43F77"/>
    <w:rsid w:val="00D4400E"/>
    <w:rsid w:val="00D44BF5"/>
    <w:rsid w:val="00D4527E"/>
    <w:rsid w:val="00D466A9"/>
    <w:rsid w:val="00D46B86"/>
    <w:rsid w:val="00D5213E"/>
    <w:rsid w:val="00D52511"/>
    <w:rsid w:val="00D52DEE"/>
    <w:rsid w:val="00D53450"/>
    <w:rsid w:val="00D534AD"/>
    <w:rsid w:val="00D55053"/>
    <w:rsid w:val="00D55DA5"/>
    <w:rsid w:val="00D56424"/>
    <w:rsid w:val="00D56657"/>
    <w:rsid w:val="00D569B1"/>
    <w:rsid w:val="00D56C6B"/>
    <w:rsid w:val="00D6025F"/>
    <w:rsid w:val="00D60E93"/>
    <w:rsid w:val="00D61D44"/>
    <w:rsid w:val="00D63EEA"/>
    <w:rsid w:val="00D711AA"/>
    <w:rsid w:val="00D73020"/>
    <w:rsid w:val="00D73205"/>
    <w:rsid w:val="00D7437D"/>
    <w:rsid w:val="00D75422"/>
    <w:rsid w:val="00D754E7"/>
    <w:rsid w:val="00D76FB2"/>
    <w:rsid w:val="00D80878"/>
    <w:rsid w:val="00D80A94"/>
    <w:rsid w:val="00D814EA"/>
    <w:rsid w:val="00D817C1"/>
    <w:rsid w:val="00D8399D"/>
    <w:rsid w:val="00D83A31"/>
    <w:rsid w:val="00D84C33"/>
    <w:rsid w:val="00D87625"/>
    <w:rsid w:val="00D9097D"/>
    <w:rsid w:val="00D91002"/>
    <w:rsid w:val="00D91386"/>
    <w:rsid w:val="00D91DCB"/>
    <w:rsid w:val="00D92009"/>
    <w:rsid w:val="00D92021"/>
    <w:rsid w:val="00D924FA"/>
    <w:rsid w:val="00D92578"/>
    <w:rsid w:val="00D929F5"/>
    <w:rsid w:val="00D9417C"/>
    <w:rsid w:val="00D9418E"/>
    <w:rsid w:val="00D95FD3"/>
    <w:rsid w:val="00D96133"/>
    <w:rsid w:val="00D96C94"/>
    <w:rsid w:val="00D97D9D"/>
    <w:rsid w:val="00DA0240"/>
    <w:rsid w:val="00DA05CC"/>
    <w:rsid w:val="00DA1689"/>
    <w:rsid w:val="00DA1F76"/>
    <w:rsid w:val="00DA2A4A"/>
    <w:rsid w:val="00DA2DBD"/>
    <w:rsid w:val="00DA41FA"/>
    <w:rsid w:val="00DA451E"/>
    <w:rsid w:val="00DA4FE0"/>
    <w:rsid w:val="00DA67CB"/>
    <w:rsid w:val="00DA7114"/>
    <w:rsid w:val="00DB0CA4"/>
    <w:rsid w:val="00DB0FFE"/>
    <w:rsid w:val="00DB5092"/>
    <w:rsid w:val="00DB60C8"/>
    <w:rsid w:val="00DB6575"/>
    <w:rsid w:val="00DB6BE8"/>
    <w:rsid w:val="00DB6EB6"/>
    <w:rsid w:val="00DB74F8"/>
    <w:rsid w:val="00DB756D"/>
    <w:rsid w:val="00DB7AD1"/>
    <w:rsid w:val="00DC0354"/>
    <w:rsid w:val="00DC04EB"/>
    <w:rsid w:val="00DC0A65"/>
    <w:rsid w:val="00DC1AB4"/>
    <w:rsid w:val="00DC1AFD"/>
    <w:rsid w:val="00DC1C6B"/>
    <w:rsid w:val="00DC3EB5"/>
    <w:rsid w:val="00DC431E"/>
    <w:rsid w:val="00DC44B2"/>
    <w:rsid w:val="00DC62B4"/>
    <w:rsid w:val="00DC6EB2"/>
    <w:rsid w:val="00DC77C5"/>
    <w:rsid w:val="00DC7B84"/>
    <w:rsid w:val="00DD1A70"/>
    <w:rsid w:val="00DD4D58"/>
    <w:rsid w:val="00DD59F9"/>
    <w:rsid w:val="00DD62E3"/>
    <w:rsid w:val="00DD751F"/>
    <w:rsid w:val="00DD764E"/>
    <w:rsid w:val="00DD7BDA"/>
    <w:rsid w:val="00DE1F2D"/>
    <w:rsid w:val="00DE22AA"/>
    <w:rsid w:val="00DE3911"/>
    <w:rsid w:val="00DE3C7C"/>
    <w:rsid w:val="00DE5232"/>
    <w:rsid w:val="00DE60D1"/>
    <w:rsid w:val="00DE6F37"/>
    <w:rsid w:val="00DF0B9A"/>
    <w:rsid w:val="00DF0D39"/>
    <w:rsid w:val="00DF1186"/>
    <w:rsid w:val="00DF21E9"/>
    <w:rsid w:val="00DF2569"/>
    <w:rsid w:val="00DF2CF0"/>
    <w:rsid w:val="00DF2EB3"/>
    <w:rsid w:val="00DF3009"/>
    <w:rsid w:val="00DF3344"/>
    <w:rsid w:val="00DF39AF"/>
    <w:rsid w:val="00DF3ABF"/>
    <w:rsid w:val="00DF54D4"/>
    <w:rsid w:val="00DF56BA"/>
    <w:rsid w:val="00DF5CFC"/>
    <w:rsid w:val="00DF5E0F"/>
    <w:rsid w:val="00DF7100"/>
    <w:rsid w:val="00DF74F2"/>
    <w:rsid w:val="00E01369"/>
    <w:rsid w:val="00E01E18"/>
    <w:rsid w:val="00E0340C"/>
    <w:rsid w:val="00E03CB7"/>
    <w:rsid w:val="00E03D42"/>
    <w:rsid w:val="00E043C7"/>
    <w:rsid w:val="00E10405"/>
    <w:rsid w:val="00E1162F"/>
    <w:rsid w:val="00E11AD9"/>
    <w:rsid w:val="00E12794"/>
    <w:rsid w:val="00E12831"/>
    <w:rsid w:val="00E12F64"/>
    <w:rsid w:val="00E14953"/>
    <w:rsid w:val="00E16A6E"/>
    <w:rsid w:val="00E205B0"/>
    <w:rsid w:val="00E21CD6"/>
    <w:rsid w:val="00E22002"/>
    <w:rsid w:val="00E2200F"/>
    <w:rsid w:val="00E2285A"/>
    <w:rsid w:val="00E25D85"/>
    <w:rsid w:val="00E30129"/>
    <w:rsid w:val="00E30A1E"/>
    <w:rsid w:val="00E31FD4"/>
    <w:rsid w:val="00E34AE8"/>
    <w:rsid w:val="00E36260"/>
    <w:rsid w:val="00E3659B"/>
    <w:rsid w:val="00E409F5"/>
    <w:rsid w:val="00E42090"/>
    <w:rsid w:val="00E428B4"/>
    <w:rsid w:val="00E435BF"/>
    <w:rsid w:val="00E44687"/>
    <w:rsid w:val="00E456E2"/>
    <w:rsid w:val="00E46189"/>
    <w:rsid w:val="00E4688D"/>
    <w:rsid w:val="00E47720"/>
    <w:rsid w:val="00E502E3"/>
    <w:rsid w:val="00E51708"/>
    <w:rsid w:val="00E52F77"/>
    <w:rsid w:val="00E532AC"/>
    <w:rsid w:val="00E5395F"/>
    <w:rsid w:val="00E55510"/>
    <w:rsid w:val="00E56578"/>
    <w:rsid w:val="00E56F51"/>
    <w:rsid w:val="00E5722B"/>
    <w:rsid w:val="00E579AE"/>
    <w:rsid w:val="00E629AC"/>
    <w:rsid w:val="00E63A73"/>
    <w:rsid w:val="00E63D0D"/>
    <w:rsid w:val="00E63EE0"/>
    <w:rsid w:val="00E6483E"/>
    <w:rsid w:val="00E64AAB"/>
    <w:rsid w:val="00E64FF5"/>
    <w:rsid w:val="00E66533"/>
    <w:rsid w:val="00E66D2A"/>
    <w:rsid w:val="00E66D9E"/>
    <w:rsid w:val="00E67E45"/>
    <w:rsid w:val="00E717CD"/>
    <w:rsid w:val="00E71B13"/>
    <w:rsid w:val="00E72FEC"/>
    <w:rsid w:val="00E732F9"/>
    <w:rsid w:val="00E73D40"/>
    <w:rsid w:val="00E762BE"/>
    <w:rsid w:val="00E762F1"/>
    <w:rsid w:val="00E77901"/>
    <w:rsid w:val="00E81084"/>
    <w:rsid w:val="00E810FF"/>
    <w:rsid w:val="00E81853"/>
    <w:rsid w:val="00E869C4"/>
    <w:rsid w:val="00E87670"/>
    <w:rsid w:val="00E9031F"/>
    <w:rsid w:val="00E9133A"/>
    <w:rsid w:val="00E91A23"/>
    <w:rsid w:val="00E92187"/>
    <w:rsid w:val="00E92697"/>
    <w:rsid w:val="00E929C6"/>
    <w:rsid w:val="00E92C5B"/>
    <w:rsid w:val="00E9348F"/>
    <w:rsid w:val="00E935C4"/>
    <w:rsid w:val="00E95357"/>
    <w:rsid w:val="00E9636C"/>
    <w:rsid w:val="00E968CA"/>
    <w:rsid w:val="00E9776B"/>
    <w:rsid w:val="00EA1BDC"/>
    <w:rsid w:val="00EA1D80"/>
    <w:rsid w:val="00EA2DE6"/>
    <w:rsid w:val="00EA3193"/>
    <w:rsid w:val="00EA31E9"/>
    <w:rsid w:val="00EA4122"/>
    <w:rsid w:val="00EA474C"/>
    <w:rsid w:val="00EA485E"/>
    <w:rsid w:val="00EA49A4"/>
    <w:rsid w:val="00EA5A28"/>
    <w:rsid w:val="00EA6758"/>
    <w:rsid w:val="00EA677C"/>
    <w:rsid w:val="00EA72F7"/>
    <w:rsid w:val="00EA756E"/>
    <w:rsid w:val="00EA75EE"/>
    <w:rsid w:val="00EA7DC1"/>
    <w:rsid w:val="00EB0805"/>
    <w:rsid w:val="00EB0A9C"/>
    <w:rsid w:val="00EB1698"/>
    <w:rsid w:val="00EB1B74"/>
    <w:rsid w:val="00EB27C2"/>
    <w:rsid w:val="00EB4E33"/>
    <w:rsid w:val="00EC00CA"/>
    <w:rsid w:val="00EC19C3"/>
    <w:rsid w:val="00EC392D"/>
    <w:rsid w:val="00EC49F3"/>
    <w:rsid w:val="00EC4F5F"/>
    <w:rsid w:val="00EC5290"/>
    <w:rsid w:val="00EC6CBC"/>
    <w:rsid w:val="00EC7BC3"/>
    <w:rsid w:val="00ED0CFE"/>
    <w:rsid w:val="00ED115F"/>
    <w:rsid w:val="00ED3539"/>
    <w:rsid w:val="00ED35D1"/>
    <w:rsid w:val="00ED3FE6"/>
    <w:rsid w:val="00ED49BC"/>
    <w:rsid w:val="00ED6234"/>
    <w:rsid w:val="00ED6FAF"/>
    <w:rsid w:val="00EE08DE"/>
    <w:rsid w:val="00EE09F3"/>
    <w:rsid w:val="00EE09FA"/>
    <w:rsid w:val="00EE2D54"/>
    <w:rsid w:val="00EE49BB"/>
    <w:rsid w:val="00EE4B93"/>
    <w:rsid w:val="00EE4BAD"/>
    <w:rsid w:val="00EE4D81"/>
    <w:rsid w:val="00EE68A1"/>
    <w:rsid w:val="00EE7ED8"/>
    <w:rsid w:val="00EF05AE"/>
    <w:rsid w:val="00EF1B29"/>
    <w:rsid w:val="00EF1E4F"/>
    <w:rsid w:val="00EF45ED"/>
    <w:rsid w:val="00EF4892"/>
    <w:rsid w:val="00EF4FC2"/>
    <w:rsid w:val="00EF6E2A"/>
    <w:rsid w:val="00EF79B0"/>
    <w:rsid w:val="00F00872"/>
    <w:rsid w:val="00F023A8"/>
    <w:rsid w:val="00F035AC"/>
    <w:rsid w:val="00F03B50"/>
    <w:rsid w:val="00F04EA0"/>
    <w:rsid w:val="00F0589D"/>
    <w:rsid w:val="00F06EBA"/>
    <w:rsid w:val="00F07EFC"/>
    <w:rsid w:val="00F107AB"/>
    <w:rsid w:val="00F10A51"/>
    <w:rsid w:val="00F12112"/>
    <w:rsid w:val="00F124DE"/>
    <w:rsid w:val="00F129A8"/>
    <w:rsid w:val="00F13A95"/>
    <w:rsid w:val="00F1441E"/>
    <w:rsid w:val="00F1491C"/>
    <w:rsid w:val="00F16592"/>
    <w:rsid w:val="00F17991"/>
    <w:rsid w:val="00F2106F"/>
    <w:rsid w:val="00F218F1"/>
    <w:rsid w:val="00F220A9"/>
    <w:rsid w:val="00F22FAD"/>
    <w:rsid w:val="00F2536D"/>
    <w:rsid w:val="00F259A3"/>
    <w:rsid w:val="00F30B9C"/>
    <w:rsid w:val="00F30D2E"/>
    <w:rsid w:val="00F31D53"/>
    <w:rsid w:val="00F320E6"/>
    <w:rsid w:val="00F348E9"/>
    <w:rsid w:val="00F3535E"/>
    <w:rsid w:val="00F35D4E"/>
    <w:rsid w:val="00F366FA"/>
    <w:rsid w:val="00F367B4"/>
    <w:rsid w:val="00F3763C"/>
    <w:rsid w:val="00F377CB"/>
    <w:rsid w:val="00F401AA"/>
    <w:rsid w:val="00F415B3"/>
    <w:rsid w:val="00F41BD8"/>
    <w:rsid w:val="00F420AB"/>
    <w:rsid w:val="00F42C61"/>
    <w:rsid w:val="00F44A96"/>
    <w:rsid w:val="00F45394"/>
    <w:rsid w:val="00F45771"/>
    <w:rsid w:val="00F45A0E"/>
    <w:rsid w:val="00F461D0"/>
    <w:rsid w:val="00F4765A"/>
    <w:rsid w:val="00F50063"/>
    <w:rsid w:val="00F5113D"/>
    <w:rsid w:val="00F52424"/>
    <w:rsid w:val="00F543D7"/>
    <w:rsid w:val="00F54FBA"/>
    <w:rsid w:val="00F5689E"/>
    <w:rsid w:val="00F57D45"/>
    <w:rsid w:val="00F60242"/>
    <w:rsid w:val="00F61234"/>
    <w:rsid w:val="00F61BA4"/>
    <w:rsid w:val="00F64075"/>
    <w:rsid w:val="00F644DC"/>
    <w:rsid w:val="00F65570"/>
    <w:rsid w:val="00F6722E"/>
    <w:rsid w:val="00F67913"/>
    <w:rsid w:val="00F67C99"/>
    <w:rsid w:val="00F7164F"/>
    <w:rsid w:val="00F73845"/>
    <w:rsid w:val="00F73923"/>
    <w:rsid w:val="00F74134"/>
    <w:rsid w:val="00F745F8"/>
    <w:rsid w:val="00F75818"/>
    <w:rsid w:val="00F76E96"/>
    <w:rsid w:val="00F80761"/>
    <w:rsid w:val="00F8273E"/>
    <w:rsid w:val="00F82E37"/>
    <w:rsid w:val="00F8303B"/>
    <w:rsid w:val="00F83E86"/>
    <w:rsid w:val="00F84D18"/>
    <w:rsid w:val="00F850BC"/>
    <w:rsid w:val="00F8552D"/>
    <w:rsid w:val="00F87A43"/>
    <w:rsid w:val="00F87F98"/>
    <w:rsid w:val="00F90642"/>
    <w:rsid w:val="00F90A71"/>
    <w:rsid w:val="00F90B33"/>
    <w:rsid w:val="00F91A59"/>
    <w:rsid w:val="00F9205E"/>
    <w:rsid w:val="00F92BDB"/>
    <w:rsid w:val="00F93BFB"/>
    <w:rsid w:val="00F94B79"/>
    <w:rsid w:val="00F94E60"/>
    <w:rsid w:val="00F97858"/>
    <w:rsid w:val="00FA1356"/>
    <w:rsid w:val="00FA1625"/>
    <w:rsid w:val="00FA254B"/>
    <w:rsid w:val="00FA34D4"/>
    <w:rsid w:val="00FA3995"/>
    <w:rsid w:val="00FA587B"/>
    <w:rsid w:val="00FA640C"/>
    <w:rsid w:val="00FB1E34"/>
    <w:rsid w:val="00FB2D51"/>
    <w:rsid w:val="00FB30F2"/>
    <w:rsid w:val="00FB36B7"/>
    <w:rsid w:val="00FB4466"/>
    <w:rsid w:val="00FB4724"/>
    <w:rsid w:val="00FB56E5"/>
    <w:rsid w:val="00FB5770"/>
    <w:rsid w:val="00FB6797"/>
    <w:rsid w:val="00FB7945"/>
    <w:rsid w:val="00FC0CFA"/>
    <w:rsid w:val="00FC0DE3"/>
    <w:rsid w:val="00FC125A"/>
    <w:rsid w:val="00FC3C0C"/>
    <w:rsid w:val="00FC3E29"/>
    <w:rsid w:val="00FC441B"/>
    <w:rsid w:val="00FC5378"/>
    <w:rsid w:val="00FC55B6"/>
    <w:rsid w:val="00FC563C"/>
    <w:rsid w:val="00FC5EE5"/>
    <w:rsid w:val="00FC6E29"/>
    <w:rsid w:val="00FC6FF0"/>
    <w:rsid w:val="00FD06F6"/>
    <w:rsid w:val="00FD133F"/>
    <w:rsid w:val="00FD35B0"/>
    <w:rsid w:val="00FD3B2D"/>
    <w:rsid w:val="00FD3D7B"/>
    <w:rsid w:val="00FD403F"/>
    <w:rsid w:val="00FD4401"/>
    <w:rsid w:val="00FD5F4A"/>
    <w:rsid w:val="00FD65DE"/>
    <w:rsid w:val="00FD7395"/>
    <w:rsid w:val="00FD76A9"/>
    <w:rsid w:val="00FD76BA"/>
    <w:rsid w:val="00FE0409"/>
    <w:rsid w:val="00FE05B7"/>
    <w:rsid w:val="00FE1430"/>
    <w:rsid w:val="00FE1C68"/>
    <w:rsid w:val="00FE1E15"/>
    <w:rsid w:val="00FE384F"/>
    <w:rsid w:val="00FE5A1E"/>
    <w:rsid w:val="00FE7A69"/>
    <w:rsid w:val="00FF0E68"/>
    <w:rsid w:val="00FF15DE"/>
    <w:rsid w:val="00FF2791"/>
    <w:rsid w:val="00FF2CB2"/>
    <w:rsid w:val="00FF3A4F"/>
    <w:rsid w:val="00FF4C18"/>
    <w:rsid w:val="00FF4D67"/>
    <w:rsid w:val="00FF5629"/>
    <w:rsid w:val="00FF5F20"/>
    <w:rsid w:val="00FF647F"/>
    <w:rsid w:val="00FF64A7"/>
    <w:rsid w:val="00FF6716"/>
    <w:rsid w:val="00FF694D"/>
    <w:rsid w:val="00FF6B79"/>
    <w:rsid w:val="00FF6DC0"/>
    <w:rsid w:val="00FF7866"/>
    <w:rsid w:val="00FF7BB3"/>
    <w:rsid w:val="0B9C544F"/>
    <w:rsid w:val="26937382"/>
    <w:rsid w:val="36557C5B"/>
    <w:rsid w:val="42700B13"/>
    <w:rsid w:val="4A3F95EF"/>
    <w:rsid w:val="505FE358"/>
    <w:rsid w:val="5D0AC2A3"/>
    <w:rsid w:val="6A6CD150"/>
    <w:rsid w:val="7652B083"/>
    <w:rsid w:val="76FF576A"/>
    <w:rsid w:val="79607030"/>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15CEEB"/>
  <w15:chartTrackingRefBased/>
  <w15:docId w15:val="{B8084A63-A78F-4CD7-AF94-E4867B4AA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0C3E"/>
    <w:pPr>
      <w:widowControl w:val="0"/>
      <w:jc w:val="both"/>
    </w:pPr>
  </w:style>
  <w:style w:type="paragraph" w:styleId="1">
    <w:name w:val="heading 1"/>
    <w:basedOn w:val="a"/>
    <w:next w:val="a"/>
    <w:link w:val="10"/>
    <w:uiPriority w:val="9"/>
    <w:qFormat/>
    <w:rsid w:val="00C81956"/>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863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CF46C4"/>
    <w:pPr>
      <w:ind w:leftChars="400" w:left="840"/>
    </w:pPr>
  </w:style>
  <w:style w:type="character" w:customStyle="1" w:styleId="10">
    <w:name w:val="見出し 1 (文字)"/>
    <w:basedOn w:val="a0"/>
    <w:link w:val="1"/>
    <w:uiPriority w:val="9"/>
    <w:rsid w:val="00C81956"/>
    <w:rPr>
      <w:rFonts w:asciiTheme="majorHAnsi" w:eastAsiaTheme="majorEastAsia" w:hAnsiTheme="majorHAnsi" w:cstheme="majorBidi"/>
      <w:sz w:val="24"/>
      <w:szCs w:val="24"/>
    </w:rPr>
  </w:style>
  <w:style w:type="paragraph" w:styleId="a5">
    <w:name w:val="TOC Heading"/>
    <w:basedOn w:val="1"/>
    <w:next w:val="a"/>
    <w:uiPriority w:val="39"/>
    <w:unhideWhenUsed/>
    <w:qFormat/>
    <w:rsid w:val="00C81956"/>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E46189"/>
  </w:style>
  <w:style w:type="paragraph" w:styleId="2">
    <w:name w:val="toc 2"/>
    <w:basedOn w:val="a"/>
    <w:next w:val="a"/>
    <w:autoRedefine/>
    <w:uiPriority w:val="39"/>
    <w:unhideWhenUsed/>
    <w:rsid w:val="00E46189"/>
    <w:pPr>
      <w:ind w:leftChars="100" w:left="210"/>
    </w:pPr>
  </w:style>
  <w:style w:type="paragraph" w:styleId="3">
    <w:name w:val="toc 3"/>
    <w:basedOn w:val="a"/>
    <w:next w:val="a"/>
    <w:autoRedefine/>
    <w:uiPriority w:val="39"/>
    <w:unhideWhenUsed/>
    <w:rsid w:val="00E46189"/>
    <w:pPr>
      <w:ind w:leftChars="200" w:left="420"/>
    </w:pPr>
  </w:style>
  <w:style w:type="character" w:styleId="a6">
    <w:name w:val="Hyperlink"/>
    <w:basedOn w:val="a0"/>
    <w:uiPriority w:val="99"/>
    <w:unhideWhenUsed/>
    <w:rsid w:val="00E46189"/>
    <w:rPr>
      <w:color w:val="0563C1" w:themeColor="hyperlink"/>
      <w:u w:val="single"/>
    </w:rPr>
  </w:style>
  <w:style w:type="paragraph" w:styleId="a7">
    <w:name w:val="header"/>
    <w:basedOn w:val="a"/>
    <w:link w:val="a8"/>
    <w:uiPriority w:val="99"/>
    <w:unhideWhenUsed/>
    <w:rsid w:val="009C4EBB"/>
    <w:pPr>
      <w:tabs>
        <w:tab w:val="center" w:pos="4252"/>
        <w:tab w:val="right" w:pos="8504"/>
      </w:tabs>
      <w:snapToGrid w:val="0"/>
    </w:pPr>
  </w:style>
  <w:style w:type="character" w:customStyle="1" w:styleId="a8">
    <w:name w:val="ヘッダー (文字)"/>
    <w:basedOn w:val="a0"/>
    <w:link w:val="a7"/>
    <w:uiPriority w:val="99"/>
    <w:rsid w:val="009C4EBB"/>
  </w:style>
  <w:style w:type="paragraph" w:styleId="a9">
    <w:name w:val="footer"/>
    <w:basedOn w:val="a"/>
    <w:link w:val="aa"/>
    <w:uiPriority w:val="99"/>
    <w:unhideWhenUsed/>
    <w:rsid w:val="009C4EBB"/>
    <w:pPr>
      <w:tabs>
        <w:tab w:val="center" w:pos="4252"/>
        <w:tab w:val="right" w:pos="8504"/>
      </w:tabs>
      <w:snapToGrid w:val="0"/>
    </w:pPr>
  </w:style>
  <w:style w:type="character" w:customStyle="1" w:styleId="aa">
    <w:name w:val="フッター (文字)"/>
    <w:basedOn w:val="a0"/>
    <w:link w:val="a9"/>
    <w:uiPriority w:val="99"/>
    <w:rsid w:val="009C4EBB"/>
  </w:style>
  <w:style w:type="paragraph" w:styleId="4">
    <w:name w:val="toc 4"/>
    <w:basedOn w:val="a"/>
    <w:next w:val="a"/>
    <w:autoRedefine/>
    <w:uiPriority w:val="39"/>
    <w:unhideWhenUsed/>
    <w:rsid w:val="00F8552D"/>
    <w:pPr>
      <w:ind w:leftChars="300" w:left="630"/>
    </w:pPr>
  </w:style>
  <w:style w:type="paragraph" w:styleId="5">
    <w:name w:val="toc 5"/>
    <w:basedOn w:val="a"/>
    <w:next w:val="a"/>
    <w:autoRedefine/>
    <w:uiPriority w:val="39"/>
    <w:unhideWhenUsed/>
    <w:rsid w:val="0040020A"/>
    <w:pPr>
      <w:ind w:leftChars="400" w:left="840"/>
      <w:jc w:val="left"/>
    </w:pPr>
    <w:rPr>
      <w:szCs w:val="24"/>
      <w14:ligatures w14:val="standardContextual"/>
    </w:rPr>
  </w:style>
  <w:style w:type="paragraph" w:styleId="6">
    <w:name w:val="toc 6"/>
    <w:basedOn w:val="a"/>
    <w:next w:val="a"/>
    <w:autoRedefine/>
    <w:uiPriority w:val="39"/>
    <w:unhideWhenUsed/>
    <w:rsid w:val="0040020A"/>
    <w:pPr>
      <w:ind w:leftChars="500" w:left="1050"/>
      <w:jc w:val="left"/>
    </w:pPr>
    <w:rPr>
      <w:szCs w:val="24"/>
      <w14:ligatures w14:val="standardContextual"/>
    </w:rPr>
  </w:style>
  <w:style w:type="paragraph" w:styleId="7">
    <w:name w:val="toc 7"/>
    <w:basedOn w:val="a"/>
    <w:next w:val="a"/>
    <w:autoRedefine/>
    <w:uiPriority w:val="39"/>
    <w:unhideWhenUsed/>
    <w:rsid w:val="0040020A"/>
    <w:pPr>
      <w:ind w:leftChars="600" w:left="1260"/>
      <w:jc w:val="left"/>
    </w:pPr>
    <w:rPr>
      <w:szCs w:val="24"/>
      <w14:ligatures w14:val="standardContextual"/>
    </w:rPr>
  </w:style>
  <w:style w:type="paragraph" w:styleId="8">
    <w:name w:val="toc 8"/>
    <w:basedOn w:val="a"/>
    <w:next w:val="a"/>
    <w:autoRedefine/>
    <w:uiPriority w:val="39"/>
    <w:unhideWhenUsed/>
    <w:rsid w:val="0040020A"/>
    <w:pPr>
      <w:ind w:leftChars="700" w:left="1470"/>
      <w:jc w:val="left"/>
    </w:pPr>
    <w:rPr>
      <w:szCs w:val="24"/>
      <w14:ligatures w14:val="standardContextual"/>
    </w:rPr>
  </w:style>
  <w:style w:type="paragraph" w:styleId="9">
    <w:name w:val="toc 9"/>
    <w:basedOn w:val="a"/>
    <w:next w:val="a"/>
    <w:autoRedefine/>
    <w:uiPriority w:val="39"/>
    <w:unhideWhenUsed/>
    <w:rsid w:val="0040020A"/>
    <w:pPr>
      <w:ind w:leftChars="800" w:left="1680"/>
      <w:jc w:val="left"/>
    </w:pPr>
    <w:rPr>
      <w:szCs w:val="24"/>
      <w14:ligatures w14:val="standardContextual"/>
    </w:rPr>
  </w:style>
  <w:style w:type="character" w:styleId="ab">
    <w:name w:val="Unresolved Mention"/>
    <w:basedOn w:val="a0"/>
    <w:uiPriority w:val="99"/>
    <w:semiHidden/>
    <w:unhideWhenUsed/>
    <w:rsid w:val="004002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830267">
      <w:bodyDiv w:val="1"/>
      <w:marLeft w:val="0"/>
      <w:marRight w:val="0"/>
      <w:marTop w:val="0"/>
      <w:marBottom w:val="0"/>
      <w:divBdr>
        <w:top w:val="none" w:sz="0" w:space="0" w:color="auto"/>
        <w:left w:val="none" w:sz="0" w:space="0" w:color="auto"/>
        <w:bottom w:val="none" w:sz="0" w:space="0" w:color="auto"/>
        <w:right w:val="none" w:sz="0" w:space="0" w:color="auto"/>
      </w:divBdr>
    </w:div>
    <w:div w:id="15779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image" Target="media/image7.emf"/><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emf"/><Relationship Id="rId7" Type="http://schemas.openxmlformats.org/officeDocument/2006/relationships/settings" Target="settings.xml"/><Relationship Id="rId12" Type="http://schemas.openxmlformats.org/officeDocument/2006/relationships/image" Target="media/image1.gif"/><Relationship Id="rId17" Type="http://schemas.openxmlformats.org/officeDocument/2006/relationships/image" Target="media/image6.emf"/><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image" Target="media/image11.emf"/><Relationship Id="rId27"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a:tailEnd type="triangle"/>
        </a:ln>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D927CD5C22A7084C96E9CCA3266998FD" ma:contentTypeVersion="12" ma:contentTypeDescription="新しいドキュメントを作成します。" ma:contentTypeScope="" ma:versionID="59bbfea5e22c1145a0e4123ec84fd11c">
  <xsd:schema xmlns:xsd="http://www.w3.org/2001/XMLSchema" xmlns:xs="http://www.w3.org/2001/XMLSchema" xmlns:p="http://schemas.microsoft.com/office/2006/metadata/properties" xmlns:ns3="6699ed7b-7fd9-4c66-b8fa-05042ffd2233" targetNamespace="http://schemas.microsoft.com/office/2006/metadata/properties" ma:root="true" ma:fieldsID="10b7da1e49f847465ba016da3c93b8d1" ns3:_="">
    <xsd:import namespace="6699ed7b-7fd9-4c66-b8fa-05042ffd223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99ed7b-7fd9-4c66-b8fa-05042ffd22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699ed7b-7fd9-4c66-b8fa-05042ffd2233" xsi:nil="true"/>
  </documentManagement>
</p:properties>
</file>

<file path=customXml/itemProps1.xml><?xml version="1.0" encoding="utf-8"?>
<ds:datastoreItem xmlns:ds="http://schemas.openxmlformats.org/officeDocument/2006/customXml" ds:itemID="{33B5B197-E9A1-4778-9BB5-7AAEAF4C219B}">
  <ds:schemaRefs>
    <ds:schemaRef ds:uri="http://schemas.microsoft.com/sharepoint/v3/contenttype/forms"/>
  </ds:schemaRefs>
</ds:datastoreItem>
</file>

<file path=customXml/itemProps2.xml><?xml version="1.0" encoding="utf-8"?>
<ds:datastoreItem xmlns:ds="http://schemas.openxmlformats.org/officeDocument/2006/customXml" ds:itemID="{D895EC85-107F-443C-A72D-1155276DFC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99ed7b-7fd9-4c66-b8fa-05042ffd22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7FD11F-534A-43E9-BBD5-CF5D8ADA7E1E}">
  <ds:schemaRefs>
    <ds:schemaRef ds:uri="http://schemas.openxmlformats.org/officeDocument/2006/bibliography"/>
  </ds:schemaRefs>
</ds:datastoreItem>
</file>

<file path=customXml/itemProps4.xml><?xml version="1.0" encoding="utf-8"?>
<ds:datastoreItem xmlns:ds="http://schemas.openxmlformats.org/officeDocument/2006/customXml" ds:itemID="{5BA723C8-4585-4DEE-9B8F-2D9641B0CFED}">
  <ds:schemaRefs>
    <ds:schemaRef ds:uri="http://schemas.microsoft.com/office/2006/metadata/properties"/>
    <ds:schemaRef ds:uri="http://schemas.microsoft.com/office/infopath/2007/PartnerControls"/>
    <ds:schemaRef ds:uri="6699ed7b-7fd9-4c66-b8fa-05042ffd2233"/>
  </ds:schemaRefs>
</ds:datastoreItem>
</file>

<file path=docMetadata/LabelInfo.xml><?xml version="1.0" encoding="utf-8"?>
<clbl:labelList xmlns:clbl="http://schemas.microsoft.com/office/2020/mipLabelMetadata">
  <clbl:label id="{8d41d6d7-36ce-4e0c-8c6d-cf2c54c39039}" enabled="0" method="" siteId="{8d41d6d7-36ce-4e0c-8c6d-cf2c54c39039}" removed="1"/>
</clbl:labelList>
</file>

<file path=docProps/app.xml><?xml version="1.0" encoding="utf-8"?>
<Properties xmlns="http://schemas.openxmlformats.org/officeDocument/2006/extended-properties" xmlns:vt="http://schemas.openxmlformats.org/officeDocument/2006/docPropsVTypes">
  <Template>Normal.dotm</Template>
  <TotalTime>16</TotalTime>
  <Pages>41</Pages>
  <Words>4397</Words>
  <Characters>25068</Characters>
  <Application>Microsoft Office Word</Application>
  <DocSecurity>0</DocSecurity>
  <Lines>208</Lines>
  <Paragraphs>58</Paragraphs>
  <ScaleCrop>false</ScaleCrop>
  <Company/>
  <LinksUpToDate>false</LinksUpToDate>
  <CharactersWithSpaces>29407</CharactersWithSpaces>
  <SharedDoc>false</SharedDoc>
  <HLinks>
    <vt:vector size="906" baseType="variant">
      <vt:variant>
        <vt:i4>1900601</vt:i4>
      </vt:variant>
      <vt:variant>
        <vt:i4>902</vt:i4>
      </vt:variant>
      <vt:variant>
        <vt:i4>0</vt:i4>
      </vt:variant>
      <vt:variant>
        <vt:i4>5</vt:i4>
      </vt:variant>
      <vt:variant>
        <vt:lpwstr/>
      </vt:variant>
      <vt:variant>
        <vt:lpwstr>_Toc234575898</vt:lpwstr>
      </vt:variant>
      <vt:variant>
        <vt:i4>1900601</vt:i4>
      </vt:variant>
      <vt:variant>
        <vt:i4>896</vt:i4>
      </vt:variant>
      <vt:variant>
        <vt:i4>0</vt:i4>
      </vt:variant>
      <vt:variant>
        <vt:i4>5</vt:i4>
      </vt:variant>
      <vt:variant>
        <vt:lpwstr/>
      </vt:variant>
      <vt:variant>
        <vt:lpwstr>_Toc234575897</vt:lpwstr>
      </vt:variant>
      <vt:variant>
        <vt:i4>1900601</vt:i4>
      </vt:variant>
      <vt:variant>
        <vt:i4>890</vt:i4>
      </vt:variant>
      <vt:variant>
        <vt:i4>0</vt:i4>
      </vt:variant>
      <vt:variant>
        <vt:i4>5</vt:i4>
      </vt:variant>
      <vt:variant>
        <vt:lpwstr/>
      </vt:variant>
      <vt:variant>
        <vt:lpwstr>_Toc234575896</vt:lpwstr>
      </vt:variant>
      <vt:variant>
        <vt:i4>1900601</vt:i4>
      </vt:variant>
      <vt:variant>
        <vt:i4>884</vt:i4>
      </vt:variant>
      <vt:variant>
        <vt:i4>0</vt:i4>
      </vt:variant>
      <vt:variant>
        <vt:i4>5</vt:i4>
      </vt:variant>
      <vt:variant>
        <vt:lpwstr/>
      </vt:variant>
      <vt:variant>
        <vt:lpwstr>_Toc234575893</vt:lpwstr>
      </vt:variant>
      <vt:variant>
        <vt:i4>1900601</vt:i4>
      </vt:variant>
      <vt:variant>
        <vt:i4>878</vt:i4>
      </vt:variant>
      <vt:variant>
        <vt:i4>0</vt:i4>
      </vt:variant>
      <vt:variant>
        <vt:i4>5</vt:i4>
      </vt:variant>
      <vt:variant>
        <vt:lpwstr/>
      </vt:variant>
      <vt:variant>
        <vt:lpwstr>_Toc234575892</vt:lpwstr>
      </vt:variant>
      <vt:variant>
        <vt:i4>1900601</vt:i4>
      </vt:variant>
      <vt:variant>
        <vt:i4>872</vt:i4>
      </vt:variant>
      <vt:variant>
        <vt:i4>0</vt:i4>
      </vt:variant>
      <vt:variant>
        <vt:i4>5</vt:i4>
      </vt:variant>
      <vt:variant>
        <vt:lpwstr/>
      </vt:variant>
      <vt:variant>
        <vt:lpwstr>_Toc234575891</vt:lpwstr>
      </vt:variant>
      <vt:variant>
        <vt:i4>1900601</vt:i4>
      </vt:variant>
      <vt:variant>
        <vt:i4>866</vt:i4>
      </vt:variant>
      <vt:variant>
        <vt:i4>0</vt:i4>
      </vt:variant>
      <vt:variant>
        <vt:i4>5</vt:i4>
      </vt:variant>
      <vt:variant>
        <vt:lpwstr/>
      </vt:variant>
      <vt:variant>
        <vt:lpwstr>_Toc234575890</vt:lpwstr>
      </vt:variant>
      <vt:variant>
        <vt:i4>1835065</vt:i4>
      </vt:variant>
      <vt:variant>
        <vt:i4>860</vt:i4>
      </vt:variant>
      <vt:variant>
        <vt:i4>0</vt:i4>
      </vt:variant>
      <vt:variant>
        <vt:i4>5</vt:i4>
      </vt:variant>
      <vt:variant>
        <vt:lpwstr/>
      </vt:variant>
      <vt:variant>
        <vt:lpwstr>_Toc234575887</vt:lpwstr>
      </vt:variant>
      <vt:variant>
        <vt:i4>1835065</vt:i4>
      </vt:variant>
      <vt:variant>
        <vt:i4>854</vt:i4>
      </vt:variant>
      <vt:variant>
        <vt:i4>0</vt:i4>
      </vt:variant>
      <vt:variant>
        <vt:i4>5</vt:i4>
      </vt:variant>
      <vt:variant>
        <vt:lpwstr/>
      </vt:variant>
      <vt:variant>
        <vt:lpwstr>_Toc234575886</vt:lpwstr>
      </vt:variant>
      <vt:variant>
        <vt:i4>1835065</vt:i4>
      </vt:variant>
      <vt:variant>
        <vt:i4>848</vt:i4>
      </vt:variant>
      <vt:variant>
        <vt:i4>0</vt:i4>
      </vt:variant>
      <vt:variant>
        <vt:i4>5</vt:i4>
      </vt:variant>
      <vt:variant>
        <vt:lpwstr/>
      </vt:variant>
      <vt:variant>
        <vt:lpwstr>_Toc234575884</vt:lpwstr>
      </vt:variant>
      <vt:variant>
        <vt:i4>1835065</vt:i4>
      </vt:variant>
      <vt:variant>
        <vt:i4>842</vt:i4>
      </vt:variant>
      <vt:variant>
        <vt:i4>0</vt:i4>
      </vt:variant>
      <vt:variant>
        <vt:i4>5</vt:i4>
      </vt:variant>
      <vt:variant>
        <vt:lpwstr/>
      </vt:variant>
      <vt:variant>
        <vt:lpwstr>_Toc234575881</vt:lpwstr>
      </vt:variant>
      <vt:variant>
        <vt:i4>1835065</vt:i4>
      </vt:variant>
      <vt:variant>
        <vt:i4>836</vt:i4>
      </vt:variant>
      <vt:variant>
        <vt:i4>0</vt:i4>
      </vt:variant>
      <vt:variant>
        <vt:i4>5</vt:i4>
      </vt:variant>
      <vt:variant>
        <vt:lpwstr/>
      </vt:variant>
      <vt:variant>
        <vt:lpwstr>_Toc234575880</vt:lpwstr>
      </vt:variant>
      <vt:variant>
        <vt:i4>1245241</vt:i4>
      </vt:variant>
      <vt:variant>
        <vt:i4>830</vt:i4>
      </vt:variant>
      <vt:variant>
        <vt:i4>0</vt:i4>
      </vt:variant>
      <vt:variant>
        <vt:i4>5</vt:i4>
      </vt:variant>
      <vt:variant>
        <vt:lpwstr/>
      </vt:variant>
      <vt:variant>
        <vt:lpwstr>_Toc234575879</vt:lpwstr>
      </vt:variant>
      <vt:variant>
        <vt:i4>1245241</vt:i4>
      </vt:variant>
      <vt:variant>
        <vt:i4>824</vt:i4>
      </vt:variant>
      <vt:variant>
        <vt:i4>0</vt:i4>
      </vt:variant>
      <vt:variant>
        <vt:i4>5</vt:i4>
      </vt:variant>
      <vt:variant>
        <vt:lpwstr/>
      </vt:variant>
      <vt:variant>
        <vt:lpwstr>_Toc234575877</vt:lpwstr>
      </vt:variant>
      <vt:variant>
        <vt:i4>1245241</vt:i4>
      </vt:variant>
      <vt:variant>
        <vt:i4>818</vt:i4>
      </vt:variant>
      <vt:variant>
        <vt:i4>0</vt:i4>
      </vt:variant>
      <vt:variant>
        <vt:i4>5</vt:i4>
      </vt:variant>
      <vt:variant>
        <vt:lpwstr/>
      </vt:variant>
      <vt:variant>
        <vt:lpwstr>_Toc234575876</vt:lpwstr>
      </vt:variant>
      <vt:variant>
        <vt:i4>1245241</vt:i4>
      </vt:variant>
      <vt:variant>
        <vt:i4>812</vt:i4>
      </vt:variant>
      <vt:variant>
        <vt:i4>0</vt:i4>
      </vt:variant>
      <vt:variant>
        <vt:i4>5</vt:i4>
      </vt:variant>
      <vt:variant>
        <vt:lpwstr/>
      </vt:variant>
      <vt:variant>
        <vt:lpwstr>_Toc234575875</vt:lpwstr>
      </vt:variant>
      <vt:variant>
        <vt:i4>1245241</vt:i4>
      </vt:variant>
      <vt:variant>
        <vt:i4>806</vt:i4>
      </vt:variant>
      <vt:variant>
        <vt:i4>0</vt:i4>
      </vt:variant>
      <vt:variant>
        <vt:i4>5</vt:i4>
      </vt:variant>
      <vt:variant>
        <vt:lpwstr/>
      </vt:variant>
      <vt:variant>
        <vt:lpwstr>_Toc234575871</vt:lpwstr>
      </vt:variant>
      <vt:variant>
        <vt:i4>1245241</vt:i4>
      </vt:variant>
      <vt:variant>
        <vt:i4>800</vt:i4>
      </vt:variant>
      <vt:variant>
        <vt:i4>0</vt:i4>
      </vt:variant>
      <vt:variant>
        <vt:i4>5</vt:i4>
      </vt:variant>
      <vt:variant>
        <vt:lpwstr/>
      </vt:variant>
      <vt:variant>
        <vt:lpwstr>_Toc234575870</vt:lpwstr>
      </vt:variant>
      <vt:variant>
        <vt:i4>1179705</vt:i4>
      </vt:variant>
      <vt:variant>
        <vt:i4>794</vt:i4>
      </vt:variant>
      <vt:variant>
        <vt:i4>0</vt:i4>
      </vt:variant>
      <vt:variant>
        <vt:i4>5</vt:i4>
      </vt:variant>
      <vt:variant>
        <vt:lpwstr/>
      </vt:variant>
      <vt:variant>
        <vt:lpwstr>_Toc234575869</vt:lpwstr>
      </vt:variant>
      <vt:variant>
        <vt:i4>1179705</vt:i4>
      </vt:variant>
      <vt:variant>
        <vt:i4>788</vt:i4>
      </vt:variant>
      <vt:variant>
        <vt:i4>0</vt:i4>
      </vt:variant>
      <vt:variant>
        <vt:i4>5</vt:i4>
      </vt:variant>
      <vt:variant>
        <vt:lpwstr/>
      </vt:variant>
      <vt:variant>
        <vt:lpwstr>_Toc234575863</vt:lpwstr>
      </vt:variant>
      <vt:variant>
        <vt:i4>1114169</vt:i4>
      </vt:variant>
      <vt:variant>
        <vt:i4>782</vt:i4>
      </vt:variant>
      <vt:variant>
        <vt:i4>0</vt:i4>
      </vt:variant>
      <vt:variant>
        <vt:i4>5</vt:i4>
      </vt:variant>
      <vt:variant>
        <vt:lpwstr/>
      </vt:variant>
      <vt:variant>
        <vt:lpwstr>_Toc234575858</vt:lpwstr>
      </vt:variant>
      <vt:variant>
        <vt:i4>1114169</vt:i4>
      </vt:variant>
      <vt:variant>
        <vt:i4>776</vt:i4>
      </vt:variant>
      <vt:variant>
        <vt:i4>0</vt:i4>
      </vt:variant>
      <vt:variant>
        <vt:i4>5</vt:i4>
      </vt:variant>
      <vt:variant>
        <vt:lpwstr/>
      </vt:variant>
      <vt:variant>
        <vt:lpwstr>_Toc234575856</vt:lpwstr>
      </vt:variant>
      <vt:variant>
        <vt:i4>1114169</vt:i4>
      </vt:variant>
      <vt:variant>
        <vt:i4>770</vt:i4>
      </vt:variant>
      <vt:variant>
        <vt:i4>0</vt:i4>
      </vt:variant>
      <vt:variant>
        <vt:i4>5</vt:i4>
      </vt:variant>
      <vt:variant>
        <vt:lpwstr/>
      </vt:variant>
      <vt:variant>
        <vt:lpwstr>_Toc234575855</vt:lpwstr>
      </vt:variant>
      <vt:variant>
        <vt:i4>1114169</vt:i4>
      </vt:variant>
      <vt:variant>
        <vt:i4>764</vt:i4>
      </vt:variant>
      <vt:variant>
        <vt:i4>0</vt:i4>
      </vt:variant>
      <vt:variant>
        <vt:i4>5</vt:i4>
      </vt:variant>
      <vt:variant>
        <vt:lpwstr/>
      </vt:variant>
      <vt:variant>
        <vt:lpwstr>_Toc234575852</vt:lpwstr>
      </vt:variant>
      <vt:variant>
        <vt:i4>1048633</vt:i4>
      </vt:variant>
      <vt:variant>
        <vt:i4>758</vt:i4>
      </vt:variant>
      <vt:variant>
        <vt:i4>0</vt:i4>
      </vt:variant>
      <vt:variant>
        <vt:i4>5</vt:i4>
      </vt:variant>
      <vt:variant>
        <vt:lpwstr/>
      </vt:variant>
      <vt:variant>
        <vt:lpwstr>_Toc234575849</vt:lpwstr>
      </vt:variant>
      <vt:variant>
        <vt:i4>1048633</vt:i4>
      </vt:variant>
      <vt:variant>
        <vt:i4>752</vt:i4>
      </vt:variant>
      <vt:variant>
        <vt:i4>0</vt:i4>
      </vt:variant>
      <vt:variant>
        <vt:i4>5</vt:i4>
      </vt:variant>
      <vt:variant>
        <vt:lpwstr/>
      </vt:variant>
      <vt:variant>
        <vt:lpwstr>_Toc234575848</vt:lpwstr>
      </vt:variant>
      <vt:variant>
        <vt:i4>1048633</vt:i4>
      </vt:variant>
      <vt:variant>
        <vt:i4>746</vt:i4>
      </vt:variant>
      <vt:variant>
        <vt:i4>0</vt:i4>
      </vt:variant>
      <vt:variant>
        <vt:i4>5</vt:i4>
      </vt:variant>
      <vt:variant>
        <vt:lpwstr/>
      </vt:variant>
      <vt:variant>
        <vt:lpwstr>_Toc234575847</vt:lpwstr>
      </vt:variant>
      <vt:variant>
        <vt:i4>1048633</vt:i4>
      </vt:variant>
      <vt:variant>
        <vt:i4>740</vt:i4>
      </vt:variant>
      <vt:variant>
        <vt:i4>0</vt:i4>
      </vt:variant>
      <vt:variant>
        <vt:i4>5</vt:i4>
      </vt:variant>
      <vt:variant>
        <vt:lpwstr/>
      </vt:variant>
      <vt:variant>
        <vt:lpwstr>_Toc234575846</vt:lpwstr>
      </vt:variant>
      <vt:variant>
        <vt:i4>1048633</vt:i4>
      </vt:variant>
      <vt:variant>
        <vt:i4>734</vt:i4>
      </vt:variant>
      <vt:variant>
        <vt:i4>0</vt:i4>
      </vt:variant>
      <vt:variant>
        <vt:i4>5</vt:i4>
      </vt:variant>
      <vt:variant>
        <vt:lpwstr/>
      </vt:variant>
      <vt:variant>
        <vt:lpwstr>_Toc234575845</vt:lpwstr>
      </vt:variant>
      <vt:variant>
        <vt:i4>1048633</vt:i4>
      </vt:variant>
      <vt:variant>
        <vt:i4>728</vt:i4>
      </vt:variant>
      <vt:variant>
        <vt:i4>0</vt:i4>
      </vt:variant>
      <vt:variant>
        <vt:i4>5</vt:i4>
      </vt:variant>
      <vt:variant>
        <vt:lpwstr/>
      </vt:variant>
      <vt:variant>
        <vt:lpwstr>_Toc234575844</vt:lpwstr>
      </vt:variant>
      <vt:variant>
        <vt:i4>1048633</vt:i4>
      </vt:variant>
      <vt:variant>
        <vt:i4>722</vt:i4>
      </vt:variant>
      <vt:variant>
        <vt:i4>0</vt:i4>
      </vt:variant>
      <vt:variant>
        <vt:i4>5</vt:i4>
      </vt:variant>
      <vt:variant>
        <vt:lpwstr/>
      </vt:variant>
      <vt:variant>
        <vt:lpwstr>_Toc234575843</vt:lpwstr>
      </vt:variant>
      <vt:variant>
        <vt:i4>1507385</vt:i4>
      </vt:variant>
      <vt:variant>
        <vt:i4>716</vt:i4>
      </vt:variant>
      <vt:variant>
        <vt:i4>0</vt:i4>
      </vt:variant>
      <vt:variant>
        <vt:i4>5</vt:i4>
      </vt:variant>
      <vt:variant>
        <vt:lpwstr/>
      </vt:variant>
      <vt:variant>
        <vt:lpwstr>_Toc234575837</vt:lpwstr>
      </vt:variant>
      <vt:variant>
        <vt:i4>1507385</vt:i4>
      </vt:variant>
      <vt:variant>
        <vt:i4>710</vt:i4>
      </vt:variant>
      <vt:variant>
        <vt:i4>0</vt:i4>
      </vt:variant>
      <vt:variant>
        <vt:i4>5</vt:i4>
      </vt:variant>
      <vt:variant>
        <vt:lpwstr/>
      </vt:variant>
      <vt:variant>
        <vt:lpwstr>_Toc234575836</vt:lpwstr>
      </vt:variant>
      <vt:variant>
        <vt:i4>1507385</vt:i4>
      </vt:variant>
      <vt:variant>
        <vt:i4>704</vt:i4>
      </vt:variant>
      <vt:variant>
        <vt:i4>0</vt:i4>
      </vt:variant>
      <vt:variant>
        <vt:i4>5</vt:i4>
      </vt:variant>
      <vt:variant>
        <vt:lpwstr/>
      </vt:variant>
      <vt:variant>
        <vt:lpwstr>_Toc234575835</vt:lpwstr>
      </vt:variant>
      <vt:variant>
        <vt:i4>1507385</vt:i4>
      </vt:variant>
      <vt:variant>
        <vt:i4>698</vt:i4>
      </vt:variant>
      <vt:variant>
        <vt:i4>0</vt:i4>
      </vt:variant>
      <vt:variant>
        <vt:i4>5</vt:i4>
      </vt:variant>
      <vt:variant>
        <vt:lpwstr/>
      </vt:variant>
      <vt:variant>
        <vt:lpwstr>_Toc234575834</vt:lpwstr>
      </vt:variant>
      <vt:variant>
        <vt:i4>1507385</vt:i4>
      </vt:variant>
      <vt:variant>
        <vt:i4>692</vt:i4>
      </vt:variant>
      <vt:variant>
        <vt:i4>0</vt:i4>
      </vt:variant>
      <vt:variant>
        <vt:i4>5</vt:i4>
      </vt:variant>
      <vt:variant>
        <vt:lpwstr/>
      </vt:variant>
      <vt:variant>
        <vt:lpwstr>_Toc234575833</vt:lpwstr>
      </vt:variant>
      <vt:variant>
        <vt:i4>1507385</vt:i4>
      </vt:variant>
      <vt:variant>
        <vt:i4>686</vt:i4>
      </vt:variant>
      <vt:variant>
        <vt:i4>0</vt:i4>
      </vt:variant>
      <vt:variant>
        <vt:i4>5</vt:i4>
      </vt:variant>
      <vt:variant>
        <vt:lpwstr/>
      </vt:variant>
      <vt:variant>
        <vt:lpwstr>_Toc234575832</vt:lpwstr>
      </vt:variant>
      <vt:variant>
        <vt:i4>1507385</vt:i4>
      </vt:variant>
      <vt:variant>
        <vt:i4>680</vt:i4>
      </vt:variant>
      <vt:variant>
        <vt:i4>0</vt:i4>
      </vt:variant>
      <vt:variant>
        <vt:i4>5</vt:i4>
      </vt:variant>
      <vt:variant>
        <vt:lpwstr/>
      </vt:variant>
      <vt:variant>
        <vt:lpwstr>_Toc234575831</vt:lpwstr>
      </vt:variant>
      <vt:variant>
        <vt:i4>1507385</vt:i4>
      </vt:variant>
      <vt:variant>
        <vt:i4>674</vt:i4>
      </vt:variant>
      <vt:variant>
        <vt:i4>0</vt:i4>
      </vt:variant>
      <vt:variant>
        <vt:i4>5</vt:i4>
      </vt:variant>
      <vt:variant>
        <vt:lpwstr/>
      </vt:variant>
      <vt:variant>
        <vt:lpwstr>_Toc234575830</vt:lpwstr>
      </vt:variant>
      <vt:variant>
        <vt:i4>1441849</vt:i4>
      </vt:variant>
      <vt:variant>
        <vt:i4>668</vt:i4>
      </vt:variant>
      <vt:variant>
        <vt:i4>0</vt:i4>
      </vt:variant>
      <vt:variant>
        <vt:i4>5</vt:i4>
      </vt:variant>
      <vt:variant>
        <vt:lpwstr/>
      </vt:variant>
      <vt:variant>
        <vt:lpwstr>_Toc234575829</vt:lpwstr>
      </vt:variant>
      <vt:variant>
        <vt:i4>1441849</vt:i4>
      </vt:variant>
      <vt:variant>
        <vt:i4>662</vt:i4>
      </vt:variant>
      <vt:variant>
        <vt:i4>0</vt:i4>
      </vt:variant>
      <vt:variant>
        <vt:i4>5</vt:i4>
      </vt:variant>
      <vt:variant>
        <vt:lpwstr/>
      </vt:variant>
      <vt:variant>
        <vt:lpwstr>_Toc234575828</vt:lpwstr>
      </vt:variant>
      <vt:variant>
        <vt:i4>1376313</vt:i4>
      </vt:variant>
      <vt:variant>
        <vt:i4>656</vt:i4>
      </vt:variant>
      <vt:variant>
        <vt:i4>0</vt:i4>
      </vt:variant>
      <vt:variant>
        <vt:i4>5</vt:i4>
      </vt:variant>
      <vt:variant>
        <vt:lpwstr/>
      </vt:variant>
      <vt:variant>
        <vt:lpwstr>_Toc234575816</vt:lpwstr>
      </vt:variant>
      <vt:variant>
        <vt:i4>1376313</vt:i4>
      </vt:variant>
      <vt:variant>
        <vt:i4>650</vt:i4>
      </vt:variant>
      <vt:variant>
        <vt:i4>0</vt:i4>
      </vt:variant>
      <vt:variant>
        <vt:i4>5</vt:i4>
      </vt:variant>
      <vt:variant>
        <vt:lpwstr/>
      </vt:variant>
      <vt:variant>
        <vt:lpwstr>_Toc234575815</vt:lpwstr>
      </vt:variant>
      <vt:variant>
        <vt:i4>1376313</vt:i4>
      </vt:variant>
      <vt:variant>
        <vt:i4>644</vt:i4>
      </vt:variant>
      <vt:variant>
        <vt:i4>0</vt:i4>
      </vt:variant>
      <vt:variant>
        <vt:i4>5</vt:i4>
      </vt:variant>
      <vt:variant>
        <vt:lpwstr/>
      </vt:variant>
      <vt:variant>
        <vt:lpwstr>_Toc234575814</vt:lpwstr>
      </vt:variant>
      <vt:variant>
        <vt:i4>1376313</vt:i4>
      </vt:variant>
      <vt:variant>
        <vt:i4>638</vt:i4>
      </vt:variant>
      <vt:variant>
        <vt:i4>0</vt:i4>
      </vt:variant>
      <vt:variant>
        <vt:i4>5</vt:i4>
      </vt:variant>
      <vt:variant>
        <vt:lpwstr/>
      </vt:variant>
      <vt:variant>
        <vt:lpwstr>_Toc234575813</vt:lpwstr>
      </vt:variant>
      <vt:variant>
        <vt:i4>1376313</vt:i4>
      </vt:variant>
      <vt:variant>
        <vt:i4>632</vt:i4>
      </vt:variant>
      <vt:variant>
        <vt:i4>0</vt:i4>
      </vt:variant>
      <vt:variant>
        <vt:i4>5</vt:i4>
      </vt:variant>
      <vt:variant>
        <vt:lpwstr/>
      </vt:variant>
      <vt:variant>
        <vt:lpwstr>_Toc234575812</vt:lpwstr>
      </vt:variant>
      <vt:variant>
        <vt:i4>1376313</vt:i4>
      </vt:variant>
      <vt:variant>
        <vt:i4>626</vt:i4>
      </vt:variant>
      <vt:variant>
        <vt:i4>0</vt:i4>
      </vt:variant>
      <vt:variant>
        <vt:i4>5</vt:i4>
      </vt:variant>
      <vt:variant>
        <vt:lpwstr/>
      </vt:variant>
      <vt:variant>
        <vt:lpwstr>_Toc234575811</vt:lpwstr>
      </vt:variant>
      <vt:variant>
        <vt:i4>1376313</vt:i4>
      </vt:variant>
      <vt:variant>
        <vt:i4>620</vt:i4>
      </vt:variant>
      <vt:variant>
        <vt:i4>0</vt:i4>
      </vt:variant>
      <vt:variant>
        <vt:i4>5</vt:i4>
      </vt:variant>
      <vt:variant>
        <vt:lpwstr/>
      </vt:variant>
      <vt:variant>
        <vt:lpwstr>_Toc234575810</vt:lpwstr>
      </vt:variant>
      <vt:variant>
        <vt:i4>1310777</vt:i4>
      </vt:variant>
      <vt:variant>
        <vt:i4>614</vt:i4>
      </vt:variant>
      <vt:variant>
        <vt:i4>0</vt:i4>
      </vt:variant>
      <vt:variant>
        <vt:i4>5</vt:i4>
      </vt:variant>
      <vt:variant>
        <vt:lpwstr/>
      </vt:variant>
      <vt:variant>
        <vt:lpwstr>_Toc234575809</vt:lpwstr>
      </vt:variant>
      <vt:variant>
        <vt:i4>1310777</vt:i4>
      </vt:variant>
      <vt:variant>
        <vt:i4>608</vt:i4>
      </vt:variant>
      <vt:variant>
        <vt:i4>0</vt:i4>
      </vt:variant>
      <vt:variant>
        <vt:i4>5</vt:i4>
      </vt:variant>
      <vt:variant>
        <vt:lpwstr/>
      </vt:variant>
      <vt:variant>
        <vt:lpwstr>_Toc234575808</vt:lpwstr>
      </vt:variant>
      <vt:variant>
        <vt:i4>1310777</vt:i4>
      </vt:variant>
      <vt:variant>
        <vt:i4>602</vt:i4>
      </vt:variant>
      <vt:variant>
        <vt:i4>0</vt:i4>
      </vt:variant>
      <vt:variant>
        <vt:i4>5</vt:i4>
      </vt:variant>
      <vt:variant>
        <vt:lpwstr/>
      </vt:variant>
      <vt:variant>
        <vt:lpwstr>_Toc234575807</vt:lpwstr>
      </vt:variant>
      <vt:variant>
        <vt:i4>1310777</vt:i4>
      </vt:variant>
      <vt:variant>
        <vt:i4>596</vt:i4>
      </vt:variant>
      <vt:variant>
        <vt:i4>0</vt:i4>
      </vt:variant>
      <vt:variant>
        <vt:i4>5</vt:i4>
      </vt:variant>
      <vt:variant>
        <vt:lpwstr/>
      </vt:variant>
      <vt:variant>
        <vt:lpwstr>_Toc234575806</vt:lpwstr>
      </vt:variant>
      <vt:variant>
        <vt:i4>1310777</vt:i4>
      </vt:variant>
      <vt:variant>
        <vt:i4>590</vt:i4>
      </vt:variant>
      <vt:variant>
        <vt:i4>0</vt:i4>
      </vt:variant>
      <vt:variant>
        <vt:i4>5</vt:i4>
      </vt:variant>
      <vt:variant>
        <vt:lpwstr/>
      </vt:variant>
      <vt:variant>
        <vt:lpwstr>_Toc234575805</vt:lpwstr>
      </vt:variant>
      <vt:variant>
        <vt:i4>1310777</vt:i4>
      </vt:variant>
      <vt:variant>
        <vt:i4>584</vt:i4>
      </vt:variant>
      <vt:variant>
        <vt:i4>0</vt:i4>
      </vt:variant>
      <vt:variant>
        <vt:i4>5</vt:i4>
      </vt:variant>
      <vt:variant>
        <vt:lpwstr/>
      </vt:variant>
      <vt:variant>
        <vt:lpwstr>_Toc234575804</vt:lpwstr>
      </vt:variant>
      <vt:variant>
        <vt:i4>1310777</vt:i4>
      </vt:variant>
      <vt:variant>
        <vt:i4>578</vt:i4>
      </vt:variant>
      <vt:variant>
        <vt:i4>0</vt:i4>
      </vt:variant>
      <vt:variant>
        <vt:i4>5</vt:i4>
      </vt:variant>
      <vt:variant>
        <vt:lpwstr/>
      </vt:variant>
      <vt:variant>
        <vt:lpwstr>_Toc234575803</vt:lpwstr>
      </vt:variant>
      <vt:variant>
        <vt:i4>1310777</vt:i4>
      </vt:variant>
      <vt:variant>
        <vt:i4>572</vt:i4>
      </vt:variant>
      <vt:variant>
        <vt:i4>0</vt:i4>
      </vt:variant>
      <vt:variant>
        <vt:i4>5</vt:i4>
      </vt:variant>
      <vt:variant>
        <vt:lpwstr/>
      </vt:variant>
      <vt:variant>
        <vt:lpwstr>_Toc234575802</vt:lpwstr>
      </vt:variant>
      <vt:variant>
        <vt:i4>1310777</vt:i4>
      </vt:variant>
      <vt:variant>
        <vt:i4>566</vt:i4>
      </vt:variant>
      <vt:variant>
        <vt:i4>0</vt:i4>
      </vt:variant>
      <vt:variant>
        <vt:i4>5</vt:i4>
      </vt:variant>
      <vt:variant>
        <vt:lpwstr/>
      </vt:variant>
      <vt:variant>
        <vt:lpwstr>_Toc234575801</vt:lpwstr>
      </vt:variant>
      <vt:variant>
        <vt:i4>1310777</vt:i4>
      </vt:variant>
      <vt:variant>
        <vt:i4>560</vt:i4>
      </vt:variant>
      <vt:variant>
        <vt:i4>0</vt:i4>
      </vt:variant>
      <vt:variant>
        <vt:i4>5</vt:i4>
      </vt:variant>
      <vt:variant>
        <vt:lpwstr/>
      </vt:variant>
      <vt:variant>
        <vt:lpwstr>_Toc234575800</vt:lpwstr>
      </vt:variant>
      <vt:variant>
        <vt:i4>1900598</vt:i4>
      </vt:variant>
      <vt:variant>
        <vt:i4>554</vt:i4>
      </vt:variant>
      <vt:variant>
        <vt:i4>0</vt:i4>
      </vt:variant>
      <vt:variant>
        <vt:i4>5</vt:i4>
      </vt:variant>
      <vt:variant>
        <vt:lpwstr/>
      </vt:variant>
      <vt:variant>
        <vt:lpwstr>_Toc234575799</vt:lpwstr>
      </vt:variant>
      <vt:variant>
        <vt:i4>1900598</vt:i4>
      </vt:variant>
      <vt:variant>
        <vt:i4>548</vt:i4>
      </vt:variant>
      <vt:variant>
        <vt:i4>0</vt:i4>
      </vt:variant>
      <vt:variant>
        <vt:i4>5</vt:i4>
      </vt:variant>
      <vt:variant>
        <vt:lpwstr/>
      </vt:variant>
      <vt:variant>
        <vt:lpwstr>_Toc234575798</vt:lpwstr>
      </vt:variant>
      <vt:variant>
        <vt:i4>1900598</vt:i4>
      </vt:variant>
      <vt:variant>
        <vt:i4>542</vt:i4>
      </vt:variant>
      <vt:variant>
        <vt:i4>0</vt:i4>
      </vt:variant>
      <vt:variant>
        <vt:i4>5</vt:i4>
      </vt:variant>
      <vt:variant>
        <vt:lpwstr/>
      </vt:variant>
      <vt:variant>
        <vt:lpwstr>_Toc234575797</vt:lpwstr>
      </vt:variant>
      <vt:variant>
        <vt:i4>1900598</vt:i4>
      </vt:variant>
      <vt:variant>
        <vt:i4>536</vt:i4>
      </vt:variant>
      <vt:variant>
        <vt:i4>0</vt:i4>
      </vt:variant>
      <vt:variant>
        <vt:i4>5</vt:i4>
      </vt:variant>
      <vt:variant>
        <vt:lpwstr/>
      </vt:variant>
      <vt:variant>
        <vt:lpwstr>_Toc234575796</vt:lpwstr>
      </vt:variant>
      <vt:variant>
        <vt:i4>1900598</vt:i4>
      </vt:variant>
      <vt:variant>
        <vt:i4>530</vt:i4>
      </vt:variant>
      <vt:variant>
        <vt:i4>0</vt:i4>
      </vt:variant>
      <vt:variant>
        <vt:i4>5</vt:i4>
      </vt:variant>
      <vt:variant>
        <vt:lpwstr/>
      </vt:variant>
      <vt:variant>
        <vt:lpwstr>_Toc234575795</vt:lpwstr>
      </vt:variant>
      <vt:variant>
        <vt:i4>1900598</vt:i4>
      </vt:variant>
      <vt:variant>
        <vt:i4>524</vt:i4>
      </vt:variant>
      <vt:variant>
        <vt:i4>0</vt:i4>
      </vt:variant>
      <vt:variant>
        <vt:i4>5</vt:i4>
      </vt:variant>
      <vt:variant>
        <vt:lpwstr/>
      </vt:variant>
      <vt:variant>
        <vt:lpwstr>_Toc234575794</vt:lpwstr>
      </vt:variant>
      <vt:variant>
        <vt:i4>1900598</vt:i4>
      </vt:variant>
      <vt:variant>
        <vt:i4>518</vt:i4>
      </vt:variant>
      <vt:variant>
        <vt:i4>0</vt:i4>
      </vt:variant>
      <vt:variant>
        <vt:i4>5</vt:i4>
      </vt:variant>
      <vt:variant>
        <vt:lpwstr/>
      </vt:variant>
      <vt:variant>
        <vt:lpwstr>_Toc234575793</vt:lpwstr>
      </vt:variant>
      <vt:variant>
        <vt:i4>1900598</vt:i4>
      </vt:variant>
      <vt:variant>
        <vt:i4>512</vt:i4>
      </vt:variant>
      <vt:variant>
        <vt:i4>0</vt:i4>
      </vt:variant>
      <vt:variant>
        <vt:i4>5</vt:i4>
      </vt:variant>
      <vt:variant>
        <vt:lpwstr/>
      </vt:variant>
      <vt:variant>
        <vt:lpwstr>_Toc234575792</vt:lpwstr>
      </vt:variant>
      <vt:variant>
        <vt:i4>1900598</vt:i4>
      </vt:variant>
      <vt:variant>
        <vt:i4>506</vt:i4>
      </vt:variant>
      <vt:variant>
        <vt:i4>0</vt:i4>
      </vt:variant>
      <vt:variant>
        <vt:i4>5</vt:i4>
      </vt:variant>
      <vt:variant>
        <vt:lpwstr/>
      </vt:variant>
      <vt:variant>
        <vt:lpwstr>_Toc234575791</vt:lpwstr>
      </vt:variant>
      <vt:variant>
        <vt:i4>1900598</vt:i4>
      </vt:variant>
      <vt:variant>
        <vt:i4>500</vt:i4>
      </vt:variant>
      <vt:variant>
        <vt:i4>0</vt:i4>
      </vt:variant>
      <vt:variant>
        <vt:i4>5</vt:i4>
      </vt:variant>
      <vt:variant>
        <vt:lpwstr/>
      </vt:variant>
      <vt:variant>
        <vt:lpwstr>_Toc234575790</vt:lpwstr>
      </vt:variant>
      <vt:variant>
        <vt:i4>1835062</vt:i4>
      </vt:variant>
      <vt:variant>
        <vt:i4>494</vt:i4>
      </vt:variant>
      <vt:variant>
        <vt:i4>0</vt:i4>
      </vt:variant>
      <vt:variant>
        <vt:i4>5</vt:i4>
      </vt:variant>
      <vt:variant>
        <vt:lpwstr/>
      </vt:variant>
      <vt:variant>
        <vt:lpwstr>_Toc234575789</vt:lpwstr>
      </vt:variant>
      <vt:variant>
        <vt:i4>1835062</vt:i4>
      </vt:variant>
      <vt:variant>
        <vt:i4>488</vt:i4>
      </vt:variant>
      <vt:variant>
        <vt:i4>0</vt:i4>
      </vt:variant>
      <vt:variant>
        <vt:i4>5</vt:i4>
      </vt:variant>
      <vt:variant>
        <vt:lpwstr/>
      </vt:variant>
      <vt:variant>
        <vt:lpwstr>_Toc234575788</vt:lpwstr>
      </vt:variant>
      <vt:variant>
        <vt:i4>1835062</vt:i4>
      </vt:variant>
      <vt:variant>
        <vt:i4>482</vt:i4>
      </vt:variant>
      <vt:variant>
        <vt:i4>0</vt:i4>
      </vt:variant>
      <vt:variant>
        <vt:i4>5</vt:i4>
      </vt:variant>
      <vt:variant>
        <vt:lpwstr/>
      </vt:variant>
      <vt:variant>
        <vt:lpwstr>_Toc234575787</vt:lpwstr>
      </vt:variant>
      <vt:variant>
        <vt:i4>1835062</vt:i4>
      </vt:variant>
      <vt:variant>
        <vt:i4>476</vt:i4>
      </vt:variant>
      <vt:variant>
        <vt:i4>0</vt:i4>
      </vt:variant>
      <vt:variant>
        <vt:i4>5</vt:i4>
      </vt:variant>
      <vt:variant>
        <vt:lpwstr/>
      </vt:variant>
      <vt:variant>
        <vt:lpwstr>_Toc234575786</vt:lpwstr>
      </vt:variant>
      <vt:variant>
        <vt:i4>1835062</vt:i4>
      </vt:variant>
      <vt:variant>
        <vt:i4>470</vt:i4>
      </vt:variant>
      <vt:variant>
        <vt:i4>0</vt:i4>
      </vt:variant>
      <vt:variant>
        <vt:i4>5</vt:i4>
      </vt:variant>
      <vt:variant>
        <vt:lpwstr/>
      </vt:variant>
      <vt:variant>
        <vt:lpwstr>_Toc234575785</vt:lpwstr>
      </vt:variant>
      <vt:variant>
        <vt:i4>1835062</vt:i4>
      </vt:variant>
      <vt:variant>
        <vt:i4>464</vt:i4>
      </vt:variant>
      <vt:variant>
        <vt:i4>0</vt:i4>
      </vt:variant>
      <vt:variant>
        <vt:i4>5</vt:i4>
      </vt:variant>
      <vt:variant>
        <vt:lpwstr/>
      </vt:variant>
      <vt:variant>
        <vt:lpwstr>_Toc234575784</vt:lpwstr>
      </vt:variant>
      <vt:variant>
        <vt:i4>1835062</vt:i4>
      </vt:variant>
      <vt:variant>
        <vt:i4>458</vt:i4>
      </vt:variant>
      <vt:variant>
        <vt:i4>0</vt:i4>
      </vt:variant>
      <vt:variant>
        <vt:i4>5</vt:i4>
      </vt:variant>
      <vt:variant>
        <vt:lpwstr/>
      </vt:variant>
      <vt:variant>
        <vt:lpwstr>_Toc234575783</vt:lpwstr>
      </vt:variant>
      <vt:variant>
        <vt:i4>1835062</vt:i4>
      </vt:variant>
      <vt:variant>
        <vt:i4>452</vt:i4>
      </vt:variant>
      <vt:variant>
        <vt:i4>0</vt:i4>
      </vt:variant>
      <vt:variant>
        <vt:i4>5</vt:i4>
      </vt:variant>
      <vt:variant>
        <vt:lpwstr/>
      </vt:variant>
      <vt:variant>
        <vt:lpwstr>_Toc234575782</vt:lpwstr>
      </vt:variant>
      <vt:variant>
        <vt:i4>1835062</vt:i4>
      </vt:variant>
      <vt:variant>
        <vt:i4>446</vt:i4>
      </vt:variant>
      <vt:variant>
        <vt:i4>0</vt:i4>
      </vt:variant>
      <vt:variant>
        <vt:i4>5</vt:i4>
      </vt:variant>
      <vt:variant>
        <vt:lpwstr/>
      </vt:variant>
      <vt:variant>
        <vt:lpwstr>_Toc234575781</vt:lpwstr>
      </vt:variant>
      <vt:variant>
        <vt:i4>1835062</vt:i4>
      </vt:variant>
      <vt:variant>
        <vt:i4>440</vt:i4>
      </vt:variant>
      <vt:variant>
        <vt:i4>0</vt:i4>
      </vt:variant>
      <vt:variant>
        <vt:i4>5</vt:i4>
      </vt:variant>
      <vt:variant>
        <vt:lpwstr/>
      </vt:variant>
      <vt:variant>
        <vt:lpwstr>_Toc234575780</vt:lpwstr>
      </vt:variant>
      <vt:variant>
        <vt:i4>1245238</vt:i4>
      </vt:variant>
      <vt:variant>
        <vt:i4>434</vt:i4>
      </vt:variant>
      <vt:variant>
        <vt:i4>0</vt:i4>
      </vt:variant>
      <vt:variant>
        <vt:i4>5</vt:i4>
      </vt:variant>
      <vt:variant>
        <vt:lpwstr/>
      </vt:variant>
      <vt:variant>
        <vt:lpwstr>_Toc234575779</vt:lpwstr>
      </vt:variant>
      <vt:variant>
        <vt:i4>1245238</vt:i4>
      </vt:variant>
      <vt:variant>
        <vt:i4>428</vt:i4>
      </vt:variant>
      <vt:variant>
        <vt:i4>0</vt:i4>
      </vt:variant>
      <vt:variant>
        <vt:i4>5</vt:i4>
      </vt:variant>
      <vt:variant>
        <vt:lpwstr/>
      </vt:variant>
      <vt:variant>
        <vt:lpwstr>_Toc234575778</vt:lpwstr>
      </vt:variant>
      <vt:variant>
        <vt:i4>1245238</vt:i4>
      </vt:variant>
      <vt:variant>
        <vt:i4>422</vt:i4>
      </vt:variant>
      <vt:variant>
        <vt:i4>0</vt:i4>
      </vt:variant>
      <vt:variant>
        <vt:i4>5</vt:i4>
      </vt:variant>
      <vt:variant>
        <vt:lpwstr/>
      </vt:variant>
      <vt:variant>
        <vt:lpwstr>_Toc234575777</vt:lpwstr>
      </vt:variant>
      <vt:variant>
        <vt:i4>1245238</vt:i4>
      </vt:variant>
      <vt:variant>
        <vt:i4>416</vt:i4>
      </vt:variant>
      <vt:variant>
        <vt:i4>0</vt:i4>
      </vt:variant>
      <vt:variant>
        <vt:i4>5</vt:i4>
      </vt:variant>
      <vt:variant>
        <vt:lpwstr/>
      </vt:variant>
      <vt:variant>
        <vt:lpwstr>_Toc234575776</vt:lpwstr>
      </vt:variant>
      <vt:variant>
        <vt:i4>1245238</vt:i4>
      </vt:variant>
      <vt:variant>
        <vt:i4>410</vt:i4>
      </vt:variant>
      <vt:variant>
        <vt:i4>0</vt:i4>
      </vt:variant>
      <vt:variant>
        <vt:i4>5</vt:i4>
      </vt:variant>
      <vt:variant>
        <vt:lpwstr/>
      </vt:variant>
      <vt:variant>
        <vt:lpwstr>_Toc234575775</vt:lpwstr>
      </vt:variant>
      <vt:variant>
        <vt:i4>1245238</vt:i4>
      </vt:variant>
      <vt:variant>
        <vt:i4>404</vt:i4>
      </vt:variant>
      <vt:variant>
        <vt:i4>0</vt:i4>
      </vt:variant>
      <vt:variant>
        <vt:i4>5</vt:i4>
      </vt:variant>
      <vt:variant>
        <vt:lpwstr/>
      </vt:variant>
      <vt:variant>
        <vt:lpwstr>_Toc234575774</vt:lpwstr>
      </vt:variant>
      <vt:variant>
        <vt:i4>1245238</vt:i4>
      </vt:variant>
      <vt:variant>
        <vt:i4>398</vt:i4>
      </vt:variant>
      <vt:variant>
        <vt:i4>0</vt:i4>
      </vt:variant>
      <vt:variant>
        <vt:i4>5</vt:i4>
      </vt:variant>
      <vt:variant>
        <vt:lpwstr/>
      </vt:variant>
      <vt:variant>
        <vt:lpwstr>_Toc234575773</vt:lpwstr>
      </vt:variant>
      <vt:variant>
        <vt:i4>1245238</vt:i4>
      </vt:variant>
      <vt:variant>
        <vt:i4>392</vt:i4>
      </vt:variant>
      <vt:variant>
        <vt:i4>0</vt:i4>
      </vt:variant>
      <vt:variant>
        <vt:i4>5</vt:i4>
      </vt:variant>
      <vt:variant>
        <vt:lpwstr/>
      </vt:variant>
      <vt:variant>
        <vt:lpwstr>_Toc234575772</vt:lpwstr>
      </vt:variant>
      <vt:variant>
        <vt:i4>1245238</vt:i4>
      </vt:variant>
      <vt:variant>
        <vt:i4>386</vt:i4>
      </vt:variant>
      <vt:variant>
        <vt:i4>0</vt:i4>
      </vt:variant>
      <vt:variant>
        <vt:i4>5</vt:i4>
      </vt:variant>
      <vt:variant>
        <vt:lpwstr/>
      </vt:variant>
      <vt:variant>
        <vt:lpwstr>_Toc234575771</vt:lpwstr>
      </vt:variant>
      <vt:variant>
        <vt:i4>1245238</vt:i4>
      </vt:variant>
      <vt:variant>
        <vt:i4>380</vt:i4>
      </vt:variant>
      <vt:variant>
        <vt:i4>0</vt:i4>
      </vt:variant>
      <vt:variant>
        <vt:i4>5</vt:i4>
      </vt:variant>
      <vt:variant>
        <vt:lpwstr/>
      </vt:variant>
      <vt:variant>
        <vt:lpwstr>_Toc234575770</vt:lpwstr>
      </vt:variant>
      <vt:variant>
        <vt:i4>1179702</vt:i4>
      </vt:variant>
      <vt:variant>
        <vt:i4>374</vt:i4>
      </vt:variant>
      <vt:variant>
        <vt:i4>0</vt:i4>
      </vt:variant>
      <vt:variant>
        <vt:i4>5</vt:i4>
      </vt:variant>
      <vt:variant>
        <vt:lpwstr/>
      </vt:variant>
      <vt:variant>
        <vt:lpwstr>_Toc234575769</vt:lpwstr>
      </vt:variant>
      <vt:variant>
        <vt:i4>1179702</vt:i4>
      </vt:variant>
      <vt:variant>
        <vt:i4>368</vt:i4>
      </vt:variant>
      <vt:variant>
        <vt:i4>0</vt:i4>
      </vt:variant>
      <vt:variant>
        <vt:i4>5</vt:i4>
      </vt:variant>
      <vt:variant>
        <vt:lpwstr/>
      </vt:variant>
      <vt:variant>
        <vt:lpwstr>_Toc234575768</vt:lpwstr>
      </vt:variant>
      <vt:variant>
        <vt:i4>1179702</vt:i4>
      </vt:variant>
      <vt:variant>
        <vt:i4>362</vt:i4>
      </vt:variant>
      <vt:variant>
        <vt:i4>0</vt:i4>
      </vt:variant>
      <vt:variant>
        <vt:i4>5</vt:i4>
      </vt:variant>
      <vt:variant>
        <vt:lpwstr/>
      </vt:variant>
      <vt:variant>
        <vt:lpwstr>_Toc234575767</vt:lpwstr>
      </vt:variant>
      <vt:variant>
        <vt:i4>1179702</vt:i4>
      </vt:variant>
      <vt:variant>
        <vt:i4>356</vt:i4>
      </vt:variant>
      <vt:variant>
        <vt:i4>0</vt:i4>
      </vt:variant>
      <vt:variant>
        <vt:i4>5</vt:i4>
      </vt:variant>
      <vt:variant>
        <vt:lpwstr/>
      </vt:variant>
      <vt:variant>
        <vt:lpwstr>_Toc234575766</vt:lpwstr>
      </vt:variant>
      <vt:variant>
        <vt:i4>1179702</vt:i4>
      </vt:variant>
      <vt:variant>
        <vt:i4>350</vt:i4>
      </vt:variant>
      <vt:variant>
        <vt:i4>0</vt:i4>
      </vt:variant>
      <vt:variant>
        <vt:i4>5</vt:i4>
      </vt:variant>
      <vt:variant>
        <vt:lpwstr/>
      </vt:variant>
      <vt:variant>
        <vt:lpwstr>_Toc234575765</vt:lpwstr>
      </vt:variant>
      <vt:variant>
        <vt:i4>1179702</vt:i4>
      </vt:variant>
      <vt:variant>
        <vt:i4>344</vt:i4>
      </vt:variant>
      <vt:variant>
        <vt:i4>0</vt:i4>
      </vt:variant>
      <vt:variant>
        <vt:i4>5</vt:i4>
      </vt:variant>
      <vt:variant>
        <vt:lpwstr/>
      </vt:variant>
      <vt:variant>
        <vt:lpwstr>_Toc234575764</vt:lpwstr>
      </vt:variant>
      <vt:variant>
        <vt:i4>1114166</vt:i4>
      </vt:variant>
      <vt:variant>
        <vt:i4>338</vt:i4>
      </vt:variant>
      <vt:variant>
        <vt:i4>0</vt:i4>
      </vt:variant>
      <vt:variant>
        <vt:i4>5</vt:i4>
      </vt:variant>
      <vt:variant>
        <vt:lpwstr/>
      </vt:variant>
      <vt:variant>
        <vt:lpwstr>_Toc234575755</vt:lpwstr>
      </vt:variant>
      <vt:variant>
        <vt:i4>1114166</vt:i4>
      </vt:variant>
      <vt:variant>
        <vt:i4>332</vt:i4>
      </vt:variant>
      <vt:variant>
        <vt:i4>0</vt:i4>
      </vt:variant>
      <vt:variant>
        <vt:i4>5</vt:i4>
      </vt:variant>
      <vt:variant>
        <vt:lpwstr/>
      </vt:variant>
      <vt:variant>
        <vt:lpwstr>_Toc234575754</vt:lpwstr>
      </vt:variant>
      <vt:variant>
        <vt:i4>1114166</vt:i4>
      </vt:variant>
      <vt:variant>
        <vt:i4>326</vt:i4>
      </vt:variant>
      <vt:variant>
        <vt:i4>0</vt:i4>
      </vt:variant>
      <vt:variant>
        <vt:i4>5</vt:i4>
      </vt:variant>
      <vt:variant>
        <vt:lpwstr/>
      </vt:variant>
      <vt:variant>
        <vt:lpwstr>_Toc234575753</vt:lpwstr>
      </vt:variant>
      <vt:variant>
        <vt:i4>1114166</vt:i4>
      </vt:variant>
      <vt:variant>
        <vt:i4>320</vt:i4>
      </vt:variant>
      <vt:variant>
        <vt:i4>0</vt:i4>
      </vt:variant>
      <vt:variant>
        <vt:i4>5</vt:i4>
      </vt:variant>
      <vt:variant>
        <vt:lpwstr/>
      </vt:variant>
      <vt:variant>
        <vt:lpwstr>_Toc234575752</vt:lpwstr>
      </vt:variant>
      <vt:variant>
        <vt:i4>1114166</vt:i4>
      </vt:variant>
      <vt:variant>
        <vt:i4>314</vt:i4>
      </vt:variant>
      <vt:variant>
        <vt:i4>0</vt:i4>
      </vt:variant>
      <vt:variant>
        <vt:i4>5</vt:i4>
      </vt:variant>
      <vt:variant>
        <vt:lpwstr/>
      </vt:variant>
      <vt:variant>
        <vt:lpwstr>_Toc234575751</vt:lpwstr>
      </vt:variant>
      <vt:variant>
        <vt:i4>1114166</vt:i4>
      </vt:variant>
      <vt:variant>
        <vt:i4>308</vt:i4>
      </vt:variant>
      <vt:variant>
        <vt:i4>0</vt:i4>
      </vt:variant>
      <vt:variant>
        <vt:i4>5</vt:i4>
      </vt:variant>
      <vt:variant>
        <vt:lpwstr/>
      </vt:variant>
      <vt:variant>
        <vt:lpwstr>_Toc234575750</vt:lpwstr>
      </vt:variant>
      <vt:variant>
        <vt:i4>1048630</vt:i4>
      </vt:variant>
      <vt:variant>
        <vt:i4>302</vt:i4>
      </vt:variant>
      <vt:variant>
        <vt:i4>0</vt:i4>
      </vt:variant>
      <vt:variant>
        <vt:i4>5</vt:i4>
      </vt:variant>
      <vt:variant>
        <vt:lpwstr/>
      </vt:variant>
      <vt:variant>
        <vt:lpwstr>_Toc234575749</vt:lpwstr>
      </vt:variant>
      <vt:variant>
        <vt:i4>1048630</vt:i4>
      </vt:variant>
      <vt:variant>
        <vt:i4>296</vt:i4>
      </vt:variant>
      <vt:variant>
        <vt:i4>0</vt:i4>
      </vt:variant>
      <vt:variant>
        <vt:i4>5</vt:i4>
      </vt:variant>
      <vt:variant>
        <vt:lpwstr/>
      </vt:variant>
      <vt:variant>
        <vt:lpwstr>_Toc234575748</vt:lpwstr>
      </vt:variant>
      <vt:variant>
        <vt:i4>1048630</vt:i4>
      </vt:variant>
      <vt:variant>
        <vt:i4>290</vt:i4>
      </vt:variant>
      <vt:variant>
        <vt:i4>0</vt:i4>
      </vt:variant>
      <vt:variant>
        <vt:i4>5</vt:i4>
      </vt:variant>
      <vt:variant>
        <vt:lpwstr/>
      </vt:variant>
      <vt:variant>
        <vt:lpwstr>_Toc234575747</vt:lpwstr>
      </vt:variant>
      <vt:variant>
        <vt:i4>1048630</vt:i4>
      </vt:variant>
      <vt:variant>
        <vt:i4>284</vt:i4>
      </vt:variant>
      <vt:variant>
        <vt:i4>0</vt:i4>
      </vt:variant>
      <vt:variant>
        <vt:i4>5</vt:i4>
      </vt:variant>
      <vt:variant>
        <vt:lpwstr/>
      </vt:variant>
      <vt:variant>
        <vt:lpwstr>_Toc234575746</vt:lpwstr>
      </vt:variant>
      <vt:variant>
        <vt:i4>1048630</vt:i4>
      </vt:variant>
      <vt:variant>
        <vt:i4>278</vt:i4>
      </vt:variant>
      <vt:variant>
        <vt:i4>0</vt:i4>
      </vt:variant>
      <vt:variant>
        <vt:i4>5</vt:i4>
      </vt:variant>
      <vt:variant>
        <vt:lpwstr/>
      </vt:variant>
      <vt:variant>
        <vt:lpwstr>_Toc234575745</vt:lpwstr>
      </vt:variant>
      <vt:variant>
        <vt:i4>1048630</vt:i4>
      </vt:variant>
      <vt:variant>
        <vt:i4>272</vt:i4>
      </vt:variant>
      <vt:variant>
        <vt:i4>0</vt:i4>
      </vt:variant>
      <vt:variant>
        <vt:i4>5</vt:i4>
      </vt:variant>
      <vt:variant>
        <vt:lpwstr/>
      </vt:variant>
      <vt:variant>
        <vt:lpwstr>_Toc234575744</vt:lpwstr>
      </vt:variant>
      <vt:variant>
        <vt:i4>1048630</vt:i4>
      </vt:variant>
      <vt:variant>
        <vt:i4>266</vt:i4>
      </vt:variant>
      <vt:variant>
        <vt:i4>0</vt:i4>
      </vt:variant>
      <vt:variant>
        <vt:i4>5</vt:i4>
      </vt:variant>
      <vt:variant>
        <vt:lpwstr/>
      </vt:variant>
      <vt:variant>
        <vt:lpwstr>_Toc234575743</vt:lpwstr>
      </vt:variant>
      <vt:variant>
        <vt:i4>1048630</vt:i4>
      </vt:variant>
      <vt:variant>
        <vt:i4>260</vt:i4>
      </vt:variant>
      <vt:variant>
        <vt:i4>0</vt:i4>
      </vt:variant>
      <vt:variant>
        <vt:i4>5</vt:i4>
      </vt:variant>
      <vt:variant>
        <vt:lpwstr/>
      </vt:variant>
      <vt:variant>
        <vt:lpwstr>_Toc234575742</vt:lpwstr>
      </vt:variant>
      <vt:variant>
        <vt:i4>1048630</vt:i4>
      </vt:variant>
      <vt:variant>
        <vt:i4>254</vt:i4>
      </vt:variant>
      <vt:variant>
        <vt:i4>0</vt:i4>
      </vt:variant>
      <vt:variant>
        <vt:i4>5</vt:i4>
      </vt:variant>
      <vt:variant>
        <vt:lpwstr/>
      </vt:variant>
      <vt:variant>
        <vt:lpwstr>_Toc234575741</vt:lpwstr>
      </vt:variant>
      <vt:variant>
        <vt:i4>1048630</vt:i4>
      </vt:variant>
      <vt:variant>
        <vt:i4>248</vt:i4>
      </vt:variant>
      <vt:variant>
        <vt:i4>0</vt:i4>
      </vt:variant>
      <vt:variant>
        <vt:i4>5</vt:i4>
      </vt:variant>
      <vt:variant>
        <vt:lpwstr/>
      </vt:variant>
      <vt:variant>
        <vt:lpwstr>_Toc234575740</vt:lpwstr>
      </vt:variant>
      <vt:variant>
        <vt:i4>1507382</vt:i4>
      </vt:variant>
      <vt:variant>
        <vt:i4>242</vt:i4>
      </vt:variant>
      <vt:variant>
        <vt:i4>0</vt:i4>
      </vt:variant>
      <vt:variant>
        <vt:i4>5</vt:i4>
      </vt:variant>
      <vt:variant>
        <vt:lpwstr/>
      </vt:variant>
      <vt:variant>
        <vt:lpwstr>_Toc234575739</vt:lpwstr>
      </vt:variant>
      <vt:variant>
        <vt:i4>1507382</vt:i4>
      </vt:variant>
      <vt:variant>
        <vt:i4>236</vt:i4>
      </vt:variant>
      <vt:variant>
        <vt:i4>0</vt:i4>
      </vt:variant>
      <vt:variant>
        <vt:i4>5</vt:i4>
      </vt:variant>
      <vt:variant>
        <vt:lpwstr/>
      </vt:variant>
      <vt:variant>
        <vt:lpwstr>_Toc234575738</vt:lpwstr>
      </vt:variant>
      <vt:variant>
        <vt:i4>1507382</vt:i4>
      </vt:variant>
      <vt:variant>
        <vt:i4>230</vt:i4>
      </vt:variant>
      <vt:variant>
        <vt:i4>0</vt:i4>
      </vt:variant>
      <vt:variant>
        <vt:i4>5</vt:i4>
      </vt:variant>
      <vt:variant>
        <vt:lpwstr/>
      </vt:variant>
      <vt:variant>
        <vt:lpwstr>_Toc234575737</vt:lpwstr>
      </vt:variant>
      <vt:variant>
        <vt:i4>1507382</vt:i4>
      </vt:variant>
      <vt:variant>
        <vt:i4>224</vt:i4>
      </vt:variant>
      <vt:variant>
        <vt:i4>0</vt:i4>
      </vt:variant>
      <vt:variant>
        <vt:i4>5</vt:i4>
      </vt:variant>
      <vt:variant>
        <vt:lpwstr/>
      </vt:variant>
      <vt:variant>
        <vt:lpwstr>_Toc234575736</vt:lpwstr>
      </vt:variant>
      <vt:variant>
        <vt:i4>1507382</vt:i4>
      </vt:variant>
      <vt:variant>
        <vt:i4>218</vt:i4>
      </vt:variant>
      <vt:variant>
        <vt:i4>0</vt:i4>
      </vt:variant>
      <vt:variant>
        <vt:i4>5</vt:i4>
      </vt:variant>
      <vt:variant>
        <vt:lpwstr/>
      </vt:variant>
      <vt:variant>
        <vt:lpwstr>_Toc234575735</vt:lpwstr>
      </vt:variant>
      <vt:variant>
        <vt:i4>1507382</vt:i4>
      </vt:variant>
      <vt:variant>
        <vt:i4>212</vt:i4>
      </vt:variant>
      <vt:variant>
        <vt:i4>0</vt:i4>
      </vt:variant>
      <vt:variant>
        <vt:i4>5</vt:i4>
      </vt:variant>
      <vt:variant>
        <vt:lpwstr/>
      </vt:variant>
      <vt:variant>
        <vt:lpwstr>_Toc234575734</vt:lpwstr>
      </vt:variant>
      <vt:variant>
        <vt:i4>1507382</vt:i4>
      </vt:variant>
      <vt:variant>
        <vt:i4>206</vt:i4>
      </vt:variant>
      <vt:variant>
        <vt:i4>0</vt:i4>
      </vt:variant>
      <vt:variant>
        <vt:i4>5</vt:i4>
      </vt:variant>
      <vt:variant>
        <vt:lpwstr/>
      </vt:variant>
      <vt:variant>
        <vt:lpwstr>_Toc234575733</vt:lpwstr>
      </vt:variant>
      <vt:variant>
        <vt:i4>1507382</vt:i4>
      </vt:variant>
      <vt:variant>
        <vt:i4>200</vt:i4>
      </vt:variant>
      <vt:variant>
        <vt:i4>0</vt:i4>
      </vt:variant>
      <vt:variant>
        <vt:i4>5</vt:i4>
      </vt:variant>
      <vt:variant>
        <vt:lpwstr/>
      </vt:variant>
      <vt:variant>
        <vt:lpwstr>_Toc234575732</vt:lpwstr>
      </vt:variant>
      <vt:variant>
        <vt:i4>1507382</vt:i4>
      </vt:variant>
      <vt:variant>
        <vt:i4>194</vt:i4>
      </vt:variant>
      <vt:variant>
        <vt:i4>0</vt:i4>
      </vt:variant>
      <vt:variant>
        <vt:i4>5</vt:i4>
      </vt:variant>
      <vt:variant>
        <vt:lpwstr/>
      </vt:variant>
      <vt:variant>
        <vt:lpwstr>_Toc234575731</vt:lpwstr>
      </vt:variant>
      <vt:variant>
        <vt:i4>1441846</vt:i4>
      </vt:variant>
      <vt:variant>
        <vt:i4>188</vt:i4>
      </vt:variant>
      <vt:variant>
        <vt:i4>0</vt:i4>
      </vt:variant>
      <vt:variant>
        <vt:i4>5</vt:i4>
      </vt:variant>
      <vt:variant>
        <vt:lpwstr/>
      </vt:variant>
      <vt:variant>
        <vt:lpwstr>_Toc234575723</vt:lpwstr>
      </vt:variant>
      <vt:variant>
        <vt:i4>1441846</vt:i4>
      </vt:variant>
      <vt:variant>
        <vt:i4>182</vt:i4>
      </vt:variant>
      <vt:variant>
        <vt:i4>0</vt:i4>
      </vt:variant>
      <vt:variant>
        <vt:i4>5</vt:i4>
      </vt:variant>
      <vt:variant>
        <vt:lpwstr/>
      </vt:variant>
      <vt:variant>
        <vt:lpwstr>_Toc234575722</vt:lpwstr>
      </vt:variant>
      <vt:variant>
        <vt:i4>1441846</vt:i4>
      </vt:variant>
      <vt:variant>
        <vt:i4>176</vt:i4>
      </vt:variant>
      <vt:variant>
        <vt:i4>0</vt:i4>
      </vt:variant>
      <vt:variant>
        <vt:i4>5</vt:i4>
      </vt:variant>
      <vt:variant>
        <vt:lpwstr/>
      </vt:variant>
      <vt:variant>
        <vt:lpwstr>_Toc234575721</vt:lpwstr>
      </vt:variant>
      <vt:variant>
        <vt:i4>1441846</vt:i4>
      </vt:variant>
      <vt:variant>
        <vt:i4>170</vt:i4>
      </vt:variant>
      <vt:variant>
        <vt:i4>0</vt:i4>
      </vt:variant>
      <vt:variant>
        <vt:i4>5</vt:i4>
      </vt:variant>
      <vt:variant>
        <vt:lpwstr/>
      </vt:variant>
      <vt:variant>
        <vt:lpwstr>_Toc234575720</vt:lpwstr>
      </vt:variant>
      <vt:variant>
        <vt:i4>1376310</vt:i4>
      </vt:variant>
      <vt:variant>
        <vt:i4>164</vt:i4>
      </vt:variant>
      <vt:variant>
        <vt:i4>0</vt:i4>
      </vt:variant>
      <vt:variant>
        <vt:i4>5</vt:i4>
      </vt:variant>
      <vt:variant>
        <vt:lpwstr/>
      </vt:variant>
      <vt:variant>
        <vt:lpwstr>_Toc234575719</vt:lpwstr>
      </vt:variant>
      <vt:variant>
        <vt:i4>1376310</vt:i4>
      </vt:variant>
      <vt:variant>
        <vt:i4>158</vt:i4>
      </vt:variant>
      <vt:variant>
        <vt:i4>0</vt:i4>
      </vt:variant>
      <vt:variant>
        <vt:i4>5</vt:i4>
      </vt:variant>
      <vt:variant>
        <vt:lpwstr/>
      </vt:variant>
      <vt:variant>
        <vt:lpwstr>_Toc234575718</vt:lpwstr>
      </vt:variant>
      <vt:variant>
        <vt:i4>1376310</vt:i4>
      </vt:variant>
      <vt:variant>
        <vt:i4>152</vt:i4>
      </vt:variant>
      <vt:variant>
        <vt:i4>0</vt:i4>
      </vt:variant>
      <vt:variant>
        <vt:i4>5</vt:i4>
      </vt:variant>
      <vt:variant>
        <vt:lpwstr/>
      </vt:variant>
      <vt:variant>
        <vt:lpwstr>_Toc234575717</vt:lpwstr>
      </vt:variant>
      <vt:variant>
        <vt:i4>1376310</vt:i4>
      </vt:variant>
      <vt:variant>
        <vt:i4>146</vt:i4>
      </vt:variant>
      <vt:variant>
        <vt:i4>0</vt:i4>
      </vt:variant>
      <vt:variant>
        <vt:i4>5</vt:i4>
      </vt:variant>
      <vt:variant>
        <vt:lpwstr/>
      </vt:variant>
      <vt:variant>
        <vt:lpwstr>_Toc234575716</vt:lpwstr>
      </vt:variant>
      <vt:variant>
        <vt:i4>1376310</vt:i4>
      </vt:variant>
      <vt:variant>
        <vt:i4>140</vt:i4>
      </vt:variant>
      <vt:variant>
        <vt:i4>0</vt:i4>
      </vt:variant>
      <vt:variant>
        <vt:i4>5</vt:i4>
      </vt:variant>
      <vt:variant>
        <vt:lpwstr/>
      </vt:variant>
      <vt:variant>
        <vt:lpwstr>_Toc234575715</vt:lpwstr>
      </vt:variant>
      <vt:variant>
        <vt:i4>1376310</vt:i4>
      </vt:variant>
      <vt:variant>
        <vt:i4>134</vt:i4>
      </vt:variant>
      <vt:variant>
        <vt:i4>0</vt:i4>
      </vt:variant>
      <vt:variant>
        <vt:i4>5</vt:i4>
      </vt:variant>
      <vt:variant>
        <vt:lpwstr/>
      </vt:variant>
      <vt:variant>
        <vt:lpwstr>_Toc234575714</vt:lpwstr>
      </vt:variant>
      <vt:variant>
        <vt:i4>1376310</vt:i4>
      </vt:variant>
      <vt:variant>
        <vt:i4>128</vt:i4>
      </vt:variant>
      <vt:variant>
        <vt:i4>0</vt:i4>
      </vt:variant>
      <vt:variant>
        <vt:i4>5</vt:i4>
      </vt:variant>
      <vt:variant>
        <vt:lpwstr/>
      </vt:variant>
      <vt:variant>
        <vt:lpwstr>_Toc234575713</vt:lpwstr>
      </vt:variant>
      <vt:variant>
        <vt:i4>1376310</vt:i4>
      </vt:variant>
      <vt:variant>
        <vt:i4>122</vt:i4>
      </vt:variant>
      <vt:variant>
        <vt:i4>0</vt:i4>
      </vt:variant>
      <vt:variant>
        <vt:i4>5</vt:i4>
      </vt:variant>
      <vt:variant>
        <vt:lpwstr/>
      </vt:variant>
      <vt:variant>
        <vt:lpwstr>_Toc234575712</vt:lpwstr>
      </vt:variant>
      <vt:variant>
        <vt:i4>1376310</vt:i4>
      </vt:variant>
      <vt:variant>
        <vt:i4>116</vt:i4>
      </vt:variant>
      <vt:variant>
        <vt:i4>0</vt:i4>
      </vt:variant>
      <vt:variant>
        <vt:i4>5</vt:i4>
      </vt:variant>
      <vt:variant>
        <vt:lpwstr/>
      </vt:variant>
      <vt:variant>
        <vt:lpwstr>_Toc234575711</vt:lpwstr>
      </vt:variant>
      <vt:variant>
        <vt:i4>1376310</vt:i4>
      </vt:variant>
      <vt:variant>
        <vt:i4>110</vt:i4>
      </vt:variant>
      <vt:variant>
        <vt:i4>0</vt:i4>
      </vt:variant>
      <vt:variant>
        <vt:i4>5</vt:i4>
      </vt:variant>
      <vt:variant>
        <vt:lpwstr/>
      </vt:variant>
      <vt:variant>
        <vt:lpwstr>_Toc234575710</vt:lpwstr>
      </vt:variant>
      <vt:variant>
        <vt:i4>1310774</vt:i4>
      </vt:variant>
      <vt:variant>
        <vt:i4>104</vt:i4>
      </vt:variant>
      <vt:variant>
        <vt:i4>0</vt:i4>
      </vt:variant>
      <vt:variant>
        <vt:i4>5</vt:i4>
      </vt:variant>
      <vt:variant>
        <vt:lpwstr/>
      </vt:variant>
      <vt:variant>
        <vt:lpwstr>_Toc234575709</vt:lpwstr>
      </vt:variant>
      <vt:variant>
        <vt:i4>1310774</vt:i4>
      </vt:variant>
      <vt:variant>
        <vt:i4>98</vt:i4>
      </vt:variant>
      <vt:variant>
        <vt:i4>0</vt:i4>
      </vt:variant>
      <vt:variant>
        <vt:i4>5</vt:i4>
      </vt:variant>
      <vt:variant>
        <vt:lpwstr/>
      </vt:variant>
      <vt:variant>
        <vt:lpwstr>_Toc234575708</vt:lpwstr>
      </vt:variant>
      <vt:variant>
        <vt:i4>1310774</vt:i4>
      </vt:variant>
      <vt:variant>
        <vt:i4>92</vt:i4>
      </vt:variant>
      <vt:variant>
        <vt:i4>0</vt:i4>
      </vt:variant>
      <vt:variant>
        <vt:i4>5</vt:i4>
      </vt:variant>
      <vt:variant>
        <vt:lpwstr/>
      </vt:variant>
      <vt:variant>
        <vt:lpwstr>_Toc234575707</vt:lpwstr>
      </vt:variant>
      <vt:variant>
        <vt:i4>1310774</vt:i4>
      </vt:variant>
      <vt:variant>
        <vt:i4>86</vt:i4>
      </vt:variant>
      <vt:variant>
        <vt:i4>0</vt:i4>
      </vt:variant>
      <vt:variant>
        <vt:i4>5</vt:i4>
      </vt:variant>
      <vt:variant>
        <vt:lpwstr/>
      </vt:variant>
      <vt:variant>
        <vt:lpwstr>_Toc234575706</vt:lpwstr>
      </vt:variant>
      <vt:variant>
        <vt:i4>1310774</vt:i4>
      </vt:variant>
      <vt:variant>
        <vt:i4>80</vt:i4>
      </vt:variant>
      <vt:variant>
        <vt:i4>0</vt:i4>
      </vt:variant>
      <vt:variant>
        <vt:i4>5</vt:i4>
      </vt:variant>
      <vt:variant>
        <vt:lpwstr/>
      </vt:variant>
      <vt:variant>
        <vt:lpwstr>_Toc234575705</vt:lpwstr>
      </vt:variant>
      <vt:variant>
        <vt:i4>1310774</vt:i4>
      </vt:variant>
      <vt:variant>
        <vt:i4>74</vt:i4>
      </vt:variant>
      <vt:variant>
        <vt:i4>0</vt:i4>
      </vt:variant>
      <vt:variant>
        <vt:i4>5</vt:i4>
      </vt:variant>
      <vt:variant>
        <vt:lpwstr/>
      </vt:variant>
      <vt:variant>
        <vt:lpwstr>_Toc234575704</vt:lpwstr>
      </vt:variant>
      <vt:variant>
        <vt:i4>1310774</vt:i4>
      </vt:variant>
      <vt:variant>
        <vt:i4>68</vt:i4>
      </vt:variant>
      <vt:variant>
        <vt:i4>0</vt:i4>
      </vt:variant>
      <vt:variant>
        <vt:i4>5</vt:i4>
      </vt:variant>
      <vt:variant>
        <vt:lpwstr/>
      </vt:variant>
      <vt:variant>
        <vt:lpwstr>_Toc234575703</vt:lpwstr>
      </vt:variant>
      <vt:variant>
        <vt:i4>1310774</vt:i4>
      </vt:variant>
      <vt:variant>
        <vt:i4>62</vt:i4>
      </vt:variant>
      <vt:variant>
        <vt:i4>0</vt:i4>
      </vt:variant>
      <vt:variant>
        <vt:i4>5</vt:i4>
      </vt:variant>
      <vt:variant>
        <vt:lpwstr/>
      </vt:variant>
      <vt:variant>
        <vt:lpwstr>_Toc234575702</vt:lpwstr>
      </vt:variant>
      <vt:variant>
        <vt:i4>1310774</vt:i4>
      </vt:variant>
      <vt:variant>
        <vt:i4>56</vt:i4>
      </vt:variant>
      <vt:variant>
        <vt:i4>0</vt:i4>
      </vt:variant>
      <vt:variant>
        <vt:i4>5</vt:i4>
      </vt:variant>
      <vt:variant>
        <vt:lpwstr/>
      </vt:variant>
      <vt:variant>
        <vt:lpwstr>_Toc234575701</vt:lpwstr>
      </vt:variant>
      <vt:variant>
        <vt:i4>1310774</vt:i4>
      </vt:variant>
      <vt:variant>
        <vt:i4>50</vt:i4>
      </vt:variant>
      <vt:variant>
        <vt:i4>0</vt:i4>
      </vt:variant>
      <vt:variant>
        <vt:i4>5</vt:i4>
      </vt:variant>
      <vt:variant>
        <vt:lpwstr/>
      </vt:variant>
      <vt:variant>
        <vt:lpwstr>_Toc234575700</vt:lpwstr>
      </vt:variant>
      <vt:variant>
        <vt:i4>1900599</vt:i4>
      </vt:variant>
      <vt:variant>
        <vt:i4>44</vt:i4>
      </vt:variant>
      <vt:variant>
        <vt:i4>0</vt:i4>
      </vt:variant>
      <vt:variant>
        <vt:i4>5</vt:i4>
      </vt:variant>
      <vt:variant>
        <vt:lpwstr/>
      </vt:variant>
      <vt:variant>
        <vt:lpwstr>_Toc234575699</vt:lpwstr>
      </vt:variant>
      <vt:variant>
        <vt:i4>1900599</vt:i4>
      </vt:variant>
      <vt:variant>
        <vt:i4>38</vt:i4>
      </vt:variant>
      <vt:variant>
        <vt:i4>0</vt:i4>
      </vt:variant>
      <vt:variant>
        <vt:i4>5</vt:i4>
      </vt:variant>
      <vt:variant>
        <vt:lpwstr/>
      </vt:variant>
      <vt:variant>
        <vt:lpwstr>_Toc234575698</vt:lpwstr>
      </vt:variant>
      <vt:variant>
        <vt:i4>1900599</vt:i4>
      </vt:variant>
      <vt:variant>
        <vt:i4>32</vt:i4>
      </vt:variant>
      <vt:variant>
        <vt:i4>0</vt:i4>
      </vt:variant>
      <vt:variant>
        <vt:i4>5</vt:i4>
      </vt:variant>
      <vt:variant>
        <vt:lpwstr/>
      </vt:variant>
      <vt:variant>
        <vt:lpwstr>_Toc234575697</vt:lpwstr>
      </vt:variant>
      <vt:variant>
        <vt:i4>1900599</vt:i4>
      </vt:variant>
      <vt:variant>
        <vt:i4>26</vt:i4>
      </vt:variant>
      <vt:variant>
        <vt:i4>0</vt:i4>
      </vt:variant>
      <vt:variant>
        <vt:i4>5</vt:i4>
      </vt:variant>
      <vt:variant>
        <vt:lpwstr/>
      </vt:variant>
      <vt:variant>
        <vt:lpwstr>_Toc234575696</vt:lpwstr>
      </vt:variant>
      <vt:variant>
        <vt:i4>1900599</vt:i4>
      </vt:variant>
      <vt:variant>
        <vt:i4>20</vt:i4>
      </vt:variant>
      <vt:variant>
        <vt:i4>0</vt:i4>
      </vt:variant>
      <vt:variant>
        <vt:i4>5</vt:i4>
      </vt:variant>
      <vt:variant>
        <vt:lpwstr/>
      </vt:variant>
      <vt:variant>
        <vt:lpwstr>_Toc234575695</vt:lpwstr>
      </vt:variant>
      <vt:variant>
        <vt:i4>1900599</vt:i4>
      </vt:variant>
      <vt:variant>
        <vt:i4>14</vt:i4>
      </vt:variant>
      <vt:variant>
        <vt:i4>0</vt:i4>
      </vt:variant>
      <vt:variant>
        <vt:i4>5</vt:i4>
      </vt:variant>
      <vt:variant>
        <vt:lpwstr/>
      </vt:variant>
      <vt:variant>
        <vt:lpwstr>_Toc234575694</vt:lpwstr>
      </vt:variant>
      <vt:variant>
        <vt:i4>1900599</vt:i4>
      </vt:variant>
      <vt:variant>
        <vt:i4>8</vt:i4>
      </vt:variant>
      <vt:variant>
        <vt:i4>0</vt:i4>
      </vt:variant>
      <vt:variant>
        <vt:i4>5</vt:i4>
      </vt:variant>
      <vt:variant>
        <vt:lpwstr/>
      </vt:variant>
      <vt:variant>
        <vt:lpwstr>_Toc234575693</vt:lpwstr>
      </vt:variant>
      <vt:variant>
        <vt:i4>1900599</vt:i4>
      </vt:variant>
      <vt:variant>
        <vt:i4>2</vt:i4>
      </vt:variant>
      <vt:variant>
        <vt:i4>0</vt:i4>
      </vt:variant>
      <vt:variant>
        <vt:i4>5</vt:i4>
      </vt:variant>
      <vt:variant>
        <vt:lpwstr/>
      </vt:variant>
      <vt:variant>
        <vt:lpwstr>_Toc234575692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荒金匡徳</dc:creator>
  <cp:keywords/>
  <dc:description/>
  <cp:lastModifiedBy>TKS23 渡邊光</cp:lastModifiedBy>
  <cp:revision>4</cp:revision>
  <cp:lastPrinted>2026-07-02T00:47:00Z</cp:lastPrinted>
  <dcterms:created xsi:type="dcterms:W3CDTF">2026-07-14T14:43:00Z</dcterms:created>
  <dcterms:modified xsi:type="dcterms:W3CDTF">2026-07-16T00:33:00Z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0x010100D927CD5C22A7084C96E9CCA3266998FD</vt:lpwstr>
  </property>
</Properties>
</file>